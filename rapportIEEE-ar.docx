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6F9C7B" w14:textId="77777777" w:rsidR="00864105" w:rsidRDefault="00A541FA">
      <w:pPr>
        <w:spacing w:line="547" w:lineRule="exact"/>
        <w:ind w:left="1804" w:right="2282"/>
        <w:jc w:val="center"/>
        <w:rPr>
          <w:sz w:val="48"/>
        </w:rPr>
      </w:pPr>
      <w:r>
        <w:rPr>
          <w:sz w:val="48"/>
        </w:rPr>
        <w:t>Mid-term report</w:t>
      </w:r>
    </w:p>
    <w:p w14:paraId="40D30FDF" w14:textId="77777777" w:rsidR="00864105" w:rsidRDefault="00A541FA">
      <w:pPr>
        <w:spacing w:before="318"/>
        <w:ind w:left="1804" w:right="2282"/>
        <w:jc w:val="center"/>
      </w:pPr>
      <w:r>
        <w:t>Van  Cam Pham, Ansgar Radermacher, Sebastien  Gerard</w:t>
      </w:r>
    </w:p>
    <w:p w14:paraId="7C14BB25" w14:textId="77777777" w:rsidR="00864105" w:rsidRDefault="00A541FA">
      <w:pPr>
        <w:pStyle w:val="Corpsdetexte"/>
        <w:spacing w:before="15" w:line="256" w:lineRule="auto"/>
        <w:ind w:left="1873" w:right="2282"/>
        <w:jc w:val="center"/>
      </w:pPr>
      <w:r>
        <w:t>CEA-List, Laboratory of Model-Driven Engineering for Embedded Systems (LISE) Gif-sur-Yvette, France</w:t>
      </w:r>
    </w:p>
    <w:p w14:paraId="425C722D" w14:textId="144334A4" w:rsidR="00864105" w:rsidRDefault="006A4EFD">
      <w:pPr>
        <w:pStyle w:val="Corpsdetexte"/>
        <w:spacing w:before="1"/>
        <w:ind w:left="1804" w:right="2282"/>
        <w:jc w:val="center"/>
      </w:pPr>
      <w:r>
        <w:rPr>
          <w:noProof/>
        </w:rPr>
        <mc:AlternateContent>
          <mc:Choice Requires="wpg">
            <w:drawing>
              <wp:anchor distT="0" distB="0" distL="114300" distR="114300" simplePos="0" relativeHeight="503273144" behindDoc="1" locked="0" layoutInCell="1" allowOverlap="1" wp14:anchorId="21029B5F" wp14:editId="16BE0E9C">
                <wp:simplePos x="0" y="0"/>
                <wp:positionH relativeFrom="page">
                  <wp:posOffset>3965575</wp:posOffset>
                </wp:positionH>
                <wp:positionV relativeFrom="paragraph">
                  <wp:posOffset>467995</wp:posOffset>
                </wp:positionV>
                <wp:extent cx="1235710" cy="1147445"/>
                <wp:effectExtent l="3175" t="635" r="0" b="4445"/>
                <wp:wrapNone/>
                <wp:docPr id="1020" name="Group 1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5710" cy="1147445"/>
                          <a:chOff x="6245" y="737"/>
                          <a:chExt cx="1946" cy="1807"/>
                        </a:xfrm>
                      </wpg:grpSpPr>
                      <pic:pic xmlns:pic="http://schemas.openxmlformats.org/drawingml/2006/picture">
                        <pic:nvPicPr>
                          <pic:cNvPr id="1021" name="Picture 10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6245" y="737"/>
                            <a:ext cx="632" cy="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22" name="Picture 10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6551" y="1238"/>
                            <a:ext cx="160"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23" name="Picture 10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7804" y="1379"/>
                            <a:ext cx="386" cy="1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24" name="AutoShape 1026"/>
                        <wps:cNvSpPr>
                          <a:spLocks/>
                        </wps:cNvSpPr>
                        <wps:spPr bwMode="auto">
                          <a:xfrm>
                            <a:off x="7241" y="1678"/>
                            <a:ext cx="60" cy="401"/>
                          </a:xfrm>
                          <a:custGeom>
                            <a:avLst/>
                            <a:gdLst>
                              <a:gd name="T0" fmla="+- 0 7245 7241"/>
                              <a:gd name="T1" fmla="*/ T0 w 60"/>
                              <a:gd name="T2" fmla="+- 0 2024 1678"/>
                              <a:gd name="T3" fmla="*/ 2024 h 401"/>
                              <a:gd name="T4" fmla="+- 0 7243 7241"/>
                              <a:gd name="T5" fmla="*/ T4 w 60"/>
                              <a:gd name="T6" fmla="+- 0 2025 1678"/>
                              <a:gd name="T7" fmla="*/ 2025 h 401"/>
                              <a:gd name="T8" fmla="+- 0 7241 7241"/>
                              <a:gd name="T9" fmla="*/ T8 w 60"/>
                              <a:gd name="T10" fmla="+- 0 2026 1678"/>
                              <a:gd name="T11" fmla="*/ 2026 h 401"/>
                              <a:gd name="T12" fmla="+- 0 7241 7241"/>
                              <a:gd name="T13" fmla="*/ T12 w 60"/>
                              <a:gd name="T14" fmla="+- 0 2028 1678"/>
                              <a:gd name="T15" fmla="*/ 2028 h 401"/>
                              <a:gd name="T16" fmla="+- 0 7242 7241"/>
                              <a:gd name="T17" fmla="*/ T16 w 60"/>
                              <a:gd name="T18" fmla="+- 0 2030 1678"/>
                              <a:gd name="T19" fmla="*/ 2030 h 401"/>
                              <a:gd name="T20" fmla="+- 0 7271 7241"/>
                              <a:gd name="T21" fmla="*/ T20 w 60"/>
                              <a:gd name="T22" fmla="+- 0 2078 1678"/>
                              <a:gd name="T23" fmla="*/ 2078 h 401"/>
                              <a:gd name="T24" fmla="+- 0 7275 7241"/>
                              <a:gd name="T25" fmla="*/ T24 w 60"/>
                              <a:gd name="T26" fmla="+- 0 2071 1678"/>
                              <a:gd name="T27" fmla="*/ 2071 h 401"/>
                              <a:gd name="T28" fmla="+- 0 7267 7241"/>
                              <a:gd name="T29" fmla="*/ T28 w 60"/>
                              <a:gd name="T30" fmla="+- 0 2071 1678"/>
                              <a:gd name="T31" fmla="*/ 2071 h 401"/>
                              <a:gd name="T32" fmla="+- 0 7267 7241"/>
                              <a:gd name="T33" fmla="*/ T32 w 60"/>
                              <a:gd name="T34" fmla="+- 0 2058 1678"/>
                              <a:gd name="T35" fmla="*/ 2058 h 401"/>
                              <a:gd name="T36" fmla="+- 0 7248 7241"/>
                              <a:gd name="T37" fmla="*/ T36 w 60"/>
                              <a:gd name="T38" fmla="+- 0 2026 1678"/>
                              <a:gd name="T39" fmla="*/ 2026 h 401"/>
                              <a:gd name="T40" fmla="+- 0 7247 7241"/>
                              <a:gd name="T41" fmla="*/ T40 w 60"/>
                              <a:gd name="T42" fmla="+- 0 2024 1678"/>
                              <a:gd name="T43" fmla="*/ 2024 h 401"/>
                              <a:gd name="T44" fmla="+- 0 7245 7241"/>
                              <a:gd name="T45" fmla="*/ T44 w 60"/>
                              <a:gd name="T46" fmla="+- 0 2024 1678"/>
                              <a:gd name="T47" fmla="*/ 2024 h 401"/>
                              <a:gd name="T48" fmla="+- 0 7267 7241"/>
                              <a:gd name="T49" fmla="*/ T48 w 60"/>
                              <a:gd name="T50" fmla="+- 0 2058 1678"/>
                              <a:gd name="T51" fmla="*/ 2058 h 401"/>
                              <a:gd name="T52" fmla="+- 0 7267 7241"/>
                              <a:gd name="T53" fmla="*/ T52 w 60"/>
                              <a:gd name="T54" fmla="+- 0 2071 1678"/>
                              <a:gd name="T55" fmla="*/ 2071 h 401"/>
                              <a:gd name="T56" fmla="+- 0 7274 7241"/>
                              <a:gd name="T57" fmla="*/ T56 w 60"/>
                              <a:gd name="T58" fmla="+- 0 2071 1678"/>
                              <a:gd name="T59" fmla="*/ 2071 h 401"/>
                              <a:gd name="T60" fmla="+- 0 7274 7241"/>
                              <a:gd name="T61" fmla="*/ T60 w 60"/>
                              <a:gd name="T62" fmla="+- 0 2069 1678"/>
                              <a:gd name="T63" fmla="*/ 2069 h 401"/>
                              <a:gd name="T64" fmla="+- 0 7267 7241"/>
                              <a:gd name="T65" fmla="*/ T64 w 60"/>
                              <a:gd name="T66" fmla="+- 0 2069 1678"/>
                              <a:gd name="T67" fmla="*/ 2069 h 401"/>
                              <a:gd name="T68" fmla="+- 0 7271 7241"/>
                              <a:gd name="T69" fmla="*/ T68 w 60"/>
                              <a:gd name="T70" fmla="+- 0 2064 1678"/>
                              <a:gd name="T71" fmla="*/ 2064 h 401"/>
                              <a:gd name="T72" fmla="+- 0 7267 7241"/>
                              <a:gd name="T73" fmla="*/ T72 w 60"/>
                              <a:gd name="T74" fmla="+- 0 2058 1678"/>
                              <a:gd name="T75" fmla="*/ 2058 h 401"/>
                              <a:gd name="T76" fmla="+- 0 7296 7241"/>
                              <a:gd name="T77" fmla="*/ T76 w 60"/>
                              <a:gd name="T78" fmla="+- 0 2023 1678"/>
                              <a:gd name="T79" fmla="*/ 2023 h 401"/>
                              <a:gd name="T80" fmla="+- 0 7293 7241"/>
                              <a:gd name="T81" fmla="*/ T80 w 60"/>
                              <a:gd name="T82" fmla="+- 0 2024 1678"/>
                              <a:gd name="T83" fmla="*/ 2024 h 401"/>
                              <a:gd name="T84" fmla="+- 0 7293 7241"/>
                              <a:gd name="T85" fmla="*/ T84 w 60"/>
                              <a:gd name="T86" fmla="+- 0 2025 1678"/>
                              <a:gd name="T87" fmla="*/ 2025 h 401"/>
                              <a:gd name="T88" fmla="+- 0 7274 7241"/>
                              <a:gd name="T89" fmla="*/ T88 w 60"/>
                              <a:gd name="T90" fmla="+- 0 2058 1678"/>
                              <a:gd name="T91" fmla="*/ 2058 h 401"/>
                              <a:gd name="T92" fmla="+- 0 7274 7241"/>
                              <a:gd name="T93" fmla="*/ T92 w 60"/>
                              <a:gd name="T94" fmla="+- 0 2071 1678"/>
                              <a:gd name="T95" fmla="*/ 2071 h 401"/>
                              <a:gd name="T96" fmla="+- 0 7267 7241"/>
                              <a:gd name="T97" fmla="*/ T96 w 60"/>
                              <a:gd name="T98" fmla="+- 0 2071 1678"/>
                              <a:gd name="T99" fmla="*/ 2071 h 401"/>
                              <a:gd name="T100" fmla="+- 0 7275 7241"/>
                              <a:gd name="T101" fmla="*/ T100 w 60"/>
                              <a:gd name="T102" fmla="+- 0 2071 1678"/>
                              <a:gd name="T103" fmla="*/ 2071 h 401"/>
                              <a:gd name="T104" fmla="+- 0 7299 7241"/>
                              <a:gd name="T105" fmla="*/ T104 w 60"/>
                              <a:gd name="T106" fmla="+- 0 2029 1678"/>
                              <a:gd name="T107" fmla="*/ 2029 h 401"/>
                              <a:gd name="T108" fmla="+- 0 7300 7241"/>
                              <a:gd name="T109" fmla="*/ T108 w 60"/>
                              <a:gd name="T110" fmla="+- 0 2027 1678"/>
                              <a:gd name="T111" fmla="*/ 2027 h 401"/>
                              <a:gd name="T112" fmla="+- 0 7299 7241"/>
                              <a:gd name="T113" fmla="*/ T112 w 60"/>
                              <a:gd name="T114" fmla="+- 0 2025 1678"/>
                              <a:gd name="T115" fmla="*/ 2025 h 401"/>
                              <a:gd name="T116" fmla="+- 0 7296 7241"/>
                              <a:gd name="T117" fmla="*/ T116 w 60"/>
                              <a:gd name="T118" fmla="+- 0 2023 1678"/>
                              <a:gd name="T119" fmla="*/ 2023 h 401"/>
                              <a:gd name="T120" fmla="+- 0 7271 7241"/>
                              <a:gd name="T121" fmla="*/ T120 w 60"/>
                              <a:gd name="T122" fmla="+- 0 2064 1678"/>
                              <a:gd name="T123" fmla="*/ 2064 h 401"/>
                              <a:gd name="T124" fmla="+- 0 7267 7241"/>
                              <a:gd name="T125" fmla="*/ T124 w 60"/>
                              <a:gd name="T126" fmla="+- 0 2069 1678"/>
                              <a:gd name="T127" fmla="*/ 2069 h 401"/>
                              <a:gd name="T128" fmla="+- 0 7274 7241"/>
                              <a:gd name="T129" fmla="*/ T128 w 60"/>
                              <a:gd name="T130" fmla="+- 0 2069 1678"/>
                              <a:gd name="T131" fmla="*/ 2069 h 401"/>
                              <a:gd name="T132" fmla="+- 0 7271 7241"/>
                              <a:gd name="T133" fmla="*/ T132 w 60"/>
                              <a:gd name="T134" fmla="+- 0 2064 1678"/>
                              <a:gd name="T135" fmla="*/ 2064 h 401"/>
                              <a:gd name="T136" fmla="+- 0 7274 7241"/>
                              <a:gd name="T137" fmla="*/ T136 w 60"/>
                              <a:gd name="T138" fmla="+- 0 2058 1678"/>
                              <a:gd name="T139" fmla="*/ 2058 h 401"/>
                              <a:gd name="T140" fmla="+- 0 7271 7241"/>
                              <a:gd name="T141" fmla="*/ T140 w 60"/>
                              <a:gd name="T142" fmla="+- 0 2064 1678"/>
                              <a:gd name="T143" fmla="*/ 2064 h 401"/>
                              <a:gd name="T144" fmla="+- 0 7274 7241"/>
                              <a:gd name="T145" fmla="*/ T144 w 60"/>
                              <a:gd name="T146" fmla="+- 0 2069 1678"/>
                              <a:gd name="T147" fmla="*/ 2069 h 401"/>
                              <a:gd name="T148" fmla="+- 0 7267 7241"/>
                              <a:gd name="T149" fmla="*/ T148 w 60"/>
                              <a:gd name="T150" fmla="+- 0 2069 1678"/>
                              <a:gd name="T151" fmla="*/ 2069 h 401"/>
                              <a:gd name="T152" fmla="+- 0 7274 7241"/>
                              <a:gd name="T153" fmla="*/ T152 w 60"/>
                              <a:gd name="T154" fmla="+- 0 2069 1678"/>
                              <a:gd name="T155" fmla="*/ 2069 h 401"/>
                              <a:gd name="T156" fmla="+- 0 7274 7241"/>
                              <a:gd name="T157" fmla="*/ T156 w 60"/>
                              <a:gd name="T158" fmla="+- 0 2058 1678"/>
                              <a:gd name="T159" fmla="*/ 2058 h 401"/>
                              <a:gd name="T160" fmla="+- 0 7271 7241"/>
                              <a:gd name="T161" fmla="*/ T160 w 60"/>
                              <a:gd name="T162" fmla="+- 0 1678 1678"/>
                              <a:gd name="T163" fmla="*/ 1678 h 401"/>
                              <a:gd name="T164" fmla="+- 0 7263 7241"/>
                              <a:gd name="T165" fmla="*/ T164 w 60"/>
                              <a:gd name="T166" fmla="+- 0 1678 1678"/>
                              <a:gd name="T167" fmla="*/ 1678 h 401"/>
                              <a:gd name="T168" fmla="+- 0 7267 7241"/>
                              <a:gd name="T169" fmla="*/ T168 w 60"/>
                              <a:gd name="T170" fmla="+- 0 2058 1678"/>
                              <a:gd name="T171" fmla="*/ 2058 h 401"/>
                              <a:gd name="T172" fmla="+- 0 7271 7241"/>
                              <a:gd name="T173" fmla="*/ T172 w 60"/>
                              <a:gd name="T174" fmla="+- 0 2064 1678"/>
                              <a:gd name="T175" fmla="*/ 2064 h 401"/>
                              <a:gd name="T176" fmla="+- 0 7274 7241"/>
                              <a:gd name="T177" fmla="*/ T176 w 60"/>
                              <a:gd name="T178" fmla="+- 0 2058 1678"/>
                              <a:gd name="T179" fmla="*/ 2058 h 401"/>
                              <a:gd name="T180" fmla="+- 0 7271 7241"/>
                              <a:gd name="T181" fmla="*/ T180 w 60"/>
                              <a:gd name="T182" fmla="+- 0 1678 1678"/>
                              <a:gd name="T183" fmla="*/ 1678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60" h="401">
                                <a:moveTo>
                                  <a:pt x="4" y="346"/>
                                </a:moveTo>
                                <a:lnTo>
                                  <a:pt x="2" y="347"/>
                                </a:lnTo>
                                <a:lnTo>
                                  <a:pt x="0" y="348"/>
                                </a:lnTo>
                                <a:lnTo>
                                  <a:pt x="0" y="350"/>
                                </a:lnTo>
                                <a:lnTo>
                                  <a:pt x="1" y="352"/>
                                </a:lnTo>
                                <a:lnTo>
                                  <a:pt x="30" y="400"/>
                                </a:lnTo>
                                <a:lnTo>
                                  <a:pt x="34" y="393"/>
                                </a:lnTo>
                                <a:lnTo>
                                  <a:pt x="26" y="393"/>
                                </a:lnTo>
                                <a:lnTo>
                                  <a:pt x="26" y="380"/>
                                </a:lnTo>
                                <a:lnTo>
                                  <a:pt x="7" y="348"/>
                                </a:lnTo>
                                <a:lnTo>
                                  <a:pt x="6" y="346"/>
                                </a:lnTo>
                                <a:lnTo>
                                  <a:pt x="4" y="346"/>
                                </a:lnTo>
                                <a:close/>
                                <a:moveTo>
                                  <a:pt x="26" y="380"/>
                                </a:moveTo>
                                <a:lnTo>
                                  <a:pt x="26" y="393"/>
                                </a:lnTo>
                                <a:lnTo>
                                  <a:pt x="33" y="393"/>
                                </a:lnTo>
                                <a:lnTo>
                                  <a:pt x="33" y="391"/>
                                </a:lnTo>
                                <a:lnTo>
                                  <a:pt x="26" y="391"/>
                                </a:lnTo>
                                <a:lnTo>
                                  <a:pt x="30" y="386"/>
                                </a:lnTo>
                                <a:lnTo>
                                  <a:pt x="26" y="380"/>
                                </a:lnTo>
                                <a:close/>
                                <a:moveTo>
                                  <a:pt x="55" y="345"/>
                                </a:moveTo>
                                <a:lnTo>
                                  <a:pt x="52" y="346"/>
                                </a:lnTo>
                                <a:lnTo>
                                  <a:pt x="52" y="347"/>
                                </a:lnTo>
                                <a:lnTo>
                                  <a:pt x="33" y="380"/>
                                </a:lnTo>
                                <a:lnTo>
                                  <a:pt x="33" y="393"/>
                                </a:lnTo>
                                <a:lnTo>
                                  <a:pt x="26" y="393"/>
                                </a:lnTo>
                                <a:lnTo>
                                  <a:pt x="34" y="393"/>
                                </a:lnTo>
                                <a:lnTo>
                                  <a:pt x="58" y="351"/>
                                </a:lnTo>
                                <a:lnTo>
                                  <a:pt x="59" y="349"/>
                                </a:lnTo>
                                <a:lnTo>
                                  <a:pt x="58" y="347"/>
                                </a:lnTo>
                                <a:lnTo>
                                  <a:pt x="55" y="345"/>
                                </a:lnTo>
                                <a:close/>
                                <a:moveTo>
                                  <a:pt x="30" y="386"/>
                                </a:moveTo>
                                <a:lnTo>
                                  <a:pt x="26" y="391"/>
                                </a:lnTo>
                                <a:lnTo>
                                  <a:pt x="33" y="391"/>
                                </a:lnTo>
                                <a:lnTo>
                                  <a:pt x="30" y="386"/>
                                </a:lnTo>
                                <a:close/>
                                <a:moveTo>
                                  <a:pt x="33" y="380"/>
                                </a:moveTo>
                                <a:lnTo>
                                  <a:pt x="30" y="386"/>
                                </a:lnTo>
                                <a:lnTo>
                                  <a:pt x="33" y="391"/>
                                </a:lnTo>
                                <a:lnTo>
                                  <a:pt x="26" y="391"/>
                                </a:lnTo>
                                <a:lnTo>
                                  <a:pt x="33" y="391"/>
                                </a:lnTo>
                                <a:lnTo>
                                  <a:pt x="33" y="380"/>
                                </a:lnTo>
                                <a:close/>
                                <a:moveTo>
                                  <a:pt x="30" y="0"/>
                                </a:moveTo>
                                <a:lnTo>
                                  <a:pt x="22" y="0"/>
                                </a:lnTo>
                                <a:lnTo>
                                  <a:pt x="26" y="380"/>
                                </a:lnTo>
                                <a:lnTo>
                                  <a:pt x="30" y="386"/>
                                </a:lnTo>
                                <a:lnTo>
                                  <a:pt x="33" y="380"/>
                                </a:lnTo>
                                <a:lnTo>
                                  <a:pt x="30" y="0"/>
                                </a:lnTo>
                                <a:close/>
                              </a:path>
                            </a:pathLst>
                          </a:custGeom>
                          <a:solidFill>
                            <a:srgbClr val="EC7C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5" name="Rectangle 1025"/>
                        <wps:cNvSpPr>
                          <a:spLocks noChangeArrowheads="1"/>
                        </wps:cNvSpPr>
                        <wps:spPr bwMode="auto">
                          <a:xfrm>
                            <a:off x="6757" y="1214"/>
                            <a:ext cx="1021" cy="463"/>
                          </a:xfrm>
                          <a:prstGeom prst="rect">
                            <a:avLst/>
                          </a:prstGeom>
                          <a:solidFill>
                            <a:srgbClr val="DBDB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6" name="Rectangle 1024"/>
                        <wps:cNvSpPr>
                          <a:spLocks noChangeArrowheads="1"/>
                        </wps:cNvSpPr>
                        <wps:spPr bwMode="auto">
                          <a:xfrm>
                            <a:off x="6757" y="1214"/>
                            <a:ext cx="1021" cy="463"/>
                          </a:xfrm>
                          <a:prstGeom prst="rect">
                            <a:avLst/>
                          </a:prstGeom>
                          <a:noFill/>
                          <a:ln w="4432">
                            <a:solidFill>
                              <a:srgbClr val="41709C"/>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7" name="Rectangle 1023"/>
                        <wps:cNvSpPr>
                          <a:spLocks noChangeArrowheads="1"/>
                        </wps:cNvSpPr>
                        <wps:spPr bwMode="auto">
                          <a:xfrm>
                            <a:off x="6757" y="2078"/>
                            <a:ext cx="1028" cy="462"/>
                          </a:xfrm>
                          <a:prstGeom prst="rect">
                            <a:avLst/>
                          </a:prstGeom>
                          <a:solidFill>
                            <a:srgbClr val="DBDB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8" name="Rectangle 1022"/>
                        <wps:cNvSpPr>
                          <a:spLocks noChangeArrowheads="1"/>
                        </wps:cNvSpPr>
                        <wps:spPr bwMode="auto">
                          <a:xfrm>
                            <a:off x="6757" y="2078"/>
                            <a:ext cx="1028" cy="462"/>
                          </a:xfrm>
                          <a:prstGeom prst="rect">
                            <a:avLst/>
                          </a:prstGeom>
                          <a:noFill/>
                          <a:ln w="4432">
                            <a:solidFill>
                              <a:srgbClr val="41709C"/>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42A16A" id="Group 1021" o:spid="_x0000_s1026" style="position:absolute;margin-left:312.25pt;margin-top:36.85pt;width:97.3pt;height:90.35pt;z-index:-43336;mso-position-horizontal-relative:page" coordorigin="6245,737" coordsize="1946,180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29" o:spid="_x0000_s1027" type="#_x0000_t75" style="position:absolute;left:6245;top:737;width:632;height:5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70kBPCAAAA3QAAAA8AAABkcnMvZG93bnJldi54bWxET0uLwjAQvgv7H8II3jTVw7JWoxRh0cNe&#10;fCG9Dc3YljaTkkSt/vrNwoK3+fies1z3phV3cr62rGA6SUAQF1bXXCo4Hb/HXyB8QNbYWiYFT/Kw&#10;Xn0Mlphq++A93Q+hFDGEfYoKqhC6VEpfVGTQT2xHHLmrdQZDhK6U2uEjhptWzpLkUxqsOTZU2NGm&#10;oqI53IyC+c+JsDZ5n7vjtjnn2SV7NVulRsM+W4AI1Ie3+N+903F+MpvC3zfxBLn6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u9JATwgAAAN0AAAAPAAAAAAAAAAAAAAAAAJ8C&#10;AABkcnMvZG93bnJldi54bWxQSwUGAAAAAAQABAD3AAAAjgMAAAAA&#10;">
                  <v:imagedata r:id="rId9" o:title=""/>
                </v:shape>
                <v:shape id="Picture 1028" o:spid="_x0000_s1028" type="#_x0000_t75" style="position:absolute;left:6551;top:1238;width:160;height:1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0z0gbEAAAA3QAAAA8AAABkcnMvZG93bnJldi54bWxET01rAjEQvRf6H8IUvJSauAcpW6NooVCo&#10;B2vrfdiMu9HNZEniuuuvbwqF3ubxPmexGlwregrRetYwmyoQxJU3lmsN319vT88gYkI22HomDSNF&#10;WC3v7xZYGn/lT+r3qRY5hGOJGpqUulLKWDXkME59R5y5ow8OU4ahlibgNYe7VhZKzaVDy7mhwY5e&#10;G6rO+4vTYB9329vmsLXjrj+FXm0O4/yj1XryMKxfQCQa0r/4z/1u8nxVFPD7TT5BLn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0z0gbEAAAA3QAAAA8AAAAAAAAAAAAAAAAA&#10;nwIAAGRycy9kb3ducmV2LnhtbFBLBQYAAAAABAAEAPcAAACQAwAAAAA=&#10;">
                  <v:imagedata r:id="rId10" o:title=""/>
                </v:shape>
                <v:shape id="Picture 1027" o:spid="_x0000_s1029" type="#_x0000_t75" style="position:absolute;left:7804;top:1379;width:386;height:1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9RERPEAAAA3QAAAA8AAABkcnMvZG93bnJldi54bWxET02LwjAQvS/4H8II3tbUCstajSKCi4dF&#10;Wa0Hb0MzttVmUpKsdv/9RhC8zeN9zmzRmUbcyPnasoLRMAFBXFhdc6kgP6zfP0H4gKyxsUwK/sjD&#10;Yt57m2Gm7Z1/6LYPpYgh7DNUUIXQZlL6oiKDfmhb4sidrTMYInSl1A7vMdw0Mk2SD2mw5thQYUur&#10;iorr/tcowFOe7rYXe7hMdpvvSb1du6/8qNSg3y2nIAJ14SV+ujc6zk/SMTy+iSfI+T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9RERPEAAAA3QAAAA8AAAAAAAAAAAAAAAAA&#10;nwIAAGRycy9kb3ducmV2LnhtbFBLBQYAAAAABAAEAPcAAACQAwAAAAA=&#10;">
                  <v:imagedata r:id="rId11" o:title=""/>
                </v:shape>
                <v:shape id="AutoShape 1026" o:spid="_x0000_s1030" style="position:absolute;left:7241;top:1678;width:60;height:401;visibility:visible;mso-wrap-style:square;v-text-anchor:top" coordsize="60,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uqhsIA&#10;AADdAAAADwAAAGRycy9kb3ducmV2LnhtbERP32vCMBB+H+x/CCf4Mmw6kTGqUUQQxJdhZ2GPR3K2&#10;xeaSNZl2/70RBN/u4/t5i9VgO3GhPrSOFbxnOQhi7UzLtYLj93byCSJEZIOdY1LwTwFWy9eXBRbG&#10;XflAlzLWIoVwKFBBE6MvpAy6IYshc544cSfXW4wJ9rU0PV5TuO3kNM8/pMWWU0ODnjYN6XP5ZxUY&#10;uTuXP6Xe11WwX9r76vftVCk1Hg3rOYhIQ3yKH+6dSfPz6Qzu36QT5PI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q6qGwgAAAN0AAAAPAAAAAAAAAAAAAAAAAJgCAABkcnMvZG93&#10;bnJldi54bWxQSwUGAAAAAAQABAD1AAAAhwMAAAAA&#10;" path="m4,346r-2,1l,348r,2l1,352r29,48l34,393r-8,l26,380,7,348,6,346r-2,xm26,380r,13l33,393r,-2l26,391r4,-5l26,380xm55,345r-3,1l52,347,33,380r,13l26,393r8,l58,351r1,-2l58,347r-3,-2xm30,386r-4,5l33,391r-3,-5xm33,380r-3,6l33,391r-7,l33,391r,-11xm30,l22,r4,380l30,386r3,-6l30,xe" fillcolor="#ec7c30" stroked="f">
                  <v:path arrowok="t" o:connecttype="custom" o:connectlocs="4,2024;2,2025;0,2026;0,2028;1,2030;30,2078;34,2071;26,2071;26,2058;7,2026;6,2024;4,2024;26,2058;26,2071;33,2071;33,2069;26,2069;30,2064;26,2058;55,2023;52,2024;52,2025;33,2058;33,2071;26,2071;34,2071;58,2029;59,2027;58,2025;55,2023;30,2064;26,2069;33,2069;30,2064;33,2058;30,2064;33,2069;26,2069;33,2069;33,2058;30,1678;22,1678;26,2058;30,2064;33,2058;30,1678" o:connectangles="0,0,0,0,0,0,0,0,0,0,0,0,0,0,0,0,0,0,0,0,0,0,0,0,0,0,0,0,0,0,0,0,0,0,0,0,0,0,0,0,0,0,0,0,0,0"/>
                </v:shape>
                <v:rect id="Rectangle 1025" o:spid="_x0000_s1031" style="position:absolute;left:6757;top:1214;width:1021;height: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VDbsUA&#10;AADdAAAADwAAAGRycy9kb3ducmV2LnhtbERPTWvCQBC9F/wPywheim5qqUh0FRVqe1DB6EFvY3ZM&#10;QrKzIbvV+O/dQqG3ebzPmc5bU4kbNa6wrOBtEIEgTq0uOFNwPHz2xyCcR9ZYWSYFD3Iwn3Vephhr&#10;e+c93RKfiRDCLkYFufd1LKVLczLoBrYmDtzVNgZ9gE0mdYP3EG4qOYyikTRYcGjIsaZVTmmZ/BgF&#10;fNyuLo/lOXstv3bvl3VpN1SflOp128UEhKfW/4v/3N86zI+GH/D7TThB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hUNuxQAAAN0AAAAPAAAAAAAAAAAAAAAAAJgCAABkcnMv&#10;ZG93bnJldi54bWxQSwUGAAAAAAQABAD1AAAAigMAAAAA&#10;" fillcolor="#dbdbdb" stroked="f"/>
                <v:rect id="Rectangle 1024" o:spid="_x0000_s1032" style="position:absolute;left:6757;top:1214;width:1021;height: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9peMUA&#10;AADdAAAADwAAAGRycy9kb3ducmV2LnhtbESPQWsCMRCF74X+hzCF3jRbRbFbo4i1oPTkWjyPm+km&#10;dDNZNqm7+utNQehthvfeN2/my97V4kxtsJ4VvAwzEMSl15YrBV+Hj8EMRIjIGmvPpOBCAZaLx4c5&#10;5tp3vKdzESuRIBxyVGBibHIpQ2nIYRj6hjhp3751GNPaVlK32CW4q+Uoy6bSoeV0wWBDa0PlT/Hr&#10;EuXqJvb9dfMZj8F2pit2l/FpotTzU796AxGpj//me3qrU/1sNIW/b9IIcn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H2l4xQAAAN0AAAAPAAAAAAAAAAAAAAAAAJgCAABkcnMv&#10;ZG93bnJldi54bWxQSwUGAAAAAAQABAD1AAAAigMAAAAA&#10;" filled="f" strokecolor="#41709c" strokeweight=".1231mm"/>
                <v:rect id="Rectangle 1023" o:spid="_x0000_s1033" style="position:absolute;left:6757;top:2078;width:1028;height:4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t4gsUA&#10;AADdAAAADwAAAGRycy9kb3ducmV2LnhtbERPTWvCQBC9F/wPywheim5qoUp0FRVqe1DB6EFvY3ZM&#10;QrKzIbvV+O/dQqG3ebzPmc5bU4kbNa6wrOBtEIEgTq0uOFNwPHz2xyCcR9ZYWSYFD3Iwn3Vephhr&#10;e+c93RKfiRDCLkYFufd1LKVLczLoBrYmDtzVNgZ9gE0mdYP3EG4qOYyiD2mw4NCQY02rnNIy+TEK&#10;+LhdXR7Lc/Zafu3eL+vSbqg+KdXrtosJCE+t/xf/ub91mB8NR/D7TThB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G3iCxQAAAN0AAAAPAAAAAAAAAAAAAAAAAJgCAABkcnMv&#10;ZG93bnJldi54bWxQSwUGAAAAAAQABAD1AAAAigMAAAAA&#10;" fillcolor="#dbdbdb" stroked="f"/>
                <v:rect id="Rectangle 1022" o:spid="_x0000_s1034" style="position:absolute;left:6757;top:2078;width:1028;height:4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xYkcUA&#10;AADdAAAADwAAAGRycy9kb3ducmV2LnhtbESPQU/DMAyF70j8h8hIu7GUTUOjLJsQ2yQQp3WIs2lM&#10;E9E4VZOtHb8eH5C4PcvPn99bbcbQqjP1yUc2cDctQBHX0XpuDLwf97dLUCkjW2wjk4ELJdisr69W&#10;WNo48IHOVW6UQDiVaMDl3JVap9pRwDSNHbHsvmIfMMvYN9r2OAg8tHpWFPc6oGf54LCjZ0f1d3UK&#10;QvkJC7992L3lj+QHN1Svl/nnwpjJzfj0CCrTmP/Nf9cvVuIXM4krbUSC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zFiRxQAAAN0AAAAPAAAAAAAAAAAAAAAAAJgCAABkcnMv&#10;ZG93bnJldi54bWxQSwUGAAAAAAQABAD1AAAAigMAAAAA&#10;" filled="f" strokecolor="#41709c" strokeweight=".1231mm"/>
                <w10:wrap anchorx="page"/>
              </v:group>
            </w:pict>
          </mc:Fallback>
        </mc:AlternateContent>
      </w:r>
      <w:r>
        <w:rPr>
          <w:noProof/>
        </w:rPr>
        <mc:AlternateContent>
          <mc:Choice Requires="wpg">
            <w:drawing>
              <wp:anchor distT="0" distB="0" distL="114300" distR="114300" simplePos="0" relativeHeight="1192" behindDoc="0" locked="0" layoutInCell="1" allowOverlap="1" wp14:anchorId="7C0F589C" wp14:editId="45B689D6">
                <wp:simplePos x="0" y="0"/>
                <wp:positionH relativeFrom="page">
                  <wp:posOffset>5841365</wp:posOffset>
                </wp:positionH>
                <wp:positionV relativeFrom="paragraph">
                  <wp:posOffset>460375</wp:posOffset>
                </wp:positionV>
                <wp:extent cx="1245870" cy="1197610"/>
                <wp:effectExtent l="2540" t="2540" r="0" b="9525"/>
                <wp:wrapNone/>
                <wp:docPr id="1006" name="Group 10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97610"/>
                          <a:chOff x="9199" y="725"/>
                          <a:chExt cx="1962" cy="1886"/>
                        </a:xfrm>
                      </wpg:grpSpPr>
                      <pic:pic xmlns:pic="http://schemas.openxmlformats.org/drawingml/2006/picture">
                        <pic:nvPicPr>
                          <pic:cNvPr id="1007" name="Picture 10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0581" y="725"/>
                            <a:ext cx="579"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08" name="Picture 10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0578" y="1112"/>
                            <a:ext cx="123" cy="1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09" name="Freeform 1018"/>
                        <wps:cNvSpPr>
                          <a:spLocks/>
                        </wps:cNvSpPr>
                        <wps:spPr bwMode="auto">
                          <a:xfrm>
                            <a:off x="9203" y="1383"/>
                            <a:ext cx="408" cy="151"/>
                          </a:xfrm>
                          <a:custGeom>
                            <a:avLst/>
                            <a:gdLst>
                              <a:gd name="T0" fmla="+- 0 9535 9203"/>
                              <a:gd name="T1" fmla="*/ T0 w 408"/>
                              <a:gd name="T2" fmla="+- 0 1383 1383"/>
                              <a:gd name="T3" fmla="*/ 1383 h 151"/>
                              <a:gd name="T4" fmla="+- 0 9535 9203"/>
                              <a:gd name="T5" fmla="*/ T4 w 408"/>
                              <a:gd name="T6" fmla="+- 0 1420 1383"/>
                              <a:gd name="T7" fmla="*/ 1420 h 151"/>
                              <a:gd name="T8" fmla="+- 0 9203 9203"/>
                              <a:gd name="T9" fmla="*/ T8 w 408"/>
                              <a:gd name="T10" fmla="+- 0 1420 1383"/>
                              <a:gd name="T11" fmla="*/ 1420 h 151"/>
                              <a:gd name="T12" fmla="+- 0 9203 9203"/>
                              <a:gd name="T13" fmla="*/ T12 w 408"/>
                              <a:gd name="T14" fmla="+- 0 1495 1383"/>
                              <a:gd name="T15" fmla="*/ 1495 h 151"/>
                              <a:gd name="T16" fmla="+- 0 9535 9203"/>
                              <a:gd name="T17" fmla="*/ T16 w 408"/>
                              <a:gd name="T18" fmla="+- 0 1495 1383"/>
                              <a:gd name="T19" fmla="*/ 1495 h 151"/>
                              <a:gd name="T20" fmla="+- 0 9535 9203"/>
                              <a:gd name="T21" fmla="*/ T20 w 408"/>
                              <a:gd name="T22" fmla="+- 0 1533 1383"/>
                              <a:gd name="T23" fmla="*/ 1533 h 151"/>
                              <a:gd name="T24" fmla="+- 0 9610 9203"/>
                              <a:gd name="T25" fmla="*/ T24 w 408"/>
                              <a:gd name="T26" fmla="+- 0 1458 1383"/>
                              <a:gd name="T27" fmla="*/ 1458 h 151"/>
                              <a:gd name="T28" fmla="+- 0 9535 9203"/>
                              <a:gd name="T29" fmla="*/ T28 w 408"/>
                              <a:gd name="T30" fmla="+- 0 1383 1383"/>
                              <a:gd name="T31" fmla="*/ 1383 h 1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08" h="151">
                                <a:moveTo>
                                  <a:pt x="332" y="0"/>
                                </a:moveTo>
                                <a:lnTo>
                                  <a:pt x="332" y="37"/>
                                </a:lnTo>
                                <a:lnTo>
                                  <a:pt x="0" y="37"/>
                                </a:lnTo>
                                <a:lnTo>
                                  <a:pt x="0" y="112"/>
                                </a:lnTo>
                                <a:lnTo>
                                  <a:pt x="332" y="112"/>
                                </a:lnTo>
                                <a:lnTo>
                                  <a:pt x="332" y="150"/>
                                </a:lnTo>
                                <a:lnTo>
                                  <a:pt x="407" y="75"/>
                                </a:lnTo>
                                <a:lnTo>
                                  <a:pt x="332" y="0"/>
                                </a:lnTo>
                                <a:close/>
                              </a:path>
                            </a:pathLst>
                          </a:custGeom>
                          <a:solidFill>
                            <a:srgbClr val="FFC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0" name="Freeform 1017"/>
                        <wps:cNvSpPr>
                          <a:spLocks/>
                        </wps:cNvSpPr>
                        <wps:spPr bwMode="auto">
                          <a:xfrm>
                            <a:off x="9203" y="1383"/>
                            <a:ext cx="408" cy="151"/>
                          </a:xfrm>
                          <a:custGeom>
                            <a:avLst/>
                            <a:gdLst>
                              <a:gd name="T0" fmla="+- 0 9203 9203"/>
                              <a:gd name="T1" fmla="*/ T0 w 408"/>
                              <a:gd name="T2" fmla="+- 0 1420 1383"/>
                              <a:gd name="T3" fmla="*/ 1420 h 151"/>
                              <a:gd name="T4" fmla="+- 0 9535 9203"/>
                              <a:gd name="T5" fmla="*/ T4 w 408"/>
                              <a:gd name="T6" fmla="+- 0 1420 1383"/>
                              <a:gd name="T7" fmla="*/ 1420 h 151"/>
                              <a:gd name="T8" fmla="+- 0 9535 9203"/>
                              <a:gd name="T9" fmla="*/ T8 w 408"/>
                              <a:gd name="T10" fmla="+- 0 1383 1383"/>
                              <a:gd name="T11" fmla="*/ 1383 h 151"/>
                              <a:gd name="T12" fmla="+- 0 9610 9203"/>
                              <a:gd name="T13" fmla="*/ T12 w 408"/>
                              <a:gd name="T14" fmla="+- 0 1458 1383"/>
                              <a:gd name="T15" fmla="*/ 1458 h 151"/>
                              <a:gd name="T16" fmla="+- 0 9535 9203"/>
                              <a:gd name="T17" fmla="*/ T16 w 408"/>
                              <a:gd name="T18" fmla="+- 0 1533 1383"/>
                              <a:gd name="T19" fmla="*/ 1533 h 151"/>
                              <a:gd name="T20" fmla="+- 0 9535 9203"/>
                              <a:gd name="T21" fmla="*/ T20 w 408"/>
                              <a:gd name="T22" fmla="+- 0 1495 1383"/>
                              <a:gd name="T23" fmla="*/ 1495 h 151"/>
                              <a:gd name="T24" fmla="+- 0 9203 9203"/>
                              <a:gd name="T25" fmla="*/ T24 w 408"/>
                              <a:gd name="T26" fmla="+- 0 1495 1383"/>
                              <a:gd name="T27" fmla="*/ 1495 h 151"/>
                              <a:gd name="T28" fmla="+- 0 9203 9203"/>
                              <a:gd name="T29" fmla="*/ T28 w 408"/>
                              <a:gd name="T30" fmla="+- 0 1420 1383"/>
                              <a:gd name="T31" fmla="*/ 1420 h 1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08" h="151">
                                <a:moveTo>
                                  <a:pt x="0" y="37"/>
                                </a:moveTo>
                                <a:lnTo>
                                  <a:pt x="332" y="37"/>
                                </a:lnTo>
                                <a:lnTo>
                                  <a:pt x="332" y="0"/>
                                </a:lnTo>
                                <a:lnTo>
                                  <a:pt x="407" y="75"/>
                                </a:lnTo>
                                <a:lnTo>
                                  <a:pt x="332" y="150"/>
                                </a:lnTo>
                                <a:lnTo>
                                  <a:pt x="332" y="112"/>
                                </a:lnTo>
                                <a:lnTo>
                                  <a:pt x="0" y="112"/>
                                </a:lnTo>
                                <a:lnTo>
                                  <a:pt x="0" y="37"/>
                                </a:lnTo>
                                <a:close/>
                              </a:path>
                            </a:pathLst>
                          </a:custGeom>
                          <a:noFill/>
                          <a:ln w="4432">
                            <a:solidFill>
                              <a:srgbClr val="41709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1" name="AutoShape 1016"/>
                        <wps:cNvSpPr>
                          <a:spLocks/>
                        </wps:cNvSpPr>
                        <wps:spPr bwMode="auto">
                          <a:xfrm>
                            <a:off x="10046" y="1652"/>
                            <a:ext cx="60" cy="436"/>
                          </a:xfrm>
                          <a:custGeom>
                            <a:avLst/>
                            <a:gdLst>
                              <a:gd name="T0" fmla="+- 0 10051 10046"/>
                              <a:gd name="T1" fmla="*/ T0 w 60"/>
                              <a:gd name="T2" fmla="+- 0 2032 1652"/>
                              <a:gd name="T3" fmla="*/ 2032 h 436"/>
                              <a:gd name="T4" fmla="+- 0 10049 10046"/>
                              <a:gd name="T5" fmla="*/ T4 w 60"/>
                              <a:gd name="T6" fmla="+- 0 2033 1652"/>
                              <a:gd name="T7" fmla="*/ 2033 h 436"/>
                              <a:gd name="T8" fmla="+- 0 10047 10046"/>
                              <a:gd name="T9" fmla="*/ T8 w 60"/>
                              <a:gd name="T10" fmla="+- 0 2034 1652"/>
                              <a:gd name="T11" fmla="*/ 2034 h 436"/>
                              <a:gd name="T12" fmla="+- 0 10046 10046"/>
                              <a:gd name="T13" fmla="*/ T12 w 60"/>
                              <a:gd name="T14" fmla="+- 0 2036 1652"/>
                              <a:gd name="T15" fmla="*/ 2036 h 436"/>
                              <a:gd name="T16" fmla="+- 0 10076 10046"/>
                              <a:gd name="T17" fmla="*/ T16 w 60"/>
                              <a:gd name="T18" fmla="+- 0 2087 1652"/>
                              <a:gd name="T19" fmla="*/ 2087 h 436"/>
                              <a:gd name="T20" fmla="+- 0 10080 10046"/>
                              <a:gd name="T21" fmla="*/ T20 w 60"/>
                              <a:gd name="T22" fmla="+- 0 2080 1652"/>
                              <a:gd name="T23" fmla="*/ 2080 h 436"/>
                              <a:gd name="T24" fmla="+- 0 10072 10046"/>
                              <a:gd name="T25" fmla="*/ T24 w 60"/>
                              <a:gd name="T26" fmla="+- 0 2080 1652"/>
                              <a:gd name="T27" fmla="*/ 2080 h 436"/>
                              <a:gd name="T28" fmla="+- 0 10072 10046"/>
                              <a:gd name="T29" fmla="*/ T28 w 60"/>
                              <a:gd name="T30" fmla="+- 0 2066 1652"/>
                              <a:gd name="T31" fmla="*/ 2066 h 436"/>
                              <a:gd name="T32" fmla="+- 0 10054 10046"/>
                              <a:gd name="T33" fmla="*/ T32 w 60"/>
                              <a:gd name="T34" fmla="+- 0 2034 1652"/>
                              <a:gd name="T35" fmla="*/ 2034 h 436"/>
                              <a:gd name="T36" fmla="+- 0 10053 10046"/>
                              <a:gd name="T37" fmla="*/ T36 w 60"/>
                              <a:gd name="T38" fmla="+- 0 2032 1652"/>
                              <a:gd name="T39" fmla="*/ 2032 h 436"/>
                              <a:gd name="T40" fmla="+- 0 10051 10046"/>
                              <a:gd name="T41" fmla="*/ T40 w 60"/>
                              <a:gd name="T42" fmla="+- 0 2032 1652"/>
                              <a:gd name="T43" fmla="*/ 2032 h 436"/>
                              <a:gd name="T44" fmla="+- 0 10072 10046"/>
                              <a:gd name="T45" fmla="*/ T44 w 60"/>
                              <a:gd name="T46" fmla="+- 0 2066 1652"/>
                              <a:gd name="T47" fmla="*/ 2066 h 436"/>
                              <a:gd name="T48" fmla="+- 0 10072 10046"/>
                              <a:gd name="T49" fmla="*/ T48 w 60"/>
                              <a:gd name="T50" fmla="+- 0 2080 1652"/>
                              <a:gd name="T51" fmla="*/ 2080 h 436"/>
                              <a:gd name="T52" fmla="+- 0 10080 10046"/>
                              <a:gd name="T53" fmla="*/ T52 w 60"/>
                              <a:gd name="T54" fmla="+- 0 2080 1652"/>
                              <a:gd name="T55" fmla="*/ 2080 h 436"/>
                              <a:gd name="T56" fmla="+- 0 10080 10046"/>
                              <a:gd name="T57" fmla="*/ T56 w 60"/>
                              <a:gd name="T58" fmla="+- 0 2078 1652"/>
                              <a:gd name="T59" fmla="*/ 2078 h 436"/>
                              <a:gd name="T60" fmla="+- 0 10073 10046"/>
                              <a:gd name="T61" fmla="*/ T60 w 60"/>
                              <a:gd name="T62" fmla="+- 0 2078 1652"/>
                              <a:gd name="T63" fmla="*/ 2078 h 436"/>
                              <a:gd name="T64" fmla="+- 0 10076 10046"/>
                              <a:gd name="T65" fmla="*/ T64 w 60"/>
                              <a:gd name="T66" fmla="+- 0 2072 1652"/>
                              <a:gd name="T67" fmla="*/ 2072 h 436"/>
                              <a:gd name="T68" fmla="+- 0 10072 10046"/>
                              <a:gd name="T69" fmla="*/ T68 w 60"/>
                              <a:gd name="T70" fmla="+- 0 2066 1652"/>
                              <a:gd name="T71" fmla="*/ 2066 h 436"/>
                              <a:gd name="T72" fmla="+- 0 10102 10046"/>
                              <a:gd name="T73" fmla="*/ T72 w 60"/>
                              <a:gd name="T74" fmla="+- 0 2032 1652"/>
                              <a:gd name="T75" fmla="*/ 2032 h 436"/>
                              <a:gd name="T76" fmla="+- 0 10099 10046"/>
                              <a:gd name="T77" fmla="*/ T76 w 60"/>
                              <a:gd name="T78" fmla="+- 0 2032 1652"/>
                              <a:gd name="T79" fmla="*/ 2032 h 436"/>
                              <a:gd name="T80" fmla="+- 0 10098 10046"/>
                              <a:gd name="T81" fmla="*/ T80 w 60"/>
                              <a:gd name="T82" fmla="+- 0 2034 1652"/>
                              <a:gd name="T83" fmla="*/ 2034 h 436"/>
                              <a:gd name="T84" fmla="+- 0 10080 10046"/>
                              <a:gd name="T85" fmla="*/ T84 w 60"/>
                              <a:gd name="T86" fmla="+- 0 2066 1652"/>
                              <a:gd name="T87" fmla="*/ 2066 h 436"/>
                              <a:gd name="T88" fmla="+- 0 10080 10046"/>
                              <a:gd name="T89" fmla="*/ T88 w 60"/>
                              <a:gd name="T90" fmla="+- 0 2080 1652"/>
                              <a:gd name="T91" fmla="*/ 2080 h 436"/>
                              <a:gd name="T92" fmla="+- 0 10080 10046"/>
                              <a:gd name="T93" fmla="*/ T92 w 60"/>
                              <a:gd name="T94" fmla="+- 0 2080 1652"/>
                              <a:gd name="T95" fmla="*/ 2080 h 436"/>
                              <a:gd name="T96" fmla="+- 0 10106 10046"/>
                              <a:gd name="T97" fmla="*/ T96 w 60"/>
                              <a:gd name="T98" fmla="+- 0 2036 1652"/>
                              <a:gd name="T99" fmla="*/ 2036 h 436"/>
                              <a:gd name="T100" fmla="+- 0 10105 10046"/>
                              <a:gd name="T101" fmla="*/ T100 w 60"/>
                              <a:gd name="T102" fmla="+- 0 2034 1652"/>
                              <a:gd name="T103" fmla="*/ 2034 h 436"/>
                              <a:gd name="T104" fmla="+- 0 10103 10046"/>
                              <a:gd name="T105" fmla="*/ T104 w 60"/>
                              <a:gd name="T106" fmla="+- 0 2033 1652"/>
                              <a:gd name="T107" fmla="*/ 2033 h 436"/>
                              <a:gd name="T108" fmla="+- 0 10102 10046"/>
                              <a:gd name="T109" fmla="*/ T108 w 60"/>
                              <a:gd name="T110" fmla="+- 0 2032 1652"/>
                              <a:gd name="T111" fmla="*/ 2032 h 436"/>
                              <a:gd name="T112" fmla="+- 0 10076 10046"/>
                              <a:gd name="T113" fmla="*/ T112 w 60"/>
                              <a:gd name="T114" fmla="+- 0 2072 1652"/>
                              <a:gd name="T115" fmla="*/ 2072 h 436"/>
                              <a:gd name="T116" fmla="+- 0 10073 10046"/>
                              <a:gd name="T117" fmla="*/ T116 w 60"/>
                              <a:gd name="T118" fmla="+- 0 2078 1652"/>
                              <a:gd name="T119" fmla="*/ 2078 h 436"/>
                              <a:gd name="T120" fmla="+- 0 10079 10046"/>
                              <a:gd name="T121" fmla="*/ T120 w 60"/>
                              <a:gd name="T122" fmla="+- 0 2078 1652"/>
                              <a:gd name="T123" fmla="*/ 2078 h 436"/>
                              <a:gd name="T124" fmla="+- 0 10076 10046"/>
                              <a:gd name="T125" fmla="*/ T124 w 60"/>
                              <a:gd name="T126" fmla="+- 0 2072 1652"/>
                              <a:gd name="T127" fmla="*/ 2072 h 436"/>
                              <a:gd name="T128" fmla="+- 0 10080 10046"/>
                              <a:gd name="T129" fmla="*/ T128 w 60"/>
                              <a:gd name="T130" fmla="+- 0 2066 1652"/>
                              <a:gd name="T131" fmla="*/ 2066 h 436"/>
                              <a:gd name="T132" fmla="+- 0 10076 10046"/>
                              <a:gd name="T133" fmla="*/ T132 w 60"/>
                              <a:gd name="T134" fmla="+- 0 2072 1652"/>
                              <a:gd name="T135" fmla="*/ 2072 h 436"/>
                              <a:gd name="T136" fmla="+- 0 10079 10046"/>
                              <a:gd name="T137" fmla="*/ T136 w 60"/>
                              <a:gd name="T138" fmla="+- 0 2078 1652"/>
                              <a:gd name="T139" fmla="*/ 2078 h 436"/>
                              <a:gd name="T140" fmla="+- 0 10080 10046"/>
                              <a:gd name="T141" fmla="*/ T140 w 60"/>
                              <a:gd name="T142" fmla="+- 0 2078 1652"/>
                              <a:gd name="T143" fmla="*/ 2078 h 436"/>
                              <a:gd name="T144" fmla="+- 0 10080 10046"/>
                              <a:gd name="T145" fmla="*/ T144 w 60"/>
                              <a:gd name="T146" fmla="+- 0 2066 1652"/>
                              <a:gd name="T147" fmla="*/ 2066 h 436"/>
                              <a:gd name="T148" fmla="+- 0 10080 10046"/>
                              <a:gd name="T149" fmla="*/ T148 w 60"/>
                              <a:gd name="T150" fmla="+- 0 1652 1652"/>
                              <a:gd name="T151" fmla="*/ 1652 h 436"/>
                              <a:gd name="T152" fmla="+- 0 10072 10046"/>
                              <a:gd name="T153" fmla="*/ T152 w 60"/>
                              <a:gd name="T154" fmla="+- 0 1652 1652"/>
                              <a:gd name="T155" fmla="*/ 1652 h 436"/>
                              <a:gd name="T156" fmla="+- 0 10072 10046"/>
                              <a:gd name="T157" fmla="*/ T156 w 60"/>
                              <a:gd name="T158" fmla="+- 0 2066 1652"/>
                              <a:gd name="T159" fmla="*/ 2066 h 436"/>
                              <a:gd name="T160" fmla="+- 0 10076 10046"/>
                              <a:gd name="T161" fmla="*/ T160 w 60"/>
                              <a:gd name="T162" fmla="+- 0 2072 1652"/>
                              <a:gd name="T163" fmla="*/ 2072 h 436"/>
                              <a:gd name="T164" fmla="+- 0 10080 10046"/>
                              <a:gd name="T165" fmla="*/ T164 w 60"/>
                              <a:gd name="T166" fmla="+- 0 2066 1652"/>
                              <a:gd name="T167" fmla="*/ 2066 h 436"/>
                              <a:gd name="T168" fmla="+- 0 10080 10046"/>
                              <a:gd name="T169" fmla="*/ T168 w 60"/>
                              <a:gd name="T170" fmla="+- 0 1652 1652"/>
                              <a:gd name="T171" fmla="*/ 1652 h 4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0" h="436">
                                <a:moveTo>
                                  <a:pt x="5" y="380"/>
                                </a:moveTo>
                                <a:lnTo>
                                  <a:pt x="3" y="381"/>
                                </a:lnTo>
                                <a:lnTo>
                                  <a:pt x="1" y="382"/>
                                </a:lnTo>
                                <a:lnTo>
                                  <a:pt x="0" y="384"/>
                                </a:lnTo>
                                <a:lnTo>
                                  <a:pt x="30" y="435"/>
                                </a:lnTo>
                                <a:lnTo>
                                  <a:pt x="34" y="428"/>
                                </a:lnTo>
                                <a:lnTo>
                                  <a:pt x="26" y="428"/>
                                </a:lnTo>
                                <a:lnTo>
                                  <a:pt x="26" y="414"/>
                                </a:lnTo>
                                <a:lnTo>
                                  <a:pt x="8" y="382"/>
                                </a:lnTo>
                                <a:lnTo>
                                  <a:pt x="7" y="380"/>
                                </a:lnTo>
                                <a:lnTo>
                                  <a:pt x="5" y="380"/>
                                </a:lnTo>
                                <a:close/>
                                <a:moveTo>
                                  <a:pt x="26" y="414"/>
                                </a:moveTo>
                                <a:lnTo>
                                  <a:pt x="26" y="428"/>
                                </a:lnTo>
                                <a:lnTo>
                                  <a:pt x="34" y="428"/>
                                </a:lnTo>
                                <a:lnTo>
                                  <a:pt x="34" y="426"/>
                                </a:lnTo>
                                <a:lnTo>
                                  <a:pt x="27" y="426"/>
                                </a:lnTo>
                                <a:lnTo>
                                  <a:pt x="30" y="420"/>
                                </a:lnTo>
                                <a:lnTo>
                                  <a:pt x="26" y="414"/>
                                </a:lnTo>
                                <a:close/>
                                <a:moveTo>
                                  <a:pt x="56" y="380"/>
                                </a:moveTo>
                                <a:lnTo>
                                  <a:pt x="53" y="380"/>
                                </a:lnTo>
                                <a:lnTo>
                                  <a:pt x="52" y="382"/>
                                </a:lnTo>
                                <a:lnTo>
                                  <a:pt x="34" y="414"/>
                                </a:lnTo>
                                <a:lnTo>
                                  <a:pt x="34" y="428"/>
                                </a:lnTo>
                                <a:lnTo>
                                  <a:pt x="60" y="384"/>
                                </a:lnTo>
                                <a:lnTo>
                                  <a:pt x="59" y="382"/>
                                </a:lnTo>
                                <a:lnTo>
                                  <a:pt x="57" y="381"/>
                                </a:lnTo>
                                <a:lnTo>
                                  <a:pt x="56" y="380"/>
                                </a:lnTo>
                                <a:close/>
                                <a:moveTo>
                                  <a:pt x="30" y="420"/>
                                </a:moveTo>
                                <a:lnTo>
                                  <a:pt x="27" y="426"/>
                                </a:lnTo>
                                <a:lnTo>
                                  <a:pt x="33" y="426"/>
                                </a:lnTo>
                                <a:lnTo>
                                  <a:pt x="30" y="420"/>
                                </a:lnTo>
                                <a:close/>
                                <a:moveTo>
                                  <a:pt x="34" y="414"/>
                                </a:moveTo>
                                <a:lnTo>
                                  <a:pt x="30" y="420"/>
                                </a:lnTo>
                                <a:lnTo>
                                  <a:pt x="33" y="426"/>
                                </a:lnTo>
                                <a:lnTo>
                                  <a:pt x="34" y="426"/>
                                </a:lnTo>
                                <a:lnTo>
                                  <a:pt x="34" y="414"/>
                                </a:lnTo>
                                <a:close/>
                                <a:moveTo>
                                  <a:pt x="34" y="0"/>
                                </a:moveTo>
                                <a:lnTo>
                                  <a:pt x="26" y="0"/>
                                </a:lnTo>
                                <a:lnTo>
                                  <a:pt x="26" y="414"/>
                                </a:lnTo>
                                <a:lnTo>
                                  <a:pt x="30" y="420"/>
                                </a:lnTo>
                                <a:lnTo>
                                  <a:pt x="34" y="414"/>
                                </a:lnTo>
                                <a:lnTo>
                                  <a:pt x="34" y="0"/>
                                </a:lnTo>
                                <a:close/>
                              </a:path>
                            </a:pathLst>
                          </a:custGeom>
                          <a:solidFill>
                            <a:srgbClr val="EC7C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2" name="AutoShape 1015"/>
                        <wps:cNvSpPr>
                          <a:spLocks/>
                        </wps:cNvSpPr>
                        <wps:spPr bwMode="auto">
                          <a:xfrm>
                            <a:off x="9621" y="1181"/>
                            <a:ext cx="911" cy="509"/>
                          </a:xfrm>
                          <a:custGeom>
                            <a:avLst/>
                            <a:gdLst>
                              <a:gd name="T0" fmla="+- 0 10405 9621"/>
                              <a:gd name="T1" fmla="*/ T0 w 911"/>
                              <a:gd name="T2" fmla="+- 0 1268 1181"/>
                              <a:gd name="T3" fmla="*/ 1268 h 509"/>
                              <a:gd name="T4" fmla="+- 0 9621 9621"/>
                              <a:gd name="T5" fmla="*/ T4 w 911"/>
                              <a:gd name="T6" fmla="+- 0 1268 1181"/>
                              <a:gd name="T7" fmla="*/ 1268 h 509"/>
                              <a:gd name="T8" fmla="+- 0 9621 9621"/>
                              <a:gd name="T9" fmla="*/ T8 w 911"/>
                              <a:gd name="T10" fmla="+- 0 1672 1181"/>
                              <a:gd name="T11" fmla="*/ 1672 h 509"/>
                              <a:gd name="T12" fmla="+- 0 9718 9621"/>
                              <a:gd name="T13" fmla="*/ T12 w 911"/>
                              <a:gd name="T14" fmla="+- 0 1685 1181"/>
                              <a:gd name="T15" fmla="*/ 1685 h 509"/>
                              <a:gd name="T16" fmla="+- 0 9800 9621"/>
                              <a:gd name="T17" fmla="*/ T16 w 911"/>
                              <a:gd name="T18" fmla="+- 0 1690 1181"/>
                              <a:gd name="T19" fmla="*/ 1690 h 509"/>
                              <a:gd name="T20" fmla="+- 0 9870 9621"/>
                              <a:gd name="T21" fmla="*/ T20 w 911"/>
                              <a:gd name="T22" fmla="+- 0 1688 1181"/>
                              <a:gd name="T23" fmla="*/ 1688 h 509"/>
                              <a:gd name="T24" fmla="+- 0 9931 9621"/>
                              <a:gd name="T25" fmla="*/ T24 w 911"/>
                              <a:gd name="T26" fmla="+- 0 1681 1181"/>
                              <a:gd name="T27" fmla="*/ 1681 h 509"/>
                              <a:gd name="T28" fmla="+- 0 9986 9621"/>
                              <a:gd name="T29" fmla="*/ T28 w 911"/>
                              <a:gd name="T30" fmla="+- 0 1670 1181"/>
                              <a:gd name="T31" fmla="*/ 1670 h 509"/>
                              <a:gd name="T32" fmla="+- 0 10095 9621"/>
                              <a:gd name="T33" fmla="*/ T32 w 911"/>
                              <a:gd name="T34" fmla="+- 0 1642 1181"/>
                              <a:gd name="T35" fmla="*/ 1642 h 509"/>
                              <a:gd name="T36" fmla="+- 0 10156 9621"/>
                              <a:gd name="T37" fmla="*/ T36 w 911"/>
                              <a:gd name="T38" fmla="+- 0 1629 1181"/>
                              <a:gd name="T39" fmla="*/ 1629 h 509"/>
                              <a:gd name="T40" fmla="+- 0 10225 9621"/>
                              <a:gd name="T41" fmla="*/ T40 w 911"/>
                              <a:gd name="T42" fmla="+- 0 1617 1181"/>
                              <a:gd name="T43" fmla="*/ 1617 h 509"/>
                              <a:gd name="T44" fmla="+- 0 10307 9621"/>
                              <a:gd name="T45" fmla="*/ T44 w 911"/>
                              <a:gd name="T46" fmla="+- 0 1609 1181"/>
                              <a:gd name="T47" fmla="*/ 1609 h 509"/>
                              <a:gd name="T48" fmla="+- 0 10405 9621"/>
                              <a:gd name="T49" fmla="*/ T48 w 911"/>
                              <a:gd name="T50" fmla="+- 0 1606 1181"/>
                              <a:gd name="T51" fmla="*/ 1606 h 509"/>
                              <a:gd name="T52" fmla="+- 0 10405 9621"/>
                              <a:gd name="T53" fmla="*/ T52 w 911"/>
                              <a:gd name="T54" fmla="+- 0 1268 1181"/>
                              <a:gd name="T55" fmla="*/ 1268 h 509"/>
                              <a:gd name="T56" fmla="+- 0 10464 9621"/>
                              <a:gd name="T57" fmla="*/ T56 w 911"/>
                              <a:gd name="T58" fmla="+- 0 1224 1181"/>
                              <a:gd name="T59" fmla="*/ 1224 h 509"/>
                              <a:gd name="T60" fmla="+- 0 9685 9621"/>
                              <a:gd name="T61" fmla="*/ T60 w 911"/>
                              <a:gd name="T62" fmla="+- 0 1224 1181"/>
                              <a:gd name="T63" fmla="*/ 1224 h 509"/>
                              <a:gd name="T64" fmla="+- 0 9685 9621"/>
                              <a:gd name="T65" fmla="*/ T64 w 911"/>
                              <a:gd name="T66" fmla="+- 0 1268 1181"/>
                              <a:gd name="T67" fmla="*/ 1268 h 509"/>
                              <a:gd name="T68" fmla="+- 0 10405 9621"/>
                              <a:gd name="T69" fmla="*/ T68 w 911"/>
                              <a:gd name="T70" fmla="+- 0 1268 1181"/>
                              <a:gd name="T71" fmla="*/ 1268 h 509"/>
                              <a:gd name="T72" fmla="+- 0 10405 9621"/>
                              <a:gd name="T73" fmla="*/ T72 w 911"/>
                              <a:gd name="T74" fmla="+- 0 1567 1181"/>
                              <a:gd name="T75" fmla="*/ 1567 h 509"/>
                              <a:gd name="T76" fmla="+- 0 10410 9621"/>
                              <a:gd name="T77" fmla="*/ T76 w 911"/>
                              <a:gd name="T78" fmla="+- 0 1567 1181"/>
                              <a:gd name="T79" fmla="*/ 1567 h 509"/>
                              <a:gd name="T80" fmla="+- 0 10423 9621"/>
                              <a:gd name="T81" fmla="*/ T80 w 911"/>
                              <a:gd name="T82" fmla="+- 0 1566 1181"/>
                              <a:gd name="T83" fmla="*/ 1566 h 509"/>
                              <a:gd name="T84" fmla="+- 0 10442 9621"/>
                              <a:gd name="T85" fmla="*/ T84 w 911"/>
                              <a:gd name="T86" fmla="+- 0 1565 1181"/>
                              <a:gd name="T87" fmla="*/ 1565 h 509"/>
                              <a:gd name="T88" fmla="+- 0 10464 9621"/>
                              <a:gd name="T89" fmla="*/ T88 w 911"/>
                              <a:gd name="T90" fmla="+- 0 1565 1181"/>
                              <a:gd name="T91" fmla="*/ 1565 h 509"/>
                              <a:gd name="T92" fmla="+- 0 10464 9621"/>
                              <a:gd name="T93" fmla="*/ T92 w 911"/>
                              <a:gd name="T94" fmla="+- 0 1224 1181"/>
                              <a:gd name="T95" fmla="*/ 1224 h 509"/>
                              <a:gd name="T96" fmla="+- 0 10531 9621"/>
                              <a:gd name="T97" fmla="*/ T96 w 911"/>
                              <a:gd name="T98" fmla="+- 0 1181 1181"/>
                              <a:gd name="T99" fmla="*/ 1181 h 509"/>
                              <a:gd name="T100" fmla="+- 0 9746 9621"/>
                              <a:gd name="T101" fmla="*/ T100 w 911"/>
                              <a:gd name="T102" fmla="+- 0 1181 1181"/>
                              <a:gd name="T103" fmla="*/ 1181 h 509"/>
                              <a:gd name="T104" fmla="+- 0 9746 9621"/>
                              <a:gd name="T105" fmla="*/ T104 w 911"/>
                              <a:gd name="T106" fmla="+- 0 1224 1181"/>
                              <a:gd name="T107" fmla="*/ 1224 h 509"/>
                              <a:gd name="T108" fmla="+- 0 10464 9621"/>
                              <a:gd name="T109" fmla="*/ T108 w 911"/>
                              <a:gd name="T110" fmla="+- 0 1224 1181"/>
                              <a:gd name="T111" fmla="*/ 1224 h 509"/>
                              <a:gd name="T112" fmla="+- 0 10464 9621"/>
                              <a:gd name="T113" fmla="*/ T112 w 911"/>
                              <a:gd name="T114" fmla="+- 0 1523 1181"/>
                              <a:gd name="T115" fmla="*/ 1523 h 509"/>
                              <a:gd name="T116" fmla="+- 0 10485 9621"/>
                              <a:gd name="T117" fmla="*/ T116 w 911"/>
                              <a:gd name="T118" fmla="+- 0 1522 1181"/>
                              <a:gd name="T119" fmla="*/ 1522 h 509"/>
                              <a:gd name="T120" fmla="+- 0 10507 9621"/>
                              <a:gd name="T121" fmla="*/ T120 w 911"/>
                              <a:gd name="T122" fmla="+- 0 1521 1181"/>
                              <a:gd name="T123" fmla="*/ 1521 h 509"/>
                              <a:gd name="T124" fmla="+- 0 10531 9621"/>
                              <a:gd name="T125" fmla="*/ T124 w 911"/>
                              <a:gd name="T126" fmla="+- 0 1521 1181"/>
                              <a:gd name="T127" fmla="*/ 1521 h 509"/>
                              <a:gd name="T128" fmla="+- 0 10531 9621"/>
                              <a:gd name="T129" fmla="*/ T128 w 911"/>
                              <a:gd name="T130" fmla="+- 0 1181 1181"/>
                              <a:gd name="T131" fmla="*/ 1181 h 5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911" h="509">
                                <a:moveTo>
                                  <a:pt x="784" y="87"/>
                                </a:moveTo>
                                <a:lnTo>
                                  <a:pt x="0" y="87"/>
                                </a:lnTo>
                                <a:lnTo>
                                  <a:pt x="0" y="491"/>
                                </a:lnTo>
                                <a:lnTo>
                                  <a:pt x="97" y="504"/>
                                </a:lnTo>
                                <a:lnTo>
                                  <a:pt x="179" y="509"/>
                                </a:lnTo>
                                <a:lnTo>
                                  <a:pt x="249" y="507"/>
                                </a:lnTo>
                                <a:lnTo>
                                  <a:pt x="310" y="500"/>
                                </a:lnTo>
                                <a:lnTo>
                                  <a:pt x="365" y="489"/>
                                </a:lnTo>
                                <a:lnTo>
                                  <a:pt x="474" y="461"/>
                                </a:lnTo>
                                <a:lnTo>
                                  <a:pt x="535" y="448"/>
                                </a:lnTo>
                                <a:lnTo>
                                  <a:pt x="604" y="436"/>
                                </a:lnTo>
                                <a:lnTo>
                                  <a:pt x="686" y="428"/>
                                </a:lnTo>
                                <a:lnTo>
                                  <a:pt x="784" y="425"/>
                                </a:lnTo>
                                <a:lnTo>
                                  <a:pt x="784" y="87"/>
                                </a:lnTo>
                                <a:close/>
                                <a:moveTo>
                                  <a:pt x="843" y="43"/>
                                </a:moveTo>
                                <a:lnTo>
                                  <a:pt x="64" y="43"/>
                                </a:lnTo>
                                <a:lnTo>
                                  <a:pt x="64" y="87"/>
                                </a:lnTo>
                                <a:lnTo>
                                  <a:pt x="784" y="87"/>
                                </a:lnTo>
                                <a:lnTo>
                                  <a:pt x="784" y="386"/>
                                </a:lnTo>
                                <a:lnTo>
                                  <a:pt x="789" y="386"/>
                                </a:lnTo>
                                <a:lnTo>
                                  <a:pt x="802" y="385"/>
                                </a:lnTo>
                                <a:lnTo>
                                  <a:pt x="821" y="384"/>
                                </a:lnTo>
                                <a:lnTo>
                                  <a:pt x="843" y="384"/>
                                </a:lnTo>
                                <a:lnTo>
                                  <a:pt x="843" y="43"/>
                                </a:lnTo>
                                <a:close/>
                                <a:moveTo>
                                  <a:pt x="910" y="0"/>
                                </a:moveTo>
                                <a:lnTo>
                                  <a:pt x="125" y="0"/>
                                </a:lnTo>
                                <a:lnTo>
                                  <a:pt x="125" y="43"/>
                                </a:lnTo>
                                <a:lnTo>
                                  <a:pt x="843" y="43"/>
                                </a:lnTo>
                                <a:lnTo>
                                  <a:pt x="843" y="342"/>
                                </a:lnTo>
                                <a:lnTo>
                                  <a:pt x="864" y="341"/>
                                </a:lnTo>
                                <a:lnTo>
                                  <a:pt x="886" y="340"/>
                                </a:lnTo>
                                <a:lnTo>
                                  <a:pt x="910" y="340"/>
                                </a:lnTo>
                                <a:lnTo>
                                  <a:pt x="910" y="0"/>
                                </a:lnTo>
                                <a:close/>
                              </a:path>
                            </a:pathLst>
                          </a:custGeom>
                          <a:solidFill>
                            <a:srgbClr val="DBDBD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3" name="AutoShape 1014"/>
                        <wps:cNvSpPr>
                          <a:spLocks/>
                        </wps:cNvSpPr>
                        <wps:spPr bwMode="auto">
                          <a:xfrm>
                            <a:off x="11854" y="5251"/>
                            <a:ext cx="2506" cy="1399"/>
                          </a:xfrm>
                          <a:custGeom>
                            <a:avLst/>
                            <a:gdLst>
                              <a:gd name="T0" fmla="+- 0 9621 11854"/>
                              <a:gd name="T1" fmla="*/ T0 w 2506"/>
                              <a:gd name="T2" fmla="+- 0 1268 5251"/>
                              <a:gd name="T3" fmla="*/ 1268 h 1399"/>
                              <a:gd name="T4" fmla="+- 0 10405 11854"/>
                              <a:gd name="T5" fmla="*/ T4 w 2506"/>
                              <a:gd name="T6" fmla="+- 0 1268 5251"/>
                              <a:gd name="T7" fmla="*/ 1268 h 1399"/>
                              <a:gd name="T8" fmla="+- 0 10405 11854"/>
                              <a:gd name="T9" fmla="*/ T8 w 2506"/>
                              <a:gd name="T10" fmla="+- 0 1606 5251"/>
                              <a:gd name="T11" fmla="*/ 1606 h 1399"/>
                              <a:gd name="T12" fmla="+- 0 10307 11854"/>
                              <a:gd name="T13" fmla="*/ T12 w 2506"/>
                              <a:gd name="T14" fmla="+- 0 1609 5251"/>
                              <a:gd name="T15" fmla="*/ 1609 h 1399"/>
                              <a:gd name="T16" fmla="+- 0 10225 11854"/>
                              <a:gd name="T17" fmla="*/ T16 w 2506"/>
                              <a:gd name="T18" fmla="+- 0 1617 5251"/>
                              <a:gd name="T19" fmla="*/ 1617 h 1399"/>
                              <a:gd name="T20" fmla="+- 0 10156 11854"/>
                              <a:gd name="T21" fmla="*/ T20 w 2506"/>
                              <a:gd name="T22" fmla="+- 0 1629 5251"/>
                              <a:gd name="T23" fmla="*/ 1629 h 1399"/>
                              <a:gd name="T24" fmla="+- 0 10095 11854"/>
                              <a:gd name="T25" fmla="*/ T24 w 2506"/>
                              <a:gd name="T26" fmla="+- 0 1642 5251"/>
                              <a:gd name="T27" fmla="*/ 1642 h 1399"/>
                              <a:gd name="T28" fmla="+- 0 10040 11854"/>
                              <a:gd name="T29" fmla="*/ T28 w 2506"/>
                              <a:gd name="T30" fmla="+- 0 1657 5251"/>
                              <a:gd name="T31" fmla="*/ 1657 h 1399"/>
                              <a:gd name="T32" fmla="+- 0 9986 11854"/>
                              <a:gd name="T33" fmla="*/ T32 w 2506"/>
                              <a:gd name="T34" fmla="+- 0 1670 5251"/>
                              <a:gd name="T35" fmla="*/ 1670 h 1399"/>
                              <a:gd name="T36" fmla="+- 0 9931 11854"/>
                              <a:gd name="T37" fmla="*/ T36 w 2506"/>
                              <a:gd name="T38" fmla="+- 0 1681 5251"/>
                              <a:gd name="T39" fmla="*/ 1681 h 1399"/>
                              <a:gd name="T40" fmla="+- 0 9870 11854"/>
                              <a:gd name="T41" fmla="*/ T40 w 2506"/>
                              <a:gd name="T42" fmla="+- 0 1688 5251"/>
                              <a:gd name="T43" fmla="*/ 1688 h 1399"/>
                              <a:gd name="T44" fmla="+- 0 9800 11854"/>
                              <a:gd name="T45" fmla="*/ T44 w 2506"/>
                              <a:gd name="T46" fmla="+- 0 1690 5251"/>
                              <a:gd name="T47" fmla="*/ 1690 h 1399"/>
                              <a:gd name="T48" fmla="+- 0 9718 11854"/>
                              <a:gd name="T49" fmla="*/ T48 w 2506"/>
                              <a:gd name="T50" fmla="+- 0 1685 5251"/>
                              <a:gd name="T51" fmla="*/ 1685 h 1399"/>
                              <a:gd name="T52" fmla="+- 0 9621 11854"/>
                              <a:gd name="T53" fmla="*/ T52 w 2506"/>
                              <a:gd name="T54" fmla="+- 0 1672 5251"/>
                              <a:gd name="T55" fmla="*/ 1672 h 1399"/>
                              <a:gd name="T56" fmla="+- 0 9621 11854"/>
                              <a:gd name="T57" fmla="*/ T56 w 2506"/>
                              <a:gd name="T58" fmla="+- 0 1268 5251"/>
                              <a:gd name="T59" fmla="*/ 1268 h 1399"/>
                              <a:gd name="T60" fmla="+- 0 9685 11854"/>
                              <a:gd name="T61" fmla="*/ T60 w 2506"/>
                              <a:gd name="T62" fmla="+- 0 1268 5251"/>
                              <a:gd name="T63" fmla="*/ 1268 h 1399"/>
                              <a:gd name="T64" fmla="+- 0 9685 11854"/>
                              <a:gd name="T65" fmla="*/ T64 w 2506"/>
                              <a:gd name="T66" fmla="+- 0 1224 5251"/>
                              <a:gd name="T67" fmla="*/ 1224 h 1399"/>
                              <a:gd name="T68" fmla="+- 0 10464 11854"/>
                              <a:gd name="T69" fmla="*/ T68 w 2506"/>
                              <a:gd name="T70" fmla="+- 0 1224 5251"/>
                              <a:gd name="T71" fmla="*/ 1224 h 1399"/>
                              <a:gd name="T72" fmla="+- 0 10464 11854"/>
                              <a:gd name="T73" fmla="*/ T72 w 2506"/>
                              <a:gd name="T74" fmla="+- 0 1565 5251"/>
                              <a:gd name="T75" fmla="*/ 1565 h 1399"/>
                              <a:gd name="T76" fmla="+- 0 10442 11854"/>
                              <a:gd name="T77" fmla="*/ T76 w 2506"/>
                              <a:gd name="T78" fmla="+- 0 1565 5251"/>
                              <a:gd name="T79" fmla="*/ 1565 h 1399"/>
                              <a:gd name="T80" fmla="+- 0 10423 11854"/>
                              <a:gd name="T81" fmla="*/ T80 w 2506"/>
                              <a:gd name="T82" fmla="+- 0 1566 5251"/>
                              <a:gd name="T83" fmla="*/ 1566 h 1399"/>
                              <a:gd name="T84" fmla="+- 0 10410 11854"/>
                              <a:gd name="T85" fmla="*/ T84 w 2506"/>
                              <a:gd name="T86" fmla="+- 0 1567 5251"/>
                              <a:gd name="T87" fmla="*/ 1567 h 1399"/>
                              <a:gd name="T88" fmla="+- 0 10405 11854"/>
                              <a:gd name="T89" fmla="*/ T88 w 2506"/>
                              <a:gd name="T90" fmla="+- 0 1567 5251"/>
                              <a:gd name="T91" fmla="*/ 1567 h 1399"/>
                              <a:gd name="T92" fmla="+- 0 9746 11854"/>
                              <a:gd name="T93" fmla="*/ T92 w 2506"/>
                              <a:gd name="T94" fmla="+- 0 1224 5251"/>
                              <a:gd name="T95" fmla="*/ 1224 h 1399"/>
                              <a:gd name="T96" fmla="+- 0 9746 11854"/>
                              <a:gd name="T97" fmla="*/ T96 w 2506"/>
                              <a:gd name="T98" fmla="+- 0 1181 5251"/>
                              <a:gd name="T99" fmla="*/ 1181 h 1399"/>
                              <a:gd name="T100" fmla="+- 0 10531 11854"/>
                              <a:gd name="T101" fmla="*/ T100 w 2506"/>
                              <a:gd name="T102" fmla="+- 0 1181 5251"/>
                              <a:gd name="T103" fmla="*/ 1181 h 1399"/>
                              <a:gd name="T104" fmla="+- 0 10531 11854"/>
                              <a:gd name="T105" fmla="*/ T104 w 2506"/>
                              <a:gd name="T106" fmla="+- 0 1521 5251"/>
                              <a:gd name="T107" fmla="*/ 1521 h 1399"/>
                              <a:gd name="T108" fmla="+- 0 10507 11854"/>
                              <a:gd name="T109" fmla="*/ T108 w 2506"/>
                              <a:gd name="T110" fmla="+- 0 1521 5251"/>
                              <a:gd name="T111" fmla="*/ 1521 h 1399"/>
                              <a:gd name="T112" fmla="+- 0 10485 11854"/>
                              <a:gd name="T113" fmla="*/ T112 w 2506"/>
                              <a:gd name="T114" fmla="+- 0 1522 5251"/>
                              <a:gd name="T115" fmla="*/ 1522 h 1399"/>
                              <a:gd name="T116" fmla="+- 0 10470 11854"/>
                              <a:gd name="T117" fmla="*/ T116 w 2506"/>
                              <a:gd name="T118" fmla="+- 0 1522 5251"/>
                              <a:gd name="T119" fmla="*/ 1522 h 1399"/>
                              <a:gd name="T120" fmla="+- 0 10464 11854"/>
                              <a:gd name="T121" fmla="*/ T120 w 2506"/>
                              <a:gd name="T122" fmla="+- 0 1523 5251"/>
                              <a:gd name="T123" fmla="*/ 1523 h 13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2506" h="1399">
                                <a:moveTo>
                                  <a:pt x="-2233" y="-3983"/>
                                </a:moveTo>
                                <a:lnTo>
                                  <a:pt x="-1449" y="-3983"/>
                                </a:lnTo>
                                <a:lnTo>
                                  <a:pt x="-1449" y="-3645"/>
                                </a:lnTo>
                                <a:lnTo>
                                  <a:pt x="-1547" y="-3642"/>
                                </a:lnTo>
                                <a:lnTo>
                                  <a:pt x="-1629" y="-3634"/>
                                </a:lnTo>
                                <a:lnTo>
                                  <a:pt x="-1698" y="-3622"/>
                                </a:lnTo>
                                <a:lnTo>
                                  <a:pt x="-1759" y="-3609"/>
                                </a:lnTo>
                                <a:lnTo>
                                  <a:pt x="-1814" y="-3594"/>
                                </a:lnTo>
                                <a:lnTo>
                                  <a:pt x="-1868" y="-3581"/>
                                </a:lnTo>
                                <a:lnTo>
                                  <a:pt x="-1923" y="-3570"/>
                                </a:lnTo>
                                <a:lnTo>
                                  <a:pt x="-1984" y="-3563"/>
                                </a:lnTo>
                                <a:lnTo>
                                  <a:pt x="-2054" y="-3561"/>
                                </a:lnTo>
                                <a:lnTo>
                                  <a:pt x="-2136" y="-3566"/>
                                </a:lnTo>
                                <a:lnTo>
                                  <a:pt x="-2233" y="-3579"/>
                                </a:lnTo>
                                <a:lnTo>
                                  <a:pt x="-2233" y="-3983"/>
                                </a:lnTo>
                                <a:close/>
                                <a:moveTo>
                                  <a:pt x="-2169" y="-3983"/>
                                </a:moveTo>
                                <a:lnTo>
                                  <a:pt x="-2169" y="-4027"/>
                                </a:lnTo>
                                <a:lnTo>
                                  <a:pt x="-1390" y="-4027"/>
                                </a:lnTo>
                                <a:lnTo>
                                  <a:pt x="-1390" y="-3686"/>
                                </a:lnTo>
                                <a:lnTo>
                                  <a:pt x="-1412" y="-3686"/>
                                </a:lnTo>
                                <a:lnTo>
                                  <a:pt x="-1431" y="-3685"/>
                                </a:lnTo>
                                <a:lnTo>
                                  <a:pt x="-1444" y="-3684"/>
                                </a:lnTo>
                                <a:lnTo>
                                  <a:pt x="-1449" y="-3684"/>
                                </a:lnTo>
                                <a:moveTo>
                                  <a:pt x="-2108" y="-4027"/>
                                </a:moveTo>
                                <a:lnTo>
                                  <a:pt x="-2108" y="-4070"/>
                                </a:lnTo>
                                <a:lnTo>
                                  <a:pt x="-1323" y="-4070"/>
                                </a:lnTo>
                                <a:lnTo>
                                  <a:pt x="-1323" y="-3730"/>
                                </a:lnTo>
                                <a:lnTo>
                                  <a:pt x="-1347" y="-3730"/>
                                </a:lnTo>
                                <a:lnTo>
                                  <a:pt x="-1369" y="-3729"/>
                                </a:lnTo>
                                <a:lnTo>
                                  <a:pt x="-1384" y="-3729"/>
                                </a:lnTo>
                                <a:lnTo>
                                  <a:pt x="-1390" y="-3728"/>
                                </a:lnTo>
                              </a:path>
                            </a:pathLst>
                          </a:custGeom>
                          <a:noFill/>
                          <a:ln w="4432">
                            <a:solidFill>
                              <a:srgbClr val="41709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4" name="AutoShape 1013"/>
                        <wps:cNvSpPr>
                          <a:spLocks/>
                        </wps:cNvSpPr>
                        <wps:spPr bwMode="auto">
                          <a:xfrm>
                            <a:off x="9610" y="2098"/>
                            <a:ext cx="911" cy="509"/>
                          </a:xfrm>
                          <a:custGeom>
                            <a:avLst/>
                            <a:gdLst>
                              <a:gd name="T0" fmla="+- 0 10394 9610"/>
                              <a:gd name="T1" fmla="*/ T0 w 911"/>
                              <a:gd name="T2" fmla="+- 0 2185 2098"/>
                              <a:gd name="T3" fmla="*/ 2185 h 509"/>
                              <a:gd name="T4" fmla="+- 0 9610 9610"/>
                              <a:gd name="T5" fmla="*/ T4 w 911"/>
                              <a:gd name="T6" fmla="+- 0 2185 2098"/>
                              <a:gd name="T7" fmla="*/ 2185 h 509"/>
                              <a:gd name="T8" fmla="+- 0 9610 9610"/>
                              <a:gd name="T9" fmla="*/ T8 w 911"/>
                              <a:gd name="T10" fmla="+- 0 2588 2098"/>
                              <a:gd name="T11" fmla="*/ 2588 h 509"/>
                              <a:gd name="T12" fmla="+- 0 9708 9610"/>
                              <a:gd name="T13" fmla="*/ T12 w 911"/>
                              <a:gd name="T14" fmla="+- 0 2602 2098"/>
                              <a:gd name="T15" fmla="*/ 2602 h 509"/>
                              <a:gd name="T16" fmla="+- 0 9790 9610"/>
                              <a:gd name="T17" fmla="*/ T16 w 911"/>
                              <a:gd name="T18" fmla="+- 0 2606 2098"/>
                              <a:gd name="T19" fmla="*/ 2606 h 509"/>
                              <a:gd name="T20" fmla="+- 0 9859 9610"/>
                              <a:gd name="T21" fmla="*/ T20 w 911"/>
                              <a:gd name="T22" fmla="+- 0 2605 2098"/>
                              <a:gd name="T23" fmla="*/ 2605 h 509"/>
                              <a:gd name="T24" fmla="+- 0 9920 9610"/>
                              <a:gd name="T25" fmla="*/ T24 w 911"/>
                              <a:gd name="T26" fmla="+- 0 2598 2098"/>
                              <a:gd name="T27" fmla="*/ 2598 h 509"/>
                              <a:gd name="T28" fmla="+- 0 9975 9610"/>
                              <a:gd name="T29" fmla="*/ T28 w 911"/>
                              <a:gd name="T30" fmla="+- 0 2587 2098"/>
                              <a:gd name="T31" fmla="*/ 2587 h 509"/>
                              <a:gd name="T32" fmla="+- 0 10084 9610"/>
                              <a:gd name="T33" fmla="*/ T32 w 911"/>
                              <a:gd name="T34" fmla="+- 0 2559 2098"/>
                              <a:gd name="T35" fmla="*/ 2559 h 509"/>
                              <a:gd name="T36" fmla="+- 0 10145 9610"/>
                              <a:gd name="T37" fmla="*/ T36 w 911"/>
                              <a:gd name="T38" fmla="+- 0 2546 2098"/>
                              <a:gd name="T39" fmla="*/ 2546 h 509"/>
                              <a:gd name="T40" fmla="+- 0 10215 9610"/>
                              <a:gd name="T41" fmla="*/ T40 w 911"/>
                              <a:gd name="T42" fmla="+- 0 2534 2098"/>
                              <a:gd name="T43" fmla="*/ 2534 h 509"/>
                              <a:gd name="T44" fmla="+- 0 10296 9610"/>
                              <a:gd name="T45" fmla="*/ T44 w 911"/>
                              <a:gd name="T46" fmla="+- 0 2526 2098"/>
                              <a:gd name="T47" fmla="*/ 2526 h 509"/>
                              <a:gd name="T48" fmla="+- 0 10394 9610"/>
                              <a:gd name="T49" fmla="*/ T48 w 911"/>
                              <a:gd name="T50" fmla="+- 0 2523 2098"/>
                              <a:gd name="T51" fmla="*/ 2523 h 509"/>
                              <a:gd name="T52" fmla="+- 0 10394 9610"/>
                              <a:gd name="T53" fmla="*/ T52 w 911"/>
                              <a:gd name="T54" fmla="+- 0 2185 2098"/>
                              <a:gd name="T55" fmla="*/ 2185 h 509"/>
                              <a:gd name="T56" fmla="+- 0 10454 9610"/>
                              <a:gd name="T57" fmla="*/ T56 w 911"/>
                              <a:gd name="T58" fmla="+- 0 2141 2098"/>
                              <a:gd name="T59" fmla="*/ 2141 h 509"/>
                              <a:gd name="T60" fmla="+- 0 9675 9610"/>
                              <a:gd name="T61" fmla="*/ T60 w 911"/>
                              <a:gd name="T62" fmla="+- 0 2141 2098"/>
                              <a:gd name="T63" fmla="*/ 2141 h 509"/>
                              <a:gd name="T64" fmla="+- 0 9675 9610"/>
                              <a:gd name="T65" fmla="*/ T64 w 911"/>
                              <a:gd name="T66" fmla="+- 0 2185 2098"/>
                              <a:gd name="T67" fmla="*/ 2185 h 509"/>
                              <a:gd name="T68" fmla="+- 0 10394 9610"/>
                              <a:gd name="T69" fmla="*/ T68 w 911"/>
                              <a:gd name="T70" fmla="+- 0 2185 2098"/>
                              <a:gd name="T71" fmla="*/ 2185 h 509"/>
                              <a:gd name="T72" fmla="+- 0 10394 9610"/>
                              <a:gd name="T73" fmla="*/ T72 w 911"/>
                              <a:gd name="T74" fmla="+- 0 2484 2098"/>
                              <a:gd name="T75" fmla="*/ 2484 h 509"/>
                              <a:gd name="T76" fmla="+- 0 10399 9610"/>
                              <a:gd name="T77" fmla="*/ T76 w 911"/>
                              <a:gd name="T78" fmla="+- 0 2483 2098"/>
                              <a:gd name="T79" fmla="*/ 2483 h 509"/>
                              <a:gd name="T80" fmla="+- 0 10413 9610"/>
                              <a:gd name="T81" fmla="*/ T80 w 911"/>
                              <a:gd name="T82" fmla="+- 0 2483 2098"/>
                              <a:gd name="T83" fmla="*/ 2483 h 509"/>
                              <a:gd name="T84" fmla="+- 0 10432 9610"/>
                              <a:gd name="T85" fmla="*/ T84 w 911"/>
                              <a:gd name="T86" fmla="+- 0 2482 2098"/>
                              <a:gd name="T87" fmla="*/ 2482 h 509"/>
                              <a:gd name="T88" fmla="+- 0 10454 9610"/>
                              <a:gd name="T89" fmla="*/ T88 w 911"/>
                              <a:gd name="T90" fmla="+- 0 2481 2098"/>
                              <a:gd name="T91" fmla="*/ 2481 h 509"/>
                              <a:gd name="T92" fmla="+- 0 10454 9610"/>
                              <a:gd name="T93" fmla="*/ T92 w 911"/>
                              <a:gd name="T94" fmla="+- 0 2141 2098"/>
                              <a:gd name="T95" fmla="*/ 2141 h 509"/>
                              <a:gd name="T96" fmla="+- 0 10521 9610"/>
                              <a:gd name="T97" fmla="*/ T96 w 911"/>
                              <a:gd name="T98" fmla="+- 0 2098 2098"/>
                              <a:gd name="T99" fmla="*/ 2098 h 509"/>
                              <a:gd name="T100" fmla="+- 0 9736 9610"/>
                              <a:gd name="T101" fmla="*/ T100 w 911"/>
                              <a:gd name="T102" fmla="+- 0 2098 2098"/>
                              <a:gd name="T103" fmla="*/ 2098 h 509"/>
                              <a:gd name="T104" fmla="+- 0 9736 9610"/>
                              <a:gd name="T105" fmla="*/ T104 w 911"/>
                              <a:gd name="T106" fmla="+- 0 2141 2098"/>
                              <a:gd name="T107" fmla="*/ 2141 h 509"/>
                              <a:gd name="T108" fmla="+- 0 10454 9610"/>
                              <a:gd name="T109" fmla="*/ T108 w 911"/>
                              <a:gd name="T110" fmla="+- 0 2141 2098"/>
                              <a:gd name="T111" fmla="*/ 2141 h 509"/>
                              <a:gd name="T112" fmla="+- 0 10454 9610"/>
                              <a:gd name="T113" fmla="*/ T112 w 911"/>
                              <a:gd name="T114" fmla="+- 0 2439 2098"/>
                              <a:gd name="T115" fmla="*/ 2439 h 509"/>
                              <a:gd name="T116" fmla="+- 0 10475 9610"/>
                              <a:gd name="T117" fmla="*/ T116 w 911"/>
                              <a:gd name="T118" fmla="+- 0 2438 2098"/>
                              <a:gd name="T119" fmla="*/ 2438 h 509"/>
                              <a:gd name="T120" fmla="+- 0 10496 9610"/>
                              <a:gd name="T121" fmla="*/ T120 w 911"/>
                              <a:gd name="T122" fmla="+- 0 2438 2098"/>
                              <a:gd name="T123" fmla="*/ 2438 h 509"/>
                              <a:gd name="T124" fmla="+- 0 10521 9610"/>
                              <a:gd name="T125" fmla="*/ T124 w 911"/>
                              <a:gd name="T126" fmla="+- 0 2438 2098"/>
                              <a:gd name="T127" fmla="*/ 2438 h 509"/>
                              <a:gd name="T128" fmla="+- 0 10521 9610"/>
                              <a:gd name="T129" fmla="*/ T128 w 911"/>
                              <a:gd name="T130" fmla="+- 0 2098 2098"/>
                              <a:gd name="T131" fmla="*/ 2098 h 5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911" h="509">
                                <a:moveTo>
                                  <a:pt x="784" y="87"/>
                                </a:moveTo>
                                <a:lnTo>
                                  <a:pt x="0" y="87"/>
                                </a:lnTo>
                                <a:lnTo>
                                  <a:pt x="0" y="490"/>
                                </a:lnTo>
                                <a:lnTo>
                                  <a:pt x="98" y="504"/>
                                </a:lnTo>
                                <a:lnTo>
                                  <a:pt x="180" y="508"/>
                                </a:lnTo>
                                <a:lnTo>
                                  <a:pt x="249" y="507"/>
                                </a:lnTo>
                                <a:lnTo>
                                  <a:pt x="310" y="500"/>
                                </a:lnTo>
                                <a:lnTo>
                                  <a:pt x="365" y="489"/>
                                </a:lnTo>
                                <a:lnTo>
                                  <a:pt x="474" y="461"/>
                                </a:lnTo>
                                <a:lnTo>
                                  <a:pt x="535" y="448"/>
                                </a:lnTo>
                                <a:lnTo>
                                  <a:pt x="605" y="436"/>
                                </a:lnTo>
                                <a:lnTo>
                                  <a:pt x="686" y="428"/>
                                </a:lnTo>
                                <a:lnTo>
                                  <a:pt x="784" y="425"/>
                                </a:lnTo>
                                <a:lnTo>
                                  <a:pt x="784" y="87"/>
                                </a:lnTo>
                                <a:close/>
                                <a:moveTo>
                                  <a:pt x="844" y="43"/>
                                </a:moveTo>
                                <a:lnTo>
                                  <a:pt x="65" y="43"/>
                                </a:lnTo>
                                <a:lnTo>
                                  <a:pt x="65" y="87"/>
                                </a:lnTo>
                                <a:lnTo>
                                  <a:pt x="784" y="87"/>
                                </a:lnTo>
                                <a:lnTo>
                                  <a:pt x="784" y="386"/>
                                </a:lnTo>
                                <a:lnTo>
                                  <a:pt x="789" y="385"/>
                                </a:lnTo>
                                <a:lnTo>
                                  <a:pt x="803" y="385"/>
                                </a:lnTo>
                                <a:lnTo>
                                  <a:pt x="822" y="384"/>
                                </a:lnTo>
                                <a:lnTo>
                                  <a:pt x="844" y="383"/>
                                </a:lnTo>
                                <a:lnTo>
                                  <a:pt x="844" y="43"/>
                                </a:lnTo>
                                <a:close/>
                                <a:moveTo>
                                  <a:pt x="911" y="0"/>
                                </a:moveTo>
                                <a:lnTo>
                                  <a:pt x="126" y="0"/>
                                </a:lnTo>
                                <a:lnTo>
                                  <a:pt x="126" y="43"/>
                                </a:lnTo>
                                <a:lnTo>
                                  <a:pt x="844" y="43"/>
                                </a:lnTo>
                                <a:lnTo>
                                  <a:pt x="844" y="341"/>
                                </a:lnTo>
                                <a:lnTo>
                                  <a:pt x="865" y="340"/>
                                </a:lnTo>
                                <a:lnTo>
                                  <a:pt x="886" y="340"/>
                                </a:lnTo>
                                <a:lnTo>
                                  <a:pt x="911" y="340"/>
                                </a:lnTo>
                                <a:lnTo>
                                  <a:pt x="911" y="0"/>
                                </a:lnTo>
                                <a:close/>
                              </a:path>
                            </a:pathLst>
                          </a:custGeom>
                          <a:solidFill>
                            <a:srgbClr val="DBDBD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5" name="AutoShape 1012"/>
                        <wps:cNvSpPr>
                          <a:spLocks/>
                        </wps:cNvSpPr>
                        <wps:spPr bwMode="auto">
                          <a:xfrm>
                            <a:off x="11825" y="7773"/>
                            <a:ext cx="2506" cy="1399"/>
                          </a:xfrm>
                          <a:custGeom>
                            <a:avLst/>
                            <a:gdLst>
                              <a:gd name="T0" fmla="+- 0 9610 11825"/>
                              <a:gd name="T1" fmla="*/ T0 w 2506"/>
                              <a:gd name="T2" fmla="+- 0 2185 7773"/>
                              <a:gd name="T3" fmla="*/ 2185 h 1399"/>
                              <a:gd name="T4" fmla="+- 0 10394 11825"/>
                              <a:gd name="T5" fmla="*/ T4 w 2506"/>
                              <a:gd name="T6" fmla="+- 0 2185 7773"/>
                              <a:gd name="T7" fmla="*/ 2185 h 1399"/>
                              <a:gd name="T8" fmla="+- 0 10394 11825"/>
                              <a:gd name="T9" fmla="*/ T8 w 2506"/>
                              <a:gd name="T10" fmla="+- 0 2523 7773"/>
                              <a:gd name="T11" fmla="*/ 2523 h 1399"/>
                              <a:gd name="T12" fmla="+- 0 10296 11825"/>
                              <a:gd name="T13" fmla="*/ T12 w 2506"/>
                              <a:gd name="T14" fmla="+- 0 2526 7773"/>
                              <a:gd name="T15" fmla="*/ 2526 h 1399"/>
                              <a:gd name="T16" fmla="+- 0 10215 11825"/>
                              <a:gd name="T17" fmla="*/ T16 w 2506"/>
                              <a:gd name="T18" fmla="+- 0 2534 7773"/>
                              <a:gd name="T19" fmla="*/ 2534 h 1399"/>
                              <a:gd name="T20" fmla="+- 0 10145 11825"/>
                              <a:gd name="T21" fmla="*/ T20 w 2506"/>
                              <a:gd name="T22" fmla="+- 0 2546 7773"/>
                              <a:gd name="T23" fmla="*/ 2546 h 1399"/>
                              <a:gd name="T24" fmla="+- 0 10084 11825"/>
                              <a:gd name="T25" fmla="*/ T24 w 2506"/>
                              <a:gd name="T26" fmla="+- 0 2559 7773"/>
                              <a:gd name="T27" fmla="*/ 2559 h 1399"/>
                              <a:gd name="T28" fmla="+- 0 10029 11825"/>
                              <a:gd name="T29" fmla="*/ T28 w 2506"/>
                              <a:gd name="T30" fmla="+- 0 2573 7773"/>
                              <a:gd name="T31" fmla="*/ 2573 h 1399"/>
                              <a:gd name="T32" fmla="+- 0 9975 11825"/>
                              <a:gd name="T33" fmla="*/ T32 w 2506"/>
                              <a:gd name="T34" fmla="+- 0 2587 7773"/>
                              <a:gd name="T35" fmla="*/ 2587 h 1399"/>
                              <a:gd name="T36" fmla="+- 0 9920 11825"/>
                              <a:gd name="T37" fmla="*/ T36 w 2506"/>
                              <a:gd name="T38" fmla="+- 0 2598 7773"/>
                              <a:gd name="T39" fmla="*/ 2598 h 1399"/>
                              <a:gd name="T40" fmla="+- 0 9859 11825"/>
                              <a:gd name="T41" fmla="*/ T40 w 2506"/>
                              <a:gd name="T42" fmla="+- 0 2605 7773"/>
                              <a:gd name="T43" fmla="*/ 2605 h 1399"/>
                              <a:gd name="T44" fmla="+- 0 9790 11825"/>
                              <a:gd name="T45" fmla="*/ T44 w 2506"/>
                              <a:gd name="T46" fmla="+- 0 2606 7773"/>
                              <a:gd name="T47" fmla="*/ 2606 h 1399"/>
                              <a:gd name="T48" fmla="+- 0 9708 11825"/>
                              <a:gd name="T49" fmla="*/ T48 w 2506"/>
                              <a:gd name="T50" fmla="+- 0 2602 7773"/>
                              <a:gd name="T51" fmla="*/ 2602 h 1399"/>
                              <a:gd name="T52" fmla="+- 0 9610 11825"/>
                              <a:gd name="T53" fmla="*/ T52 w 2506"/>
                              <a:gd name="T54" fmla="+- 0 2588 7773"/>
                              <a:gd name="T55" fmla="*/ 2588 h 1399"/>
                              <a:gd name="T56" fmla="+- 0 9610 11825"/>
                              <a:gd name="T57" fmla="*/ T56 w 2506"/>
                              <a:gd name="T58" fmla="+- 0 2185 7773"/>
                              <a:gd name="T59" fmla="*/ 2185 h 1399"/>
                              <a:gd name="T60" fmla="+- 0 9675 11825"/>
                              <a:gd name="T61" fmla="*/ T60 w 2506"/>
                              <a:gd name="T62" fmla="+- 0 2185 7773"/>
                              <a:gd name="T63" fmla="*/ 2185 h 1399"/>
                              <a:gd name="T64" fmla="+- 0 9675 11825"/>
                              <a:gd name="T65" fmla="*/ T64 w 2506"/>
                              <a:gd name="T66" fmla="+- 0 2141 7773"/>
                              <a:gd name="T67" fmla="*/ 2141 h 1399"/>
                              <a:gd name="T68" fmla="+- 0 10454 11825"/>
                              <a:gd name="T69" fmla="*/ T68 w 2506"/>
                              <a:gd name="T70" fmla="+- 0 2141 7773"/>
                              <a:gd name="T71" fmla="*/ 2141 h 1399"/>
                              <a:gd name="T72" fmla="+- 0 10454 11825"/>
                              <a:gd name="T73" fmla="*/ T72 w 2506"/>
                              <a:gd name="T74" fmla="+- 0 2481 7773"/>
                              <a:gd name="T75" fmla="*/ 2481 h 1399"/>
                              <a:gd name="T76" fmla="+- 0 10432 11825"/>
                              <a:gd name="T77" fmla="*/ T76 w 2506"/>
                              <a:gd name="T78" fmla="+- 0 2482 7773"/>
                              <a:gd name="T79" fmla="*/ 2482 h 1399"/>
                              <a:gd name="T80" fmla="+- 0 10413 11825"/>
                              <a:gd name="T81" fmla="*/ T80 w 2506"/>
                              <a:gd name="T82" fmla="+- 0 2483 7773"/>
                              <a:gd name="T83" fmla="*/ 2483 h 1399"/>
                              <a:gd name="T84" fmla="+- 0 10399 11825"/>
                              <a:gd name="T85" fmla="*/ T84 w 2506"/>
                              <a:gd name="T86" fmla="+- 0 2483 7773"/>
                              <a:gd name="T87" fmla="*/ 2483 h 1399"/>
                              <a:gd name="T88" fmla="+- 0 10394 11825"/>
                              <a:gd name="T89" fmla="*/ T88 w 2506"/>
                              <a:gd name="T90" fmla="+- 0 2484 7773"/>
                              <a:gd name="T91" fmla="*/ 2484 h 1399"/>
                              <a:gd name="T92" fmla="+- 0 9736 11825"/>
                              <a:gd name="T93" fmla="*/ T92 w 2506"/>
                              <a:gd name="T94" fmla="+- 0 2141 7773"/>
                              <a:gd name="T95" fmla="*/ 2141 h 1399"/>
                              <a:gd name="T96" fmla="+- 0 9736 11825"/>
                              <a:gd name="T97" fmla="*/ T96 w 2506"/>
                              <a:gd name="T98" fmla="+- 0 2098 7773"/>
                              <a:gd name="T99" fmla="*/ 2098 h 1399"/>
                              <a:gd name="T100" fmla="+- 0 10521 11825"/>
                              <a:gd name="T101" fmla="*/ T100 w 2506"/>
                              <a:gd name="T102" fmla="+- 0 2098 7773"/>
                              <a:gd name="T103" fmla="*/ 2098 h 1399"/>
                              <a:gd name="T104" fmla="+- 0 10521 11825"/>
                              <a:gd name="T105" fmla="*/ T104 w 2506"/>
                              <a:gd name="T106" fmla="+- 0 2438 7773"/>
                              <a:gd name="T107" fmla="*/ 2438 h 1399"/>
                              <a:gd name="T108" fmla="+- 0 10496 11825"/>
                              <a:gd name="T109" fmla="*/ T108 w 2506"/>
                              <a:gd name="T110" fmla="+- 0 2438 7773"/>
                              <a:gd name="T111" fmla="*/ 2438 h 1399"/>
                              <a:gd name="T112" fmla="+- 0 10475 11825"/>
                              <a:gd name="T113" fmla="*/ T112 w 2506"/>
                              <a:gd name="T114" fmla="+- 0 2438 7773"/>
                              <a:gd name="T115" fmla="*/ 2438 h 1399"/>
                              <a:gd name="T116" fmla="+- 0 10459 11825"/>
                              <a:gd name="T117" fmla="*/ T116 w 2506"/>
                              <a:gd name="T118" fmla="+- 0 2439 7773"/>
                              <a:gd name="T119" fmla="*/ 2439 h 1399"/>
                              <a:gd name="T120" fmla="+- 0 10454 11825"/>
                              <a:gd name="T121" fmla="*/ T120 w 2506"/>
                              <a:gd name="T122" fmla="+- 0 2439 7773"/>
                              <a:gd name="T123" fmla="*/ 2439 h 13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2506" h="1399">
                                <a:moveTo>
                                  <a:pt x="-2215" y="-5588"/>
                                </a:moveTo>
                                <a:lnTo>
                                  <a:pt x="-1431" y="-5588"/>
                                </a:lnTo>
                                <a:lnTo>
                                  <a:pt x="-1431" y="-5250"/>
                                </a:lnTo>
                                <a:lnTo>
                                  <a:pt x="-1529" y="-5247"/>
                                </a:lnTo>
                                <a:lnTo>
                                  <a:pt x="-1610" y="-5239"/>
                                </a:lnTo>
                                <a:lnTo>
                                  <a:pt x="-1680" y="-5227"/>
                                </a:lnTo>
                                <a:lnTo>
                                  <a:pt x="-1741" y="-5214"/>
                                </a:lnTo>
                                <a:lnTo>
                                  <a:pt x="-1796" y="-5200"/>
                                </a:lnTo>
                                <a:lnTo>
                                  <a:pt x="-1850" y="-5186"/>
                                </a:lnTo>
                                <a:lnTo>
                                  <a:pt x="-1905" y="-5175"/>
                                </a:lnTo>
                                <a:lnTo>
                                  <a:pt x="-1966" y="-5168"/>
                                </a:lnTo>
                                <a:lnTo>
                                  <a:pt x="-2035" y="-5167"/>
                                </a:lnTo>
                                <a:lnTo>
                                  <a:pt x="-2117" y="-5171"/>
                                </a:lnTo>
                                <a:lnTo>
                                  <a:pt x="-2215" y="-5185"/>
                                </a:lnTo>
                                <a:lnTo>
                                  <a:pt x="-2215" y="-5588"/>
                                </a:lnTo>
                                <a:close/>
                                <a:moveTo>
                                  <a:pt x="-2150" y="-5588"/>
                                </a:moveTo>
                                <a:lnTo>
                                  <a:pt x="-2150" y="-5632"/>
                                </a:lnTo>
                                <a:lnTo>
                                  <a:pt x="-1371" y="-5632"/>
                                </a:lnTo>
                                <a:lnTo>
                                  <a:pt x="-1371" y="-5292"/>
                                </a:lnTo>
                                <a:lnTo>
                                  <a:pt x="-1393" y="-5291"/>
                                </a:lnTo>
                                <a:lnTo>
                                  <a:pt x="-1412" y="-5290"/>
                                </a:lnTo>
                                <a:lnTo>
                                  <a:pt x="-1426" y="-5290"/>
                                </a:lnTo>
                                <a:lnTo>
                                  <a:pt x="-1431" y="-5289"/>
                                </a:lnTo>
                                <a:moveTo>
                                  <a:pt x="-2089" y="-5632"/>
                                </a:moveTo>
                                <a:lnTo>
                                  <a:pt x="-2089" y="-5675"/>
                                </a:lnTo>
                                <a:lnTo>
                                  <a:pt x="-1304" y="-5675"/>
                                </a:lnTo>
                                <a:lnTo>
                                  <a:pt x="-1304" y="-5335"/>
                                </a:lnTo>
                                <a:lnTo>
                                  <a:pt x="-1329" y="-5335"/>
                                </a:lnTo>
                                <a:lnTo>
                                  <a:pt x="-1350" y="-5335"/>
                                </a:lnTo>
                                <a:lnTo>
                                  <a:pt x="-1366" y="-5334"/>
                                </a:lnTo>
                                <a:lnTo>
                                  <a:pt x="-1371" y="-5334"/>
                                </a:lnTo>
                              </a:path>
                            </a:pathLst>
                          </a:custGeom>
                          <a:noFill/>
                          <a:ln w="4432">
                            <a:solidFill>
                              <a:srgbClr val="41709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6" name="Text Box 1011"/>
                        <wps:cNvSpPr txBox="1">
                          <a:spLocks noChangeArrowheads="1"/>
                        </wps:cNvSpPr>
                        <wps:spPr bwMode="auto">
                          <a:xfrm>
                            <a:off x="9247" y="1232"/>
                            <a:ext cx="331" cy="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20C2A" w14:textId="77777777" w:rsidR="00A541FA" w:rsidRDefault="00A541FA">
                              <w:pPr>
                                <w:spacing w:line="175" w:lineRule="exact"/>
                                <w:ind w:right="-12"/>
                                <w:rPr>
                                  <w:rFonts w:ascii="Calibri"/>
                                  <w:sz w:val="17"/>
                                </w:rPr>
                              </w:pPr>
                              <w:r>
                                <w:rPr>
                                  <w:rFonts w:ascii="Calibri"/>
                                  <w:sz w:val="17"/>
                                </w:rPr>
                                <w:t>M2C</w:t>
                              </w:r>
                            </w:p>
                          </w:txbxContent>
                        </wps:txbx>
                        <wps:bodyPr rot="0" vert="horz" wrap="square" lIns="0" tIns="0" rIns="0" bIns="0" anchor="t" anchorCtr="0" upright="1">
                          <a:noAutofit/>
                        </wps:bodyPr>
                      </wps:wsp>
                      <wps:wsp>
                        <wps:cNvPr id="1017" name="Text Box 1010"/>
                        <wps:cNvSpPr txBox="1">
                          <a:spLocks noChangeArrowheads="1"/>
                        </wps:cNvSpPr>
                        <wps:spPr bwMode="auto">
                          <a:xfrm>
                            <a:off x="10178" y="1765"/>
                            <a:ext cx="497" cy="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3496F" w14:textId="77777777" w:rsidR="00A541FA" w:rsidRDefault="00A541FA">
                              <w:pPr>
                                <w:spacing w:line="174" w:lineRule="exact"/>
                                <w:ind w:right="-6"/>
                                <w:rPr>
                                  <w:rFonts w:ascii="Calibri"/>
                                  <w:sz w:val="17"/>
                                </w:rPr>
                              </w:pPr>
                              <w:r>
                                <w:rPr>
                                  <w:rFonts w:ascii="Calibri"/>
                                  <w:sz w:val="17"/>
                                </w:rPr>
                                <w:t>modify</w:t>
                              </w:r>
                            </w:p>
                          </w:txbxContent>
                        </wps:txbx>
                        <wps:bodyPr rot="0" vert="horz" wrap="square" lIns="0" tIns="0" rIns="0" bIns="0" anchor="t" anchorCtr="0" upright="1">
                          <a:noAutofit/>
                        </wps:bodyPr>
                      </wps:wsp>
                      <wps:wsp>
                        <wps:cNvPr id="1018" name="Text Box 1009"/>
                        <wps:cNvSpPr txBox="1">
                          <a:spLocks noChangeArrowheads="1"/>
                        </wps:cNvSpPr>
                        <wps:spPr bwMode="auto">
                          <a:xfrm>
                            <a:off x="9685" y="1203"/>
                            <a:ext cx="813" cy="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983DB2" w14:textId="77777777" w:rsidR="00A541FA" w:rsidRDefault="00A541FA">
                              <w:pPr>
                                <w:spacing w:before="3"/>
                                <w:rPr>
                                  <w:sz w:val="14"/>
                                </w:rPr>
                              </w:pPr>
                            </w:p>
                            <w:p w14:paraId="2A83BA25" w14:textId="77777777" w:rsidR="00A541FA" w:rsidRDefault="00A541FA">
                              <w:pPr>
                                <w:spacing w:line="198" w:lineRule="exact"/>
                                <w:ind w:left="145"/>
                                <w:rPr>
                                  <w:rFonts w:ascii="Calibri"/>
                                  <w:sz w:val="17"/>
                                </w:rPr>
                              </w:pPr>
                              <w:r>
                                <w:rPr>
                                  <w:rFonts w:ascii="Calibri"/>
                                  <w:w w:val="105"/>
                                  <w:sz w:val="17"/>
                                </w:rPr>
                                <w:t>Code</w:t>
                              </w:r>
                            </w:p>
                          </w:txbxContent>
                        </wps:txbx>
                        <wps:bodyPr rot="0" vert="horz" wrap="square" lIns="0" tIns="0" rIns="0" bIns="0" anchor="t" anchorCtr="0" upright="1">
                          <a:noAutofit/>
                        </wps:bodyPr>
                      </wps:wsp>
                      <wps:wsp>
                        <wps:cNvPr id="1019" name="Text Box 1008"/>
                        <wps:cNvSpPr txBox="1">
                          <a:spLocks noChangeArrowheads="1"/>
                        </wps:cNvSpPr>
                        <wps:spPr bwMode="auto">
                          <a:xfrm>
                            <a:off x="9675" y="2120"/>
                            <a:ext cx="813" cy="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1952A3" w14:textId="77777777" w:rsidR="00A541FA" w:rsidRDefault="00A541FA">
                              <w:pPr>
                                <w:spacing w:before="3"/>
                                <w:rPr>
                                  <w:sz w:val="14"/>
                                </w:rPr>
                              </w:pPr>
                            </w:p>
                            <w:p w14:paraId="1383EDEA" w14:textId="77777777" w:rsidR="00A541FA" w:rsidRDefault="00A541FA">
                              <w:pPr>
                                <w:spacing w:line="198" w:lineRule="exact"/>
                                <w:ind w:left="101"/>
                                <w:rPr>
                                  <w:rFonts w:ascii="Calibri"/>
                                  <w:sz w:val="17"/>
                                </w:rPr>
                              </w:pPr>
                              <w:r>
                                <w:rPr>
                                  <w:rFonts w:ascii="Calibri"/>
                                  <w:w w:val="105"/>
                                  <w:sz w:val="17"/>
                                </w:rPr>
                                <w:t>Code*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0F589C" id="Group 1007" o:spid="_x0000_s1026" style="position:absolute;left:0;text-align:left;margin-left:459.95pt;margin-top:36.25pt;width:98.1pt;height:94.3pt;z-index:1192;mso-position-horizontal-relative:page" coordorigin="9199,725" coordsize="1962,188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">
                <v:shape id="Picture 1020" o:spid="_x0000_s1027" type="#_x0000_t75" style="position:absolute;left:10581;top:725;width:579;height:3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NqN/EAAAA3QAAAA8AAABkcnMvZG93bnJldi54bWxET0trAjEQvhf6H8IUvBRNaqHKahQpiO2l&#10;UJ/XcTPdbN1Mlk3Utb++EQRv8/E9ZzxtXSVO1ITSs4aXngJBnHtTcqFhvZp3hyBCRDZYeSYNFwow&#10;nTw+jDEz/szfdFrGQqQQDhlqsDHWmZQht+Qw9HxNnLgf3ziMCTaFNA2eU7irZF+pN+mw5NRgsaZ3&#10;S/lheXQaaBs3v1+L42Xwun/+NGq3am31p3XnqZ2NQERq4118c3+YNF+pAVy/SSfIyT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NqN/EAAAA3QAAAA8AAAAAAAAAAAAAAAAA&#10;nwIAAGRycy9kb3ducmV2LnhtbFBLBQYAAAAABAAEAPcAAACQAwAAAAA=&#10;">
                  <v:imagedata r:id="rId14" o:title=""/>
                </v:shape>
                <v:shape id="Picture 1019" o:spid="_x0000_s1028" type="#_x0000_t75" style="position:absolute;left:10578;top:1112;width:123;height:1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M05TvFAAAA3QAAAA8AAABkcnMvZG93bnJldi54bWxEj0FLA0EMhe9C/8MQwYvYmRYUWTstpbog&#10;CoLVi7ewE3cXd5JlZtpu/705CN4S3st7X1abKQ7mSCn3wh4WcweGuJHQc+vh86O+uQeTC3LAQZg8&#10;nCnDZj27WGEV5MTvdNyX1mgI5wo9dKWMlbW56ShinstIrNq3pIhF19TakPCk4XGwS+fubMSetaHD&#10;kXYdNT/7Q/QwFHlx269we36VOslj/RafFtfeX11O2wcwhabyb/67fg6K75zi6jc6gl3/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jNOU7xQAAAN0AAAAPAAAAAAAAAAAAAAAA&#10;AJ8CAABkcnMvZG93bnJldi54bWxQSwUGAAAAAAQABAD3AAAAkQMAAAAA&#10;">
                  <v:imagedata r:id="rId15" o:title=""/>
                </v:shape>
                <v:shape id="Freeform 1018" o:spid="_x0000_s1029" style="position:absolute;left:9203;top:1383;width:408;height:151;visibility:visible;mso-wrap-style:square;v-text-anchor:top" coordsize="408,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031MIA&#10;AADdAAAADwAAAGRycy9kb3ducmV2LnhtbERPTYvCMBC9L/gfwgje1kSRxVajiOAieLJbEG9DM7bF&#10;ZlKarFZ//UYQ9jaP9znLdW8bcaPO1441TMYKBHHhTM2lhvxn9zkH4QOywcYxaXiQh/Vq8LHE1Lg7&#10;H+mWhVLEEPYpaqhCaFMpfVGRRT92LXHkLq6zGCLsSmk6vMdw28ipUl/SYs2xocKWthUV1+zXatjP&#10;8uP3/HJKno+pzc69vx6yJNd6NOw3CxCB+vAvfrv3Js5XKoHXN/EEuf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jTfUwgAAAN0AAAAPAAAAAAAAAAAAAAAAAJgCAABkcnMvZG93&#10;bnJldi54bWxQSwUGAAAAAAQABAD1AAAAhwMAAAAA&#10;" path="m332,r,37l,37r,75l332,112r,38l407,75,332,xe" fillcolor="#ffc000" stroked="f">
                  <v:path arrowok="t" o:connecttype="custom" o:connectlocs="332,1383;332,1420;0,1420;0,1495;332,1495;332,1533;407,1458;332,1383" o:connectangles="0,0,0,0,0,0,0,0"/>
                </v:shape>
                <v:shape id="Freeform 1017" o:spid="_x0000_s1030" style="position:absolute;left:9203;top:1383;width:408;height:151;visibility:visible;mso-wrap-style:square;v-text-anchor:top" coordsize="408,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oBqsYA&#10;AADdAAAADwAAAGRycy9kb3ducmV2LnhtbESPQWvCQBCF7wX/wzJCb3VjA7ZGN0GE0tJL0Yp4HLJj&#10;Es3OhuyqaX9951DwNo9535s3y2JwrbpSHxrPBqaTBBRx6W3DlYHd99vTK6gQkS22nsnADwUo8tHD&#10;EjPrb7yh6zZWSkI4ZGigjrHLtA5lTQ7DxHfEsjv63mEU2Vfa9niTcNfq5ySZaYcNy4UaO1rXVJ63&#10;Fyc1PJ0ubfryO5uHQ7dPv94/NzE15nE8rBagIg3xbv6nP6xwyVT6yzcyg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SoBqsYAAADdAAAADwAAAAAAAAAAAAAAAACYAgAAZHJz&#10;L2Rvd25yZXYueG1sUEsFBgAAAAAEAAQA9QAAAIsDAAAAAA==&#10;" path="m,37r332,l332,r75,75l332,150r,-38l,112,,37xe" filled="f" strokecolor="#41709c" strokeweight=".1231mm">
                  <v:path arrowok="t" o:connecttype="custom" o:connectlocs="0,1420;332,1420;332,1383;407,1458;332,1533;332,1495;0,1495;0,1420" o:connectangles="0,0,0,0,0,0,0,0"/>
                </v:shape>
                <v:shape id="AutoShape 1016" o:spid="_x0000_s1031" style="position:absolute;left:10046;top:1652;width:60;height:436;visibility:visible;mso-wrap-style:square;v-text-anchor:top" coordsize="60,4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WqIMQA&#10;AADdAAAADwAAAGRycy9kb3ducmV2LnhtbERPTWsCMRC9F/wPYYReSs1uD1q2RimKpXgQ1/bS23Qz&#10;bpZuJksS1/XfG0HobR7vc+bLwbaiJx8axwrySQaCuHK64VrB99fm+RVEiMgaW8ek4EIBlovRwxwL&#10;7c5cUn+ItUghHApUYGLsCilDZchimLiOOHFH5y3GBH0ttcdzCretfMmyqbTYcGow2NHKUPV3OFkF&#10;+/Wq35brXTn91T/HDy+9GZ5mSj2Oh/c3EJGG+C++uz91mp/lOdy+SSfIx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4FqiDEAAAA3QAAAA8AAAAAAAAAAAAAAAAAmAIAAGRycy9k&#10;b3ducmV2LnhtbFBLBQYAAAAABAAEAPUAAACJAwAAAAA=&#10;" path="m5,380r-2,1l1,382,,384r30,51l34,428r-8,l26,414,8,382,7,380r-2,xm26,414r,14l34,428r,-2l27,426r3,-6l26,414xm56,380r-3,l52,382,34,414r,14l60,384r-1,-2l57,381r-1,-1xm30,420r-3,6l33,426r-3,-6xm34,414r-4,6l33,426r1,l34,414xm34,l26,r,414l30,420r4,-6l34,xe" fillcolor="#ec7c30" stroked="f">
                  <v:path arrowok="t" o:connecttype="custom" o:connectlocs="5,2032;3,2033;1,2034;0,2036;30,2087;34,2080;26,2080;26,2066;8,2034;7,2032;5,2032;26,2066;26,2080;34,2080;34,2078;27,2078;30,2072;26,2066;56,2032;53,2032;52,2034;34,2066;34,2080;34,2080;60,2036;59,2034;57,2033;56,2032;30,2072;27,2078;33,2078;30,2072;34,2066;30,2072;33,2078;34,2078;34,2066;34,1652;26,1652;26,2066;30,2072;34,2066;34,1652" o:connectangles="0,0,0,0,0,0,0,0,0,0,0,0,0,0,0,0,0,0,0,0,0,0,0,0,0,0,0,0,0,0,0,0,0,0,0,0,0,0,0,0,0,0,0"/>
                </v:shape>
                <v:shape id="AutoShape 1015" o:spid="_x0000_s1032" style="position:absolute;left:9621;top:1181;width:911;height:509;visibility:visible;mso-wrap-style:square;v-text-anchor:top" coordsize="911,5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9Ve8UA&#10;AADdAAAADwAAAGRycy9kb3ducmV2LnhtbESPT4vCMBDF78J+hzDCXmRN9VCk2yiLILon8c9hj0Mz&#10;bYrNpNtErX56IwjeZnhv3u9NvuhtIy7U+dqxgsk4AUFcOF1zpeB4WH3NQPiArLFxTApu5GEx/xjk&#10;mGl35R1d9qESMYR9hgpMCG0mpS8MWfRj1xJHrXSdxRDXrpK6w2sMt42cJkkqLdYcCQZbWhoqTvuz&#10;jZDbKP0rSr1OD7989+a+/T9tS6U+h/3PN4hAfXibX9cbHesnkyk8v4k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n1V7xQAAAN0AAAAPAAAAAAAAAAAAAAAAAJgCAABkcnMv&#10;ZG93bnJldi54bWxQSwUGAAAAAAQABAD1AAAAigMAAAAA&#10;" path="m784,87l,87,,491r97,13l179,509r70,-2l310,500r55,-11l474,461r61,-13l604,436r82,-8l784,425r,-338xm843,43l64,43r,44l784,87r,299l789,386r13,-1l821,384r22,l843,43xm910,l125,r,43l843,43r,299l864,341r22,-1l910,340,910,xe" fillcolor="#dbdbdb" stroked="f">
                  <v:path arrowok="t" o:connecttype="custom" o:connectlocs="784,1268;0,1268;0,1672;97,1685;179,1690;249,1688;310,1681;365,1670;474,1642;535,1629;604,1617;686,1609;784,1606;784,1268;843,1224;64,1224;64,1268;784,1268;784,1567;789,1567;802,1566;821,1565;843,1565;843,1224;910,1181;125,1181;125,1224;843,1224;843,1523;864,1522;886,1521;910,1521;910,1181" o:connectangles="0,0,0,0,0,0,0,0,0,0,0,0,0,0,0,0,0,0,0,0,0,0,0,0,0,0,0,0,0,0,0,0,0"/>
                </v:shape>
                <v:shape id="AutoShape 1014" o:spid="_x0000_s1033" style="position:absolute;left:11854;top:5251;width:2506;height:1399;visibility:visible;mso-wrap-style:square;v-text-anchor:top" coordsize="2506,13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NI8IA&#10;AADdAAAADwAAAGRycy9kb3ducmV2LnhtbERPTWsCMRC9F/ofwhS81cSKIqtRSosgwiLV1vOwGTeL&#10;m8myibr6641Q8DaP9zmzRedqcaY2VJ41DPoKBHHhTcWlht/d8n0CIkRkg7Vn0nClAIv568sMM+Mv&#10;/EPnbSxFCuGQoQYbY5NJGQpLDkPfN8SJO/jWYUywLaVp8ZLCXS0/lBpLhxWnBosNfVkqjtuT01CM&#10;l+vRTdlQrc3+7xC+8/y4ybXuvXWfUxCRuvgU/7tXJs1XgyE8vkkn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no0jwgAAAN0AAAAPAAAAAAAAAAAAAAAAAJgCAABkcnMvZG93&#10;bnJldi54bWxQSwUGAAAAAAQABAD1AAAAhwMAAAAA&#10;" path="m-2233,-3983r784,l-1449,-3645r-98,3l-1629,-3634r-69,12l-1759,-3609r-55,15l-1868,-3581r-55,11l-1984,-3563r-70,2l-2136,-3566r-97,-13l-2233,-3983xm-2169,-3983r,-44l-1390,-4027r,341l-1412,-3686r-19,1l-1444,-3684r-5,m-2108,-4027r,-43l-1323,-4070r,340l-1347,-3730r-22,1l-1384,-3729r-6,1e" filled="f" strokecolor="#41709c" strokeweight=".1231mm">
                  <v:path arrowok="t" o:connecttype="custom" o:connectlocs="-2233,1268;-1449,1268;-1449,1606;-1547,1609;-1629,1617;-1698,1629;-1759,1642;-1814,1657;-1868,1670;-1923,1681;-1984,1688;-2054,1690;-2136,1685;-2233,1672;-2233,1268;-2169,1268;-2169,1224;-1390,1224;-1390,1565;-1412,1565;-1431,1566;-1444,1567;-1449,1567;-2108,1224;-2108,1181;-1323,1181;-1323,1521;-1347,1521;-1369,1522;-1384,1522;-1390,1523" o:connectangles="0,0,0,0,0,0,0,0,0,0,0,0,0,0,0,0,0,0,0,0,0,0,0,0,0,0,0,0,0,0,0"/>
                </v:shape>
                <v:shape id="AutoShape 1013" o:spid="_x0000_s1034" style="position:absolute;left:9610;top:2098;width:911;height:509;visibility:visible;mso-wrap-style:square;v-text-anchor:top" coordsize="911,5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polMcA&#10;AADdAAAADwAAAGRycy9kb3ducmV2LnhtbESPQWvDMAyF74P+B6PBLqNxOkYoad0yBmPbKbTpoUcR&#10;K3FoLKex16b59XNhsJvEe3rf03o72k5caPCtYwWLJAVBXDndcqPgUH7MlyB8QNbYOSYFN/Kw3cwe&#10;1phrd+UdXfahETGEfY4KTAh9LqWvDFn0ieuJo1a7wWKI69BIPeA1httOvqRpJi22HAkGe3o3VJ32&#10;PzZCbs/Zsar1Z1Z+8+TNVJxPRa3U0+P4tgIRaAz/5r/rLx3rp4tXuH8TR5C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g6aJTHAAAA3QAAAA8AAAAAAAAAAAAAAAAAmAIAAGRy&#10;cy9kb3ducmV2LnhtbFBLBQYAAAAABAAEAPUAAACMAwAAAAA=&#10;" path="m784,87l,87,,490r98,14l180,508r69,-1l310,500r55,-11l474,461r61,-13l605,436r81,-8l784,425r,-338xm844,43l65,43r,44l784,87r,299l789,385r14,l822,384r22,-1l844,43xm911,l126,r,43l844,43r,298l865,340r21,l911,340,911,xe" fillcolor="#dbdbdb" stroked="f">
                  <v:path arrowok="t" o:connecttype="custom" o:connectlocs="784,2185;0,2185;0,2588;98,2602;180,2606;249,2605;310,2598;365,2587;474,2559;535,2546;605,2534;686,2526;784,2523;784,2185;844,2141;65,2141;65,2185;784,2185;784,2484;789,2483;803,2483;822,2482;844,2481;844,2141;911,2098;126,2098;126,2141;844,2141;844,2439;865,2438;886,2438;911,2438;911,2098" o:connectangles="0,0,0,0,0,0,0,0,0,0,0,0,0,0,0,0,0,0,0,0,0,0,0,0,0,0,0,0,0,0,0,0,0"/>
                </v:shape>
                <v:shape id="AutoShape 1012" o:spid="_x0000_s1035" style="position:absolute;left:11825;top:7773;width:2506;height:1399;visibility:visible;mso-wrap-style:square;v-text-anchor:top" coordsize="2506,13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uwzMIA&#10;AADdAAAADwAAAGRycy9kb3ducmV2LnhtbERP22oCMRB9F/yHMIJvmlhQZGsUsQhFWKRe+jxsxs3i&#10;ZrJsUl379Y1Q8G0O5zqLVedqcaM2VJ41TMYKBHHhTcWlhtNxO5qDCBHZYO2ZNDwowGrZ7y0wM/7O&#10;X3Q7xFKkEA4ZarAxNpmUobDkMIx9Q5y4i28dxgTbUpoW7ync1fJNqZl0WHFqsNjQxlJxPfw4DcVs&#10;u5v+Khuqnfk+X8JHnl/3udbDQbd+BxGpiy/xv/vTpPlqMoXnN+kEu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O7DMwgAAAN0AAAAPAAAAAAAAAAAAAAAAAJgCAABkcnMvZG93&#10;bnJldi54bWxQSwUGAAAAAAQABAD1AAAAhwMAAAAA&#10;" path="m-2215,-5588r784,l-1431,-5250r-98,3l-1610,-5239r-70,12l-1741,-5214r-55,14l-1850,-5186r-55,11l-1966,-5168r-69,1l-2117,-5171r-98,-14l-2215,-5588xm-2150,-5588r,-44l-1371,-5632r,340l-1393,-5291r-19,1l-1426,-5290r-5,1m-2089,-5632r,-43l-1304,-5675r,340l-1329,-5335r-21,l-1366,-5334r-5,e" filled="f" strokecolor="#41709c" strokeweight=".1231mm">
                  <v:path arrowok="t" o:connecttype="custom" o:connectlocs="-2215,2185;-1431,2185;-1431,2523;-1529,2526;-1610,2534;-1680,2546;-1741,2559;-1796,2573;-1850,2587;-1905,2598;-1966,2605;-2035,2606;-2117,2602;-2215,2588;-2215,2185;-2150,2185;-2150,2141;-1371,2141;-1371,2481;-1393,2482;-1412,2483;-1426,2483;-1431,2484;-2089,2141;-2089,2098;-1304,2098;-1304,2438;-1329,2438;-1350,2438;-1366,2439;-1371,2439" o:connectangles="0,0,0,0,0,0,0,0,0,0,0,0,0,0,0,0,0,0,0,0,0,0,0,0,0,0,0,0,0,0,0"/>
                </v:shape>
                <v:shapetype id="_x0000_t202" coordsize="21600,21600" o:spt="202" path="m,l,21600r21600,l21600,xe">
                  <v:stroke joinstyle="miter"/>
                  <v:path gradientshapeok="t" o:connecttype="rect"/>
                </v:shapetype>
                <v:shape id="Text Box 1011" o:spid="_x0000_s1036" type="#_x0000_t202" style="position:absolute;left:9247;top:1232;width:331;height: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TKisQA&#10;AADdAAAADwAAAGRycy9kb3ducmV2LnhtbERPTWvCQBC9C/6HZQq9mV17CDV1FSkWCkJpjAeP0+yY&#10;LGZn0+yq6b/vFgre5vE+Z7keXSeuNATrWcM8UyCIa28sNxoO1dvsGUSIyAY7z6ThhwKsV9PJEgvj&#10;b1zSdR8bkUI4FKihjbEvpAx1Sw5D5nvixJ384DAmODTSDHhL4a6TT0rl0qHl1NBiT68t1ef9xWnY&#10;HLnc2u+Pr8/yVNqqWije5WetHx/GzQuISGO8i//d7ybNV/Mc/r5JJ8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kyorEAAAA3QAAAA8AAAAAAAAAAAAAAAAAmAIAAGRycy9k&#10;b3ducmV2LnhtbFBLBQYAAAAABAAEAPUAAACJAwAAAAA=&#10;" filled="f" stroked="f">
                  <v:textbox inset="0,0,0,0">
                    <w:txbxContent>
                      <w:p w14:paraId="2AC20C2A" w14:textId="77777777" w:rsidR="00A541FA" w:rsidRDefault="00A541FA">
                        <w:pPr>
                          <w:spacing w:line="175" w:lineRule="exact"/>
                          <w:ind w:right="-12"/>
                          <w:rPr>
                            <w:rFonts w:ascii="Calibri"/>
                            <w:sz w:val="17"/>
                          </w:rPr>
                        </w:pPr>
                        <w:r>
                          <w:rPr>
                            <w:rFonts w:ascii="Calibri"/>
                            <w:sz w:val="17"/>
                          </w:rPr>
                          <w:t>M2C</w:t>
                        </w:r>
                      </w:p>
                    </w:txbxContent>
                  </v:textbox>
                </v:shape>
                <v:shape id="Text Box 1010" o:spid="_x0000_s1037" type="#_x0000_t202" style="position:absolute;left:10178;top:1765;width:497;height: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hvEcMA&#10;AADdAAAADwAAAGRycy9kb3ducmV2LnhtbERPTWsCMRC9C/0PYYTeNLEH265GkdKCUBDX7cHjuBl3&#10;g5vJdhN1/feNUPA2j/c582XvGnGhLljPGiZjBYK49MZypeGn+Bq9gQgR2WDjmTTcKMBy8TSYY2b8&#10;lXO67GIlUgiHDDXUMbaZlKGsyWEY+5Y4cUffOYwJdpU0HV5TuGvki1JT6dByaqixpY+aytPu7DSs&#10;9px/2t/NYZsfc1sU74q/pyetn4f9agYiUh8f4n/32qT5avIK92/SCX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hvEcMAAADdAAAADwAAAAAAAAAAAAAAAACYAgAAZHJzL2Rv&#10;d25yZXYueG1sUEsFBgAAAAAEAAQA9QAAAIgDAAAAAA==&#10;" filled="f" stroked="f">
                  <v:textbox inset="0,0,0,0">
                    <w:txbxContent>
                      <w:p w14:paraId="0F53496F" w14:textId="77777777" w:rsidR="00A541FA" w:rsidRDefault="00A541FA">
                        <w:pPr>
                          <w:spacing w:line="174" w:lineRule="exact"/>
                          <w:ind w:right="-6"/>
                          <w:rPr>
                            <w:rFonts w:ascii="Calibri"/>
                            <w:sz w:val="17"/>
                          </w:rPr>
                        </w:pPr>
                        <w:r>
                          <w:rPr>
                            <w:rFonts w:ascii="Calibri"/>
                            <w:sz w:val="17"/>
                          </w:rPr>
                          <w:t>modify</w:t>
                        </w:r>
                      </w:p>
                    </w:txbxContent>
                  </v:textbox>
                </v:shape>
                <v:shape id="Text Box 1009" o:spid="_x0000_s1038" type="#_x0000_t202" style="position:absolute;left:9685;top:1203;width:813;height:3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f7Y8YA&#10;AADdAAAADwAAAGRycy9kb3ducmV2LnhtbESPQWvDMAyF74P+B6PCbqvdHcqW1S1ldFAYjKXpYUct&#10;VhPTWE5jt83+/XQY7Cbxnt77tFyPoVNXGpKPbGE+M6CI6+g8NxYO1dvDE6iUkR12kcnCDyVYryZ3&#10;SyxcvHFJ131ulIRwKtBCm3NfaJ3qlgKmWeyJRTvGIWCWdWi0G/Am4aHTj8YsdEDP0tBiT68t1af9&#10;JVjYfHG59eeP78/yWPqqejb8vjhZez8dNy+gMo353/x3vXOCb+aCK9/ICHr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Df7Y8YAAADdAAAADwAAAAAAAAAAAAAAAACYAgAAZHJz&#10;L2Rvd25yZXYueG1sUEsFBgAAAAAEAAQA9QAAAIsDAAAAAA==&#10;" filled="f" stroked="f">
                  <v:textbox inset="0,0,0,0">
                    <w:txbxContent>
                      <w:p w14:paraId="4B983DB2" w14:textId="77777777" w:rsidR="00A541FA" w:rsidRDefault="00A541FA">
                        <w:pPr>
                          <w:spacing w:before="3"/>
                          <w:rPr>
                            <w:sz w:val="14"/>
                          </w:rPr>
                        </w:pPr>
                      </w:p>
                      <w:p w14:paraId="2A83BA25" w14:textId="77777777" w:rsidR="00A541FA" w:rsidRDefault="00A541FA">
                        <w:pPr>
                          <w:spacing w:line="198" w:lineRule="exact"/>
                          <w:ind w:left="145"/>
                          <w:rPr>
                            <w:rFonts w:ascii="Calibri"/>
                            <w:sz w:val="17"/>
                          </w:rPr>
                        </w:pPr>
                        <w:r>
                          <w:rPr>
                            <w:rFonts w:ascii="Calibri"/>
                            <w:w w:val="105"/>
                            <w:sz w:val="17"/>
                          </w:rPr>
                          <w:t>Code</w:t>
                        </w:r>
                      </w:p>
                    </w:txbxContent>
                  </v:textbox>
                </v:shape>
                <v:shape id="Text Box 1008" o:spid="_x0000_s1039" type="#_x0000_t202" style="position:absolute;left:9675;top:2120;width:813;height:3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te+MQA&#10;AADdAAAADwAAAGRycy9kb3ducmV2LnhtbERPTWvCQBC9F/oflil4q7v2IDW6ESktFARpjAeP0+wk&#10;WczOptmtxn/fLQje5vE+Z7UeXSfONATrWcNsqkAQV95YbjQcyo/nVxAhIhvsPJOGKwVY548PK8yM&#10;v3BB531sRArhkKGGNsY+kzJULTkMU98TJ672g8OY4NBIM+AlhbtOvig1lw4tp4YWe3prqTrtf52G&#10;zZGLd/uz+/4q6sKW5ULxdn7SevI0bpYgIo3xLr65P02ar2YL+P8mnS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7XvjEAAAA3QAAAA8AAAAAAAAAAAAAAAAAmAIAAGRycy9k&#10;b3ducmV2LnhtbFBLBQYAAAAABAAEAPUAAACJAwAAAAA=&#10;" filled="f" stroked="f">
                  <v:textbox inset="0,0,0,0">
                    <w:txbxContent>
                      <w:p w14:paraId="111952A3" w14:textId="77777777" w:rsidR="00A541FA" w:rsidRDefault="00A541FA">
                        <w:pPr>
                          <w:spacing w:before="3"/>
                          <w:rPr>
                            <w:sz w:val="14"/>
                          </w:rPr>
                        </w:pPr>
                      </w:p>
                      <w:p w14:paraId="1383EDEA" w14:textId="77777777" w:rsidR="00A541FA" w:rsidRDefault="00A541FA">
                        <w:pPr>
                          <w:spacing w:line="198" w:lineRule="exact"/>
                          <w:ind w:left="101"/>
                          <w:rPr>
                            <w:rFonts w:ascii="Calibri"/>
                            <w:sz w:val="17"/>
                          </w:rPr>
                        </w:pPr>
                        <w:r>
                          <w:rPr>
                            <w:rFonts w:ascii="Calibri"/>
                            <w:w w:val="105"/>
                            <w:sz w:val="17"/>
                          </w:rPr>
                          <w:t>Code*</w:t>
                        </w:r>
                      </w:p>
                    </w:txbxContent>
                  </v:textbox>
                </v:shape>
                <w10:wrap anchorx="page"/>
              </v:group>
            </w:pict>
          </mc:Fallback>
        </mc:AlternateContent>
      </w:r>
      <w:r>
        <w:rPr>
          <w:noProof/>
        </w:rPr>
        <mc:AlternateContent>
          <mc:Choice Requires="wps">
            <w:drawing>
              <wp:anchor distT="0" distB="0" distL="114300" distR="114300" simplePos="0" relativeHeight="1264" behindDoc="0" locked="0" layoutInCell="1" allowOverlap="1" wp14:anchorId="73C7555A" wp14:editId="20DD3E32">
                <wp:simplePos x="0" y="0"/>
                <wp:positionH relativeFrom="page">
                  <wp:posOffset>6887845</wp:posOffset>
                </wp:positionH>
                <wp:positionV relativeFrom="paragraph">
                  <wp:posOffset>852805</wp:posOffset>
                </wp:positionV>
                <wp:extent cx="136525" cy="591185"/>
                <wp:effectExtent l="1270" t="4445" r="0" b="4445"/>
                <wp:wrapNone/>
                <wp:docPr id="1005" name="Text Box 10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25" cy="591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F4826" w14:textId="77777777" w:rsidR="00A541FA" w:rsidRDefault="00A541FA">
                            <w:pPr>
                              <w:spacing w:line="197" w:lineRule="exact"/>
                              <w:ind w:left="20" w:right="-712"/>
                              <w:rPr>
                                <w:rFonts w:ascii="Calibri"/>
                                <w:sz w:val="17"/>
                              </w:rPr>
                            </w:pPr>
                            <w:r>
                              <w:rPr>
                                <w:rFonts w:ascii="Calibri"/>
                                <w:w w:val="102"/>
                                <w:sz w:val="17"/>
                              </w:rPr>
                              <w:t>P</w:t>
                            </w:r>
                            <w:r>
                              <w:rPr>
                                <w:rFonts w:ascii="Calibri"/>
                                <w:spacing w:val="-3"/>
                                <w:w w:val="102"/>
                                <w:sz w:val="17"/>
                              </w:rPr>
                              <w:t>r</w:t>
                            </w:r>
                            <w:r>
                              <w:rPr>
                                <w:rFonts w:ascii="Calibri"/>
                                <w:spacing w:val="-1"/>
                                <w:w w:val="102"/>
                                <w:sz w:val="17"/>
                              </w:rPr>
                              <w:t>og</w:t>
                            </w:r>
                            <w:r>
                              <w:rPr>
                                <w:rFonts w:ascii="Calibri"/>
                                <w:spacing w:val="-4"/>
                                <w:w w:val="102"/>
                                <w:sz w:val="17"/>
                              </w:rPr>
                              <w:t>r</w:t>
                            </w:r>
                            <w:r>
                              <w:rPr>
                                <w:rFonts w:ascii="Calibri"/>
                                <w:w w:val="102"/>
                                <w:sz w:val="17"/>
                              </w:rPr>
                              <w:t>ammer</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C7555A" id="Text Box 1006" o:spid="_x0000_s1040" type="#_x0000_t202" style="position:absolute;left:0;text-align:left;margin-left:542.35pt;margin-top:67.15pt;width:10.75pt;height:46.55pt;z-index:1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" filled="f" stroked="f">
                <v:textbox style="layout-flow:vertical;mso-layout-flow-alt:bottom-to-top" inset="0,0,0,0">
                  <w:txbxContent>
                    <w:p w14:paraId="218F4826" w14:textId="77777777" w:rsidR="00A541FA" w:rsidRDefault="00A541FA">
                      <w:pPr>
                        <w:spacing w:line="197" w:lineRule="exact"/>
                        <w:ind w:left="20" w:right="-712"/>
                        <w:rPr>
                          <w:rFonts w:ascii="Calibri"/>
                          <w:sz w:val="17"/>
                        </w:rPr>
                      </w:pPr>
                      <w:r>
                        <w:rPr>
                          <w:rFonts w:ascii="Calibri"/>
                          <w:w w:val="102"/>
                          <w:sz w:val="17"/>
                        </w:rPr>
                        <w:t>P</w:t>
                      </w:r>
                      <w:r>
                        <w:rPr>
                          <w:rFonts w:ascii="Calibri"/>
                          <w:spacing w:val="-3"/>
                          <w:w w:val="102"/>
                          <w:sz w:val="17"/>
                        </w:rPr>
                        <w:t>r</w:t>
                      </w:r>
                      <w:r>
                        <w:rPr>
                          <w:rFonts w:ascii="Calibri"/>
                          <w:spacing w:val="-1"/>
                          <w:w w:val="102"/>
                          <w:sz w:val="17"/>
                        </w:rPr>
                        <w:t>og</w:t>
                      </w:r>
                      <w:r>
                        <w:rPr>
                          <w:rFonts w:ascii="Calibri"/>
                          <w:spacing w:val="-4"/>
                          <w:w w:val="102"/>
                          <w:sz w:val="17"/>
                        </w:rPr>
                        <w:t>r</w:t>
                      </w:r>
                      <w:r>
                        <w:rPr>
                          <w:rFonts w:ascii="Calibri"/>
                          <w:w w:val="102"/>
                          <w:sz w:val="17"/>
                        </w:rPr>
                        <w:t>ammer</w:t>
                      </w:r>
                    </w:p>
                  </w:txbxContent>
                </v:textbox>
                <w10:wrap anchorx="page"/>
              </v:shape>
            </w:pict>
          </mc:Fallback>
        </mc:AlternateContent>
      </w:r>
      <w:r w:rsidR="00A541FA">
        <w:t xml:space="preserve">Email: </w:t>
      </w:r>
      <w:hyperlink r:id="rId16">
        <w:r w:rsidR="00A541FA">
          <w:t>first-name.lastname@cea.fr</w:t>
        </w:r>
      </w:hyperlink>
    </w:p>
    <w:p w14:paraId="6F950C60" w14:textId="77777777" w:rsidR="00864105" w:rsidRDefault="00864105">
      <w:pPr>
        <w:pStyle w:val="Corpsdetexte"/>
      </w:pPr>
    </w:p>
    <w:p w14:paraId="4408AB85" w14:textId="77777777" w:rsidR="00864105" w:rsidRDefault="00864105">
      <w:pPr>
        <w:pStyle w:val="Corpsdetexte"/>
        <w:spacing w:before="8"/>
        <w:rPr>
          <w:sz w:val="21"/>
        </w:rPr>
      </w:pPr>
    </w:p>
    <w:p w14:paraId="1BA8F5D8" w14:textId="77777777" w:rsidR="00864105" w:rsidRDefault="00864105">
      <w:pPr>
        <w:rPr>
          <w:sz w:val="21"/>
        </w:rPr>
        <w:sectPr w:rsidR="00864105">
          <w:type w:val="continuous"/>
          <w:pgSz w:w="12240" w:h="15840"/>
          <w:pgMar w:top="1120" w:right="380" w:bottom="280" w:left="860" w:header="720" w:footer="720" w:gutter="0"/>
          <w:cols w:space="720"/>
        </w:sectPr>
      </w:pPr>
    </w:p>
    <w:p w14:paraId="3BEC21DB" w14:textId="77777777" w:rsidR="00864105" w:rsidRDefault="00A541FA">
      <w:pPr>
        <w:pStyle w:val="Paragraphedeliste"/>
        <w:numPr>
          <w:ilvl w:val="0"/>
          <w:numId w:val="11"/>
        </w:numPr>
        <w:tabs>
          <w:tab w:val="left" w:pos="2088"/>
        </w:tabs>
        <w:spacing w:before="66"/>
        <w:ind w:hanging="5329"/>
        <w:jc w:val="left"/>
        <w:rPr>
          <w:sz w:val="16"/>
        </w:rPr>
      </w:pPr>
      <w:r>
        <w:rPr>
          <w:spacing w:val="7"/>
          <w:sz w:val="20"/>
        </w:rPr>
        <w:t>I</w:t>
      </w:r>
      <w:r>
        <w:rPr>
          <w:spacing w:val="7"/>
          <w:sz w:val="16"/>
        </w:rPr>
        <w:t>NTRODUCTION</w:t>
      </w:r>
    </w:p>
    <w:p w14:paraId="6CDBA5D9" w14:textId="77777777" w:rsidR="00864105" w:rsidRDefault="00864105">
      <w:pPr>
        <w:pStyle w:val="Corpsdetexte"/>
        <w:spacing w:before="7"/>
        <w:rPr>
          <w:sz w:val="23"/>
        </w:rPr>
      </w:pPr>
    </w:p>
    <w:p w14:paraId="41766720" w14:textId="77777777" w:rsidR="00864105" w:rsidRDefault="00A541FA">
      <w:pPr>
        <w:pStyle w:val="Corpsdetexte"/>
        <w:spacing w:line="249" w:lineRule="auto"/>
        <w:ind w:left="119" w:right="-17" w:firstLine="199"/>
      </w:pPr>
      <w:commentRangeStart w:id="0"/>
      <w:r>
        <w:t xml:space="preserve">The wide application </w:t>
      </w:r>
      <w:commentRangeEnd w:id="0"/>
      <w:r>
        <w:rPr>
          <w:rStyle w:val="Marquedecommentaire"/>
        </w:rPr>
        <w:commentReference w:id="0"/>
      </w:r>
      <w:r>
        <w:t>of Internet of Things [1] raises the complexity of embedded systems today rapidly.</w:t>
      </w:r>
      <w:r>
        <w:rPr>
          <w:spacing w:val="-8"/>
        </w:rPr>
        <w:t xml:space="preserve"> </w:t>
      </w:r>
      <w:r>
        <w:t>Model-Driven</w:t>
      </w:r>
    </w:p>
    <w:p w14:paraId="765F02AD" w14:textId="77777777" w:rsidR="00864105" w:rsidRDefault="00A541FA">
      <w:pPr>
        <w:pStyle w:val="Corpsdetexte"/>
        <w:rPr>
          <w:sz w:val="16"/>
        </w:rPr>
      </w:pPr>
      <w:r>
        <w:br w:type="column"/>
      </w:r>
    </w:p>
    <w:p w14:paraId="35F68EB3" w14:textId="77777777" w:rsidR="00864105" w:rsidRDefault="00864105">
      <w:pPr>
        <w:pStyle w:val="Corpsdetexte"/>
        <w:rPr>
          <w:sz w:val="16"/>
        </w:rPr>
      </w:pPr>
    </w:p>
    <w:p w14:paraId="4ECD3993" w14:textId="77777777" w:rsidR="00864105" w:rsidRDefault="00864105">
      <w:pPr>
        <w:pStyle w:val="Corpsdetexte"/>
        <w:spacing w:before="10"/>
        <w:rPr>
          <w:sz w:val="13"/>
        </w:rPr>
      </w:pPr>
    </w:p>
    <w:p w14:paraId="3226A05C" w14:textId="77777777" w:rsidR="00864105" w:rsidRDefault="00A541FA">
      <w:pPr>
        <w:ind w:left="328" w:right="-2" w:hanging="210"/>
        <w:rPr>
          <w:rFonts w:ascii="Calibri"/>
          <w:sz w:val="17"/>
        </w:rPr>
      </w:pPr>
      <w:r>
        <w:rPr>
          <w:rFonts w:ascii="Calibri"/>
          <w:sz w:val="17"/>
        </w:rPr>
        <w:t xml:space="preserve">Architecture </w:t>
      </w:r>
      <w:r>
        <w:rPr>
          <w:rFonts w:ascii="Calibri"/>
          <w:w w:val="105"/>
          <w:sz w:val="17"/>
        </w:rPr>
        <w:t>Model</w:t>
      </w:r>
    </w:p>
    <w:p w14:paraId="0EE2A8BD" w14:textId="77777777" w:rsidR="00864105" w:rsidRDefault="00A541FA">
      <w:pPr>
        <w:pStyle w:val="Corpsdetexte"/>
        <w:rPr>
          <w:rFonts w:ascii="Calibri"/>
          <w:sz w:val="22"/>
        </w:rPr>
      </w:pPr>
      <w:r>
        <w:br w:type="column"/>
      </w:r>
    </w:p>
    <w:p w14:paraId="287020CB" w14:textId="77777777" w:rsidR="00864105" w:rsidRDefault="00864105">
      <w:pPr>
        <w:pStyle w:val="Corpsdetexte"/>
        <w:spacing w:before="5"/>
        <w:rPr>
          <w:rFonts w:ascii="Calibri"/>
          <w:sz w:val="18"/>
        </w:rPr>
      </w:pPr>
    </w:p>
    <w:p w14:paraId="70A6E62F" w14:textId="77777777" w:rsidR="00864105" w:rsidRDefault="00A541FA">
      <w:pPr>
        <w:ind w:left="83"/>
        <w:rPr>
          <w:rFonts w:ascii="Calibri" w:hAnsi="Calibri"/>
          <w:sz w:val="17"/>
        </w:rPr>
      </w:pPr>
      <w:r>
        <w:rPr>
          <w:rFonts w:ascii="Calibri" w:hAnsi="Calibri"/>
          <w:w w:val="105"/>
          <w:sz w:val="17"/>
        </w:rPr>
        <w:t>M2M</w:t>
      </w:r>
      <w:r>
        <w:rPr>
          <w:rFonts w:ascii="Calibri" w:hAnsi="Calibri"/>
          <w:w w:val="105"/>
          <w:position w:val="-4"/>
          <w:sz w:val="17"/>
        </w:rPr>
        <w:t>…</w:t>
      </w:r>
    </w:p>
    <w:p w14:paraId="4DD97C21" w14:textId="77777777" w:rsidR="00864105" w:rsidRDefault="00864105">
      <w:pPr>
        <w:rPr>
          <w:rFonts w:ascii="Calibri" w:hAnsi="Calibri"/>
          <w:sz w:val="17"/>
        </w:rPr>
        <w:sectPr w:rsidR="00864105">
          <w:type w:val="continuous"/>
          <w:pgSz w:w="12240" w:h="15840"/>
          <w:pgMar w:top="1120" w:right="380" w:bottom="280" w:left="860" w:header="720" w:footer="720" w:gutter="0"/>
          <w:cols w:num="3" w:space="720" w:equalWidth="0">
            <w:col w:w="5141" w:space="708"/>
            <w:col w:w="998" w:space="40"/>
            <w:col w:w="4113"/>
          </w:cols>
        </w:sectPr>
      </w:pPr>
    </w:p>
    <w:p w14:paraId="2B7BDCED" w14:textId="18D3069A" w:rsidR="00864105" w:rsidRDefault="006A4EFD">
      <w:pPr>
        <w:pStyle w:val="Corpsdetexte"/>
        <w:spacing w:line="249" w:lineRule="auto"/>
        <w:ind w:left="119"/>
        <w:jc w:val="both"/>
      </w:pPr>
      <w:r>
        <w:rPr>
          <w:noProof/>
        </w:rPr>
        <mc:AlternateContent>
          <mc:Choice Requires="wps">
            <w:drawing>
              <wp:anchor distT="0" distB="0" distL="114300" distR="114300" simplePos="0" relativeHeight="1216" behindDoc="0" locked="0" layoutInCell="1" allowOverlap="1" wp14:anchorId="41224120" wp14:editId="63C85E35">
                <wp:simplePos x="0" y="0"/>
                <wp:positionH relativeFrom="page">
                  <wp:posOffset>5336540</wp:posOffset>
                </wp:positionH>
                <wp:positionV relativeFrom="paragraph">
                  <wp:posOffset>-336550</wp:posOffset>
                </wp:positionV>
                <wp:extent cx="483870" cy="287655"/>
                <wp:effectExtent l="12065" t="5715" r="8890" b="11430"/>
                <wp:wrapNone/>
                <wp:docPr id="1004" name="Text Box 10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870" cy="287655"/>
                        </a:xfrm>
                        <a:prstGeom prst="rect">
                          <a:avLst/>
                        </a:prstGeom>
                        <a:solidFill>
                          <a:srgbClr val="DBDBDB"/>
                        </a:solidFill>
                        <a:ln w="4432">
                          <a:solidFill>
                            <a:srgbClr val="41709C"/>
                          </a:solidFill>
                          <a:miter lim="800000"/>
                          <a:headEnd/>
                          <a:tailEnd/>
                        </a:ln>
                      </wps:spPr>
                      <wps:txbx>
                        <w:txbxContent>
                          <w:p w14:paraId="06184D13" w14:textId="77777777" w:rsidR="00A541FA" w:rsidRDefault="00A541FA">
                            <w:pPr>
                              <w:spacing w:before="15"/>
                              <w:ind w:left="147" w:right="124" w:hanging="9"/>
                              <w:rPr>
                                <w:rFonts w:ascii="Calibri"/>
                                <w:sz w:val="17"/>
                              </w:rPr>
                            </w:pPr>
                            <w:r>
                              <w:rPr>
                                <w:rFonts w:ascii="Calibri"/>
                                <w:sz w:val="17"/>
                              </w:rPr>
                              <w:t xml:space="preserve">Design </w:t>
                            </w:r>
                            <w:r>
                              <w:rPr>
                                <w:rFonts w:ascii="Calibri"/>
                                <w:w w:val="105"/>
                                <w:sz w:val="17"/>
                              </w:rPr>
                              <w:t>Model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224120" id="Text Box 1005" o:spid="_x0000_s1041" type="#_x0000_t202" style="position:absolute;left:0;text-align:left;margin-left:420.2pt;margin-top:-26.5pt;width:38.1pt;height:22.65pt;z-index:1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" fillcolor="#dbdbdb" strokecolor="#41709c" strokeweight=".1231mm">
                <v:textbox inset="0,0,0,0">
                  <w:txbxContent>
                    <w:p w14:paraId="06184D13" w14:textId="77777777" w:rsidR="00A541FA" w:rsidRDefault="00A541FA">
                      <w:pPr>
                        <w:spacing w:before="15"/>
                        <w:ind w:left="147" w:right="124" w:hanging="9"/>
                        <w:rPr>
                          <w:rFonts w:ascii="Calibri"/>
                          <w:sz w:val="17"/>
                        </w:rPr>
                      </w:pPr>
                      <w:r>
                        <w:rPr>
                          <w:rFonts w:ascii="Calibri"/>
                          <w:sz w:val="17"/>
                        </w:rPr>
                        <w:t xml:space="preserve">Design </w:t>
                      </w:r>
                      <w:r>
                        <w:rPr>
                          <w:rFonts w:ascii="Calibri"/>
                          <w:w w:val="105"/>
                          <w:sz w:val="17"/>
                        </w:rPr>
                        <w:t>Model</w:t>
                      </w:r>
                    </w:p>
                  </w:txbxContent>
                </v:textbox>
                <w10:wrap anchorx="page"/>
              </v:shape>
            </w:pict>
          </mc:Fallback>
        </mc:AlternateContent>
      </w:r>
      <w:r w:rsidR="00A541FA">
        <w:t xml:space="preserve">Engineering (MDE) is recognized as an efficient means to dealing with the complexity. MDE [2] promotes abstraction and automation. The latter often relies on chaining trans- formations from source models at high level abstraction to target models and finally to code. Those two techniques are identified as model to model (M2M) and model to code  (M2C) transformations. Among modeling languages, </w:t>
      </w:r>
      <w:ins w:id="1" w:author="RADERMACHER Ansgar 206501" w:date="2016-06-06T15:44:00Z">
        <w:r w:rsidR="00A541FA">
          <w:t xml:space="preserve">the </w:t>
        </w:r>
      </w:ins>
      <w:r w:rsidR="00A541FA">
        <w:t>Unified Modeling</w:t>
      </w:r>
      <w:r w:rsidR="00A541FA">
        <w:rPr>
          <w:spacing w:val="38"/>
        </w:rPr>
        <w:t xml:space="preserve"> </w:t>
      </w:r>
      <w:r w:rsidR="00A541FA">
        <w:t>Language</w:t>
      </w:r>
      <w:r w:rsidR="00A541FA">
        <w:rPr>
          <w:spacing w:val="38"/>
        </w:rPr>
        <w:t xml:space="preserve"> </w:t>
      </w:r>
      <w:r w:rsidR="00A541FA">
        <w:t>(UML)</w:t>
      </w:r>
      <w:r w:rsidR="00A541FA">
        <w:rPr>
          <w:spacing w:val="38"/>
        </w:rPr>
        <w:t xml:space="preserve"> </w:t>
      </w:r>
      <w:r w:rsidR="00A541FA">
        <w:t>is</w:t>
      </w:r>
      <w:r w:rsidR="00A541FA">
        <w:rPr>
          <w:spacing w:val="38"/>
        </w:rPr>
        <w:t xml:space="preserve"> </w:t>
      </w:r>
      <w:del w:id="2" w:author="RADERMACHER Ansgar 206501" w:date="2016-06-06T15:45:00Z">
        <w:r w:rsidR="00A541FA" w:rsidDel="00A541FA">
          <w:delText>the</w:delText>
        </w:r>
        <w:r w:rsidR="00A541FA" w:rsidDel="00A541FA">
          <w:rPr>
            <w:spacing w:val="38"/>
          </w:rPr>
          <w:delText xml:space="preserve"> </w:delText>
        </w:r>
      </w:del>
      <w:r w:rsidR="00A541FA">
        <w:t>most</w:t>
      </w:r>
      <w:r w:rsidR="00A541FA">
        <w:rPr>
          <w:spacing w:val="38"/>
        </w:rPr>
        <w:t xml:space="preserve"> </w:t>
      </w:r>
      <w:r w:rsidR="00A541FA">
        <w:t>widely</w:t>
      </w:r>
      <w:r w:rsidR="00A541FA">
        <w:rPr>
          <w:spacing w:val="38"/>
        </w:rPr>
        <w:t xml:space="preserve"> </w:t>
      </w:r>
      <w:r w:rsidR="00A541FA">
        <w:t>used.</w:t>
      </w:r>
      <w:r w:rsidR="00A541FA">
        <w:rPr>
          <w:spacing w:val="38"/>
        </w:rPr>
        <w:t xml:space="preserve"> </w:t>
      </w:r>
      <w:r w:rsidR="00A541FA">
        <w:t>UML</w:t>
      </w:r>
      <w:r w:rsidR="00A541FA">
        <w:rPr>
          <w:w w:val="99"/>
        </w:rPr>
        <w:t xml:space="preserve"> </w:t>
      </w:r>
      <w:r w:rsidR="00A541FA">
        <w:t>and its diagrams are much more useful to design</w:t>
      </w:r>
      <w:r w:rsidR="00A541FA">
        <w:rPr>
          <w:spacing w:val="39"/>
        </w:rPr>
        <w:t xml:space="preserve"> </w:t>
      </w:r>
      <w:r w:rsidR="00A541FA">
        <w:t>such</w:t>
      </w:r>
      <w:r w:rsidR="00A541FA">
        <w:rPr>
          <w:spacing w:val="4"/>
        </w:rPr>
        <w:t xml:space="preserve"> </w:t>
      </w:r>
      <w:r w:rsidR="00A541FA">
        <w:t>systems</w:t>
      </w:r>
      <w:r w:rsidR="00A541FA">
        <w:rPr>
          <w:w w:val="99"/>
        </w:rPr>
        <w:t xml:space="preserve"> </w:t>
      </w:r>
      <w:r w:rsidR="00A541FA">
        <w:t xml:space="preserve">than </w:t>
      </w:r>
      <w:del w:id="3" w:author="RADERMACHER Ansgar 206501" w:date="2016-06-06T15:45:00Z">
        <w:r w:rsidR="00A541FA" w:rsidDel="00A541FA">
          <w:delText xml:space="preserve">any other </w:delText>
        </w:r>
      </w:del>
      <w:r w:rsidR="00A541FA">
        <w:t>text-based languages. Especially, in embedded system domains such as vehicle controlling, UML State Ma- chine</w:t>
      </w:r>
      <w:ins w:id="4" w:author="RADERMACHER Ansgar 206501" w:date="2016-06-06T15:46:00Z">
        <w:r w:rsidR="00A541FA">
          <w:t>s</w:t>
        </w:r>
      </w:ins>
      <w:r w:rsidR="00A541FA">
        <w:t xml:space="preserve">, </w:t>
      </w:r>
      <w:del w:id="5" w:author="RADERMACHER Ansgar 206501" w:date="2016-06-06T15:46:00Z">
        <w:r w:rsidR="00A541FA" w:rsidDel="00A541FA">
          <w:delText>extended from computational state model, is</w:delText>
        </w:r>
      </w:del>
      <w:r w:rsidR="00A541FA">
        <w:t xml:space="preserve"> </w:t>
      </w:r>
      <w:ins w:id="6" w:author="RADERMACHER Ansgar 206501" w:date="2016-06-06T15:46:00Z">
        <w:r w:rsidR="00A541FA">
          <w:t xml:space="preserve">are </w:t>
        </w:r>
      </w:ins>
      <w:r w:rsidR="00A541FA">
        <w:t>used as a powerful means to describ</w:t>
      </w:r>
      <w:ins w:id="7" w:author="RADERMACHER Ansgar 206501" w:date="2016-06-06T15:46:00Z">
        <w:r w:rsidR="00A541FA">
          <w:t>e</w:t>
        </w:r>
      </w:ins>
      <w:del w:id="8" w:author="RADERMACHER Ansgar 206501" w:date="2016-06-06T15:46:00Z">
        <w:r w:rsidR="00A541FA" w:rsidDel="00A541FA">
          <w:delText>ing</w:delText>
        </w:r>
      </w:del>
      <w:r w:rsidR="00A541FA">
        <w:t xml:space="preserve"> the dynamic behavior of such complex</w:t>
      </w:r>
      <w:r w:rsidR="00A541FA">
        <w:rPr>
          <w:spacing w:val="11"/>
        </w:rPr>
        <w:t xml:space="preserve"> </w:t>
      </w:r>
      <w:r w:rsidR="00A541FA">
        <w:t>systems.</w:t>
      </w:r>
    </w:p>
    <w:p w14:paraId="49D728E5" w14:textId="77777777" w:rsidR="00864105" w:rsidRDefault="00A541FA">
      <w:pPr>
        <w:pStyle w:val="Corpsdetexte"/>
        <w:spacing w:before="72" w:line="249" w:lineRule="auto"/>
        <w:ind w:left="119" w:firstLine="199"/>
        <w:jc w:val="both"/>
      </w:pPr>
      <w:r>
        <w:t xml:space="preserve">Ideally, a full model-centric approach is preferred by the MDE community due to its advantages [2]. </w:t>
      </w:r>
      <w:r>
        <w:rPr>
          <w:spacing w:val="-3"/>
        </w:rPr>
        <w:t xml:space="preserve">However, </w:t>
      </w:r>
      <w:r>
        <w:t>in industrial practice, there is significant reticence [3] to adopt  it. The reticence is due in part to the perceived gap [4] between diagram-based languages and textual languages. On one hand, programmers prefer to use the more familiar textual programming language. On the other hand,</w:t>
      </w:r>
      <w:r>
        <w:rPr>
          <w:spacing w:val="-29"/>
        </w:rPr>
        <w:t xml:space="preserve"> </w:t>
      </w:r>
      <w:r>
        <w:t>software</w:t>
      </w:r>
      <w:r>
        <w:rPr>
          <w:spacing w:val="-5"/>
        </w:rPr>
        <w:t xml:space="preserve"> </w:t>
      </w:r>
      <w:r>
        <w:t>architects,</w:t>
      </w:r>
      <w:r>
        <w:rPr>
          <w:w w:val="99"/>
        </w:rPr>
        <w:t xml:space="preserve"> </w:t>
      </w:r>
      <w:r>
        <w:t xml:space="preserve">working at higher levels of abstraction,  tend  to  favor  the  use of models, and therefore prefer graphical languages for describing the architecture of the system (see Fig.  </w:t>
      </w:r>
      <w:r>
        <w:rPr>
          <w:spacing w:val="38"/>
        </w:rPr>
        <w:t xml:space="preserve"> </w:t>
      </w:r>
      <w:r>
        <w:t>1).</w:t>
      </w:r>
    </w:p>
    <w:p w14:paraId="5E48A6E4" w14:textId="77777777" w:rsidR="00864105" w:rsidRDefault="00A541FA">
      <w:pPr>
        <w:pStyle w:val="Corpsdetexte"/>
        <w:spacing w:before="72" w:line="249" w:lineRule="auto"/>
        <w:ind w:left="119" w:firstLine="199"/>
        <w:jc w:val="both"/>
      </w:pPr>
      <w:r>
        <w:t>The survey described in [5] polled stakeholders in com- panies who use MDE approaches. The survey reveals that UML is the prominent and dominating language. 85% of the respondents used UML for various purposes, especially prob- lem understanding and automation such as code generation (88,2%). It notes that 70% of the respondents primarily work with models, but still require manually-written code to be integrated. Furthermore, 35% of the respondents answered</w:t>
      </w:r>
      <w:r>
        <w:rPr>
          <w:spacing w:val="-20"/>
        </w:rPr>
        <w:t xml:space="preserve"> </w:t>
      </w:r>
      <w:r>
        <w:t xml:space="preserve">that they spend a lot of time and effort synchronizing model and code. </w:t>
      </w:r>
      <w:commentRangeStart w:id="9"/>
      <w:r>
        <w:t xml:space="preserve">The latter </w:t>
      </w:r>
      <w:commentRangeEnd w:id="9"/>
      <w:r>
        <w:rPr>
          <w:rStyle w:val="Marquedecommentaire"/>
        </w:rPr>
        <w:commentReference w:id="9"/>
      </w:r>
      <w:r>
        <w:t>is critically required by systems</w:t>
      </w:r>
      <w:r>
        <w:rPr>
          <w:spacing w:val="-20"/>
        </w:rPr>
        <w:t xml:space="preserve"> </w:t>
      </w:r>
      <w:r>
        <w:rPr>
          <w:spacing w:val="-3"/>
        </w:rPr>
        <w:t xml:space="preserve">today. </w:t>
      </w:r>
      <w:r>
        <w:t>Besides</w:t>
      </w:r>
      <w:r>
        <w:rPr>
          <w:w w:val="99"/>
        </w:rPr>
        <w:t xml:space="preserve"> </w:t>
      </w:r>
      <w:r>
        <w:t xml:space="preserve">the synchronization aspect, efficiency of code generated from models is a concern for the </w:t>
      </w:r>
      <w:del w:id="10" w:author="RADERMACHER Ansgar 206501" w:date="2016-06-06T15:48:00Z">
        <w:r w:rsidDel="00A541FA">
          <w:delText xml:space="preserve"> </w:delText>
        </w:r>
        <w:r w:rsidDel="00A541FA">
          <w:rPr>
            <w:spacing w:val="3"/>
          </w:rPr>
          <w:delText xml:space="preserve"> </w:delText>
        </w:r>
      </w:del>
      <w:r>
        <w:t>respondents.</w:t>
      </w:r>
    </w:p>
    <w:p w14:paraId="24376088" w14:textId="77777777" w:rsidR="00864105" w:rsidRDefault="00A541FA">
      <w:pPr>
        <w:pStyle w:val="Corpsdetexte"/>
        <w:spacing w:before="72" w:line="249" w:lineRule="auto"/>
        <w:ind w:left="119" w:firstLine="199"/>
        <w:jc w:val="both"/>
      </w:pPr>
      <w:r>
        <w:t xml:space="preserve">The code modified by programmers and the model </w:t>
      </w:r>
      <w:commentRangeStart w:id="11"/>
      <w:r>
        <w:t>are then inconsistent</w:t>
      </w:r>
      <w:commentRangeEnd w:id="11"/>
      <w:r>
        <w:rPr>
          <w:rStyle w:val="Marquedecommentaire"/>
        </w:rPr>
        <w:commentReference w:id="11"/>
      </w:r>
      <w:r>
        <w:t xml:space="preserve">. Round-trip engineering </w:t>
      </w:r>
      <w:r>
        <w:rPr>
          <w:spacing w:val="-3"/>
        </w:rPr>
        <w:t xml:space="preserve">(RTE)  </w:t>
      </w:r>
      <w:r>
        <w:t>[6]  is  proposed to synchronize different software  artifacts,  model</w:t>
      </w:r>
      <w:r>
        <w:rPr>
          <w:spacing w:val="16"/>
        </w:rPr>
        <w:t xml:space="preserve"> </w:t>
      </w:r>
      <w:r>
        <w:t>and</w:t>
      </w:r>
      <w:r>
        <w:rPr>
          <w:spacing w:val="44"/>
        </w:rPr>
        <w:t xml:space="preserve"> </w:t>
      </w:r>
      <w:r>
        <w:t>code</w:t>
      </w:r>
      <w:r>
        <w:rPr>
          <w:w w:val="99"/>
        </w:rPr>
        <w:t xml:space="preserve"> </w:t>
      </w:r>
      <w:r>
        <w:t xml:space="preserve">in this case [7]. </w:t>
      </w:r>
      <w:r>
        <w:rPr>
          <w:spacing w:val="-4"/>
        </w:rPr>
        <w:t xml:space="preserve">RTE </w:t>
      </w:r>
      <w:r>
        <w:t>enables actors (software architect and programmers)</w:t>
      </w:r>
      <w:r>
        <w:rPr>
          <w:spacing w:val="-8"/>
        </w:rPr>
        <w:t xml:space="preserve"> </w:t>
      </w:r>
      <w:r>
        <w:t>to</w:t>
      </w:r>
      <w:r>
        <w:rPr>
          <w:spacing w:val="-8"/>
        </w:rPr>
        <w:t xml:space="preserve"> </w:t>
      </w:r>
      <w:r>
        <w:t>freely</w:t>
      </w:r>
      <w:r>
        <w:rPr>
          <w:spacing w:val="-8"/>
        </w:rPr>
        <w:t xml:space="preserve"> </w:t>
      </w:r>
      <w:r>
        <w:t>move</w:t>
      </w:r>
      <w:r>
        <w:rPr>
          <w:spacing w:val="-8"/>
        </w:rPr>
        <w:t xml:space="preserve"> </w:t>
      </w:r>
      <w:r>
        <w:t>between</w:t>
      </w:r>
      <w:r>
        <w:rPr>
          <w:spacing w:val="-8"/>
        </w:rPr>
        <w:t xml:space="preserve"> </w:t>
      </w:r>
      <w:r>
        <w:t>different</w:t>
      </w:r>
      <w:r>
        <w:rPr>
          <w:spacing w:val="-8"/>
        </w:rPr>
        <w:t xml:space="preserve"> </w:t>
      </w:r>
      <w:r>
        <w:t>representations</w:t>
      </w:r>
    </w:p>
    <w:p w14:paraId="7B7F03DD" w14:textId="77777777" w:rsidR="00864105" w:rsidRDefault="00A541FA">
      <w:pPr>
        <w:spacing w:line="188" w:lineRule="exact"/>
        <w:ind w:left="1224" w:right="3629"/>
        <w:rPr>
          <w:rFonts w:ascii="Calibri"/>
          <w:sz w:val="17"/>
        </w:rPr>
      </w:pPr>
      <w:r>
        <w:br w:type="column"/>
      </w:r>
      <w:r>
        <w:rPr>
          <w:rFonts w:ascii="Calibri"/>
          <w:w w:val="105"/>
          <w:sz w:val="17"/>
        </w:rPr>
        <w:t>modify</w:t>
      </w:r>
    </w:p>
    <w:p w14:paraId="52C439E8" w14:textId="77777777" w:rsidR="00864105" w:rsidRDefault="00864105">
      <w:pPr>
        <w:pStyle w:val="Corpsdetexte"/>
        <w:spacing w:before="10"/>
        <w:rPr>
          <w:rFonts w:ascii="Calibri"/>
          <w:sz w:val="12"/>
        </w:rPr>
      </w:pPr>
    </w:p>
    <w:p w14:paraId="4CEE669A" w14:textId="5F9428BB" w:rsidR="00864105" w:rsidRDefault="006A4EFD">
      <w:pPr>
        <w:ind w:left="876" w:right="3629" w:hanging="166"/>
        <w:rPr>
          <w:rFonts w:ascii="Calibri"/>
          <w:sz w:val="17"/>
        </w:rPr>
      </w:pPr>
      <w:r>
        <w:rPr>
          <w:noProof/>
        </w:rPr>
        <mc:AlternateContent>
          <mc:Choice Requires="wpg">
            <w:drawing>
              <wp:anchor distT="0" distB="0" distL="114300" distR="114300" simplePos="0" relativeHeight="1072" behindDoc="0" locked="0" layoutInCell="1" allowOverlap="1" wp14:anchorId="5A2943F6" wp14:editId="3D68265A">
                <wp:simplePos x="0" y="0"/>
                <wp:positionH relativeFrom="page">
                  <wp:posOffset>5031740</wp:posOffset>
                </wp:positionH>
                <wp:positionV relativeFrom="paragraph">
                  <wp:posOffset>-74930</wp:posOffset>
                </wp:positionV>
                <wp:extent cx="1014730" cy="427355"/>
                <wp:effectExtent l="40640" t="38100" r="40005" b="39370"/>
                <wp:wrapNone/>
                <wp:docPr id="1001" name="Group 10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4730" cy="427355"/>
                          <a:chOff x="7924" y="-118"/>
                          <a:chExt cx="1598" cy="673"/>
                        </a:xfrm>
                      </wpg:grpSpPr>
                      <wps:wsp>
                        <wps:cNvPr id="1002" name="AutoShape 1004"/>
                        <wps:cNvSpPr>
                          <a:spLocks/>
                        </wps:cNvSpPr>
                        <wps:spPr bwMode="auto">
                          <a:xfrm>
                            <a:off x="7336" y="5507"/>
                            <a:ext cx="4092" cy="1548"/>
                          </a:xfrm>
                          <a:custGeom>
                            <a:avLst/>
                            <a:gdLst>
                              <a:gd name="T0" fmla="+- 0 7979 7336"/>
                              <a:gd name="T1" fmla="*/ T0 w 4092"/>
                              <a:gd name="T2" fmla="+- 0 218 5507"/>
                              <a:gd name="T3" fmla="*/ 218 h 1548"/>
                              <a:gd name="T4" fmla="+- 0 7985 7336"/>
                              <a:gd name="T5" fmla="*/ T4 w 4092"/>
                              <a:gd name="T6" fmla="+- 0 180 5507"/>
                              <a:gd name="T7" fmla="*/ 180 h 1548"/>
                              <a:gd name="T8" fmla="+- 0 8005 7336"/>
                              <a:gd name="T9" fmla="*/ T8 w 4092"/>
                              <a:gd name="T10" fmla="+- 0 143 5507"/>
                              <a:gd name="T11" fmla="*/ 143 h 1548"/>
                              <a:gd name="T12" fmla="+- 0 8037 7336"/>
                              <a:gd name="T13" fmla="*/ T12 w 4092"/>
                              <a:gd name="T14" fmla="+- 0 108 5507"/>
                              <a:gd name="T15" fmla="*/ 108 h 1548"/>
                              <a:gd name="T16" fmla="+- 0 8080 7336"/>
                              <a:gd name="T17" fmla="*/ T16 w 4092"/>
                              <a:gd name="T18" fmla="+- 0 76 5507"/>
                              <a:gd name="T19" fmla="*/ 76 h 1548"/>
                              <a:gd name="T20" fmla="+- 0 8133 7336"/>
                              <a:gd name="T21" fmla="*/ T20 w 4092"/>
                              <a:gd name="T22" fmla="+- 0 46 5507"/>
                              <a:gd name="T23" fmla="*/ 46 h 1548"/>
                              <a:gd name="T24" fmla="+- 0 8196 7336"/>
                              <a:gd name="T25" fmla="*/ T24 w 4092"/>
                              <a:gd name="T26" fmla="+- 0 19 5507"/>
                              <a:gd name="T27" fmla="*/ 19 h 1548"/>
                              <a:gd name="T28" fmla="+- 0 8268 7336"/>
                              <a:gd name="T29" fmla="*/ T28 w 4092"/>
                              <a:gd name="T30" fmla="+- 0 -5 5507"/>
                              <a:gd name="T31" fmla="*/ -5 h 1548"/>
                              <a:gd name="T32" fmla="+- 0 8347 7336"/>
                              <a:gd name="T33" fmla="*/ T32 w 4092"/>
                              <a:gd name="T34" fmla="+- 0 -25 5507"/>
                              <a:gd name="T35" fmla="*/ -25 h 1548"/>
                              <a:gd name="T36" fmla="+- 0 8433 7336"/>
                              <a:gd name="T37" fmla="*/ T36 w 4092"/>
                              <a:gd name="T38" fmla="+- 0 -41 5507"/>
                              <a:gd name="T39" fmla="*/ -41 h 1548"/>
                              <a:gd name="T40" fmla="+- 0 8524 7336"/>
                              <a:gd name="T41" fmla="*/ T40 w 4092"/>
                              <a:gd name="T42" fmla="+- 0 -53 5507"/>
                              <a:gd name="T43" fmla="*/ -53 h 1548"/>
                              <a:gd name="T44" fmla="+- 0 8621 7336"/>
                              <a:gd name="T45" fmla="*/ T44 w 4092"/>
                              <a:gd name="T46" fmla="+- 0 -61 5507"/>
                              <a:gd name="T47" fmla="*/ -61 h 1548"/>
                              <a:gd name="T48" fmla="+- 0 8722 7336"/>
                              <a:gd name="T49" fmla="*/ T48 w 4092"/>
                              <a:gd name="T50" fmla="+- 0 -63 5507"/>
                              <a:gd name="T51" fmla="*/ -63 h 1548"/>
                              <a:gd name="T52" fmla="+- 0 8823 7336"/>
                              <a:gd name="T53" fmla="*/ T52 w 4092"/>
                              <a:gd name="T54" fmla="+- 0 -61 5507"/>
                              <a:gd name="T55" fmla="*/ -61 h 1548"/>
                              <a:gd name="T56" fmla="+- 0 8920 7336"/>
                              <a:gd name="T57" fmla="*/ T56 w 4092"/>
                              <a:gd name="T58" fmla="+- 0 -53 5507"/>
                              <a:gd name="T59" fmla="*/ -53 h 1548"/>
                              <a:gd name="T60" fmla="+- 0 9012 7336"/>
                              <a:gd name="T61" fmla="*/ T60 w 4092"/>
                              <a:gd name="T62" fmla="+- 0 -41 5507"/>
                              <a:gd name="T63" fmla="*/ -41 h 1548"/>
                              <a:gd name="T64" fmla="+- 0 9098 7336"/>
                              <a:gd name="T65" fmla="*/ T64 w 4092"/>
                              <a:gd name="T66" fmla="+- 0 -25 5507"/>
                              <a:gd name="T67" fmla="*/ -25 h 1548"/>
                              <a:gd name="T68" fmla="+- 0 9177 7336"/>
                              <a:gd name="T69" fmla="*/ T68 w 4092"/>
                              <a:gd name="T70" fmla="+- 0 -5 5507"/>
                              <a:gd name="T71" fmla="*/ -5 h 1548"/>
                              <a:gd name="T72" fmla="+- 0 9248 7336"/>
                              <a:gd name="T73" fmla="*/ T72 w 4092"/>
                              <a:gd name="T74" fmla="+- 0 19 5507"/>
                              <a:gd name="T75" fmla="*/ 19 h 1548"/>
                              <a:gd name="T76" fmla="+- 0 9311 7336"/>
                              <a:gd name="T77" fmla="*/ T76 w 4092"/>
                              <a:gd name="T78" fmla="+- 0 46 5507"/>
                              <a:gd name="T79" fmla="*/ 46 h 1548"/>
                              <a:gd name="T80" fmla="+- 0 9364 7336"/>
                              <a:gd name="T81" fmla="*/ T80 w 4092"/>
                              <a:gd name="T82" fmla="+- 0 76 5507"/>
                              <a:gd name="T83" fmla="*/ 76 h 1548"/>
                              <a:gd name="T84" fmla="+- 0 9407 7336"/>
                              <a:gd name="T85" fmla="*/ T84 w 4092"/>
                              <a:gd name="T86" fmla="+- 0 108 5507"/>
                              <a:gd name="T87" fmla="*/ 108 h 1548"/>
                              <a:gd name="T88" fmla="+- 0 9439 7336"/>
                              <a:gd name="T89" fmla="*/ T88 w 4092"/>
                              <a:gd name="T90" fmla="+- 0 143 5507"/>
                              <a:gd name="T91" fmla="*/ 143 h 1548"/>
                              <a:gd name="T92" fmla="+- 0 9459 7336"/>
                              <a:gd name="T93" fmla="*/ T92 w 4092"/>
                              <a:gd name="T94" fmla="+- 0 180 5507"/>
                              <a:gd name="T95" fmla="*/ 180 h 1548"/>
                              <a:gd name="T96" fmla="+- 0 9466 7336"/>
                              <a:gd name="T97" fmla="*/ T96 w 4092"/>
                              <a:gd name="T98" fmla="+- 0 218 5507"/>
                              <a:gd name="T99" fmla="*/ 218 h 1548"/>
                              <a:gd name="T100" fmla="+- 0 9459 7336"/>
                              <a:gd name="T101" fmla="*/ T100 w 4092"/>
                              <a:gd name="T102" fmla="+- 0 256 5507"/>
                              <a:gd name="T103" fmla="*/ 256 h 1548"/>
                              <a:gd name="T104" fmla="+- 0 9439 7336"/>
                              <a:gd name="T105" fmla="*/ T104 w 4092"/>
                              <a:gd name="T106" fmla="+- 0 293 5507"/>
                              <a:gd name="T107" fmla="*/ 293 h 1548"/>
                              <a:gd name="T108" fmla="+- 0 9407 7336"/>
                              <a:gd name="T109" fmla="*/ T108 w 4092"/>
                              <a:gd name="T110" fmla="+- 0 327 5507"/>
                              <a:gd name="T111" fmla="*/ 327 h 1548"/>
                              <a:gd name="T112" fmla="+- 0 9364 7336"/>
                              <a:gd name="T113" fmla="*/ T112 w 4092"/>
                              <a:gd name="T114" fmla="+- 0 360 5507"/>
                              <a:gd name="T115" fmla="*/ 360 h 1548"/>
                              <a:gd name="T116" fmla="+- 0 9311 7336"/>
                              <a:gd name="T117" fmla="*/ T116 w 4092"/>
                              <a:gd name="T118" fmla="+- 0 390 5507"/>
                              <a:gd name="T119" fmla="*/ 390 h 1548"/>
                              <a:gd name="T120" fmla="+- 0 9248 7336"/>
                              <a:gd name="T121" fmla="*/ T120 w 4092"/>
                              <a:gd name="T122" fmla="+- 0 417 5507"/>
                              <a:gd name="T123" fmla="*/ 417 h 1548"/>
                              <a:gd name="T124" fmla="+- 0 9177 7336"/>
                              <a:gd name="T125" fmla="*/ T124 w 4092"/>
                              <a:gd name="T126" fmla="+- 0 441 5507"/>
                              <a:gd name="T127" fmla="*/ 441 h 1548"/>
                              <a:gd name="T128" fmla="+- 0 9098 7336"/>
                              <a:gd name="T129" fmla="*/ T128 w 4092"/>
                              <a:gd name="T130" fmla="+- 0 461 5507"/>
                              <a:gd name="T131" fmla="*/ 461 h 1548"/>
                              <a:gd name="T132" fmla="+- 0 9012 7336"/>
                              <a:gd name="T133" fmla="*/ T132 w 4092"/>
                              <a:gd name="T134" fmla="+- 0 477 5507"/>
                              <a:gd name="T135" fmla="*/ 477 h 1548"/>
                              <a:gd name="T136" fmla="+- 0 8920 7336"/>
                              <a:gd name="T137" fmla="*/ T136 w 4092"/>
                              <a:gd name="T138" fmla="+- 0 489 5507"/>
                              <a:gd name="T139" fmla="*/ 489 h 1548"/>
                              <a:gd name="T140" fmla="+- 0 8823 7336"/>
                              <a:gd name="T141" fmla="*/ T140 w 4092"/>
                              <a:gd name="T142" fmla="+- 0 497 5507"/>
                              <a:gd name="T143" fmla="*/ 497 h 1548"/>
                              <a:gd name="T144" fmla="+- 0 8722 7336"/>
                              <a:gd name="T145" fmla="*/ T144 w 4092"/>
                              <a:gd name="T146" fmla="+- 0 499 5507"/>
                              <a:gd name="T147" fmla="*/ 499 h 1548"/>
                              <a:gd name="T148" fmla="+- 0 8621 7336"/>
                              <a:gd name="T149" fmla="*/ T148 w 4092"/>
                              <a:gd name="T150" fmla="+- 0 497 5507"/>
                              <a:gd name="T151" fmla="*/ 497 h 1548"/>
                              <a:gd name="T152" fmla="+- 0 8524 7336"/>
                              <a:gd name="T153" fmla="*/ T152 w 4092"/>
                              <a:gd name="T154" fmla="+- 0 489 5507"/>
                              <a:gd name="T155" fmla="*/ 489 h 1548"/>
                              <a:gd name="T156" fmla="+- 0 8433 7336"/>
                              <a:gd name="T157" fmla="*/ T156 w 4092"/>
                              <a:gd name="T158" fmla="+- 0 477 5507"/>
                              <a:gd name="T159" fmla="*/ 477 h 1548"/>
                              <a:gd name="T160" fmla="+- 0 8347 7336"/>
                              <a:gd name="T161" fmla="*/ T160 w 4092"/>
                              <a:gd name="T162" fmla="+- 0 461 5507"/>
                              <a:gd name="T163" fmla="*/ 461 h 1548"/>
                              <a:gd name="T164" fmla="+- 0 8268 7336"/>
                              <a:gd name="T165" fmla="*/ T164 w 4092"/>
                              <a:gd name="T166" fmla="+- 0 441 5507"/>
                              <a:gd name="T167" fmla="*/ 441 h 1548"/>
                              <a:gd name="T168" fmla="+- 0 8196 7336"/>
                              <a:gd name="T169" fmla="*/ T168 w 4092"/>
                              <a:gd name="T170" fmla="+- 0 417 5507"/>
                              <a:gd name="T171" fmla="*/ 417 h 1548"/>
                              <a:gd name="T172" fmla="+- 0 8133 7336"/>
                              <a:gd name="T173" fmla="*/ T172 w 4092"/>
                              <a:gd name="T174" fmla="+- 0 390 5507"/>
                              <a:gd name="T175" fmla="*/ 390 h 1548"/>
                              <a:gd name="T176" fmla="+- 0 8080 7336"/>
                              <a:gd name="T177" fmla="*/ T176 w 4092"/>
                              <a:gd name="T178" fmla="+- 0 360 5507"/>
                              <a:gd name="T179" fmla="*/ 360 h 1548"/>
                              <a:gd name="T180" fmla="+- 0 8037 7336"/>
                              <a:gd name="T181" fmla="*/ T180 w 4092"/>
                              <a:gd name="T182" fmla="+- 0 327 5507"/>
                              <a:gd name="T183" fmla="*/ 327 h 1548"/>
                              <a:gd name="T184" fmla="+- 0 8005 7336"/>
                              <a:gd name="T185" fmla="*/ T184 w 4092"/>
                              <a:gd name="T186" fmla="+- 0 293 5507"/>
                              <a:gd name="T187" fmla="*/ 293 h 1548"/>
                              <a:gd name="T188" fmla="+- 0 7985 7336"/>
                              <a:gd name="T189" fmla="*/ T188 w 4092"/>
                              <a:gd name="T190" fmla="+- 0 256 5507"/>
                              <a:gd name="T191" fmla="*/ 256 h 1548"/>
                              <a:gd name="T192" fmla="+- 0 7979 7336"/>
                              <a:gd name="T193" fmla="*/ T192 w 4092"/>
                              <a:gd name="T194" fmla="+- 0 218 5507"/>
                              <a:gd name="T195" fmla="*/ 218 h 1548"/>
                              <a:gd name="T196" fmla="+- 0 8197 7336"/>
                              <a:gd name="T197" fmla="*/ T196 w 4092"/>
                              <a:gd name="T198" fmla="+- 0 417 5507"/>
                              <a:gd name="T199" fmla="*/ 417 h 1548"/>
                              <a:gd name="T200" fmla="+- 0 9252 7336"/>
                              <a:gd name="T201" fmla="*/ T200 w 4092"/>
                              <a:gd name="T202" fmla="+- 0 23 5507"/>
                              <a:gd name="T203" fmla="*/ 23 h 15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4092" h="1548">
                                <a:moveTo>
                                  <a:pt x="643" y="-5289"/>
                                </a:moveTo>
                                <a:lnTo>
                                  <a:pt x="649" y="-5327"/>
                                </a:lnTo>
                                <a:lnTo>
                                  <a:pt x="669" y="-5364"/>
                                </a:lnTo>
                                <a:lnTo>
                                  <a:pt x="701" y="-5399"/>
                                </a:lnTo>
                                <a:lnTo>
                                  <a:pt x="744" y="-5431"/>
                                </a:lnTo>
                                <a:lnTo>
                                  <a:pt x="797" y="-5461"/>
                                </a:lnTo>
                                <a:lnTo>
                                  <a:pt x="860" y="-5488"/>
                                </a:lnTo>
                                <a:lnTo>
                                  <a:pt x="932" y="-5512"/>
                                </a:lnTo>
                                <a:lnTo>
                                  <a:pt x="1011" y="-5532"/>
                                </a:lnTo>
                                <a:lnTo>
                                  <a:pt x="1097" y="-5548"/>
                                </a:lnTo>
                                <a:lnTo>
                                  <a:pt x="1188" y="-5560"/>
                                </a:lnTo>
                                <a:lnTo>
                                  <a:pt x="1285" y="-5568"/>
                                </a:lnTo>
                                <a:lnTo>
                                  <a:pt x="1386" y="-5570"/>
                                </a:lnTo>
                                <a:lnTo>
                                  <a:pt x="1487" y="-5568"/>
                                </a:lnTo>
                                <a:lnTo>
                                  <a:pt x="1584" y="-5560"/>
                                </a:lnTo>
                                <a:lnTo>
                                  <a:pt x="1676" y="-5548"/>
                                </a:lnTo>
                                <a:lnTo>
                                  <a:pt x="1762" y="-5532"/>
                                </a:lnTo>
                                <a:lnTo>
                                  <a:pt x="1841" y="-5512"/>
                                </a:lnTo>
                                <a:lnTo>
                                  <a:pt x="1912" y="-5488"/>
                                </a:lnTo>
                                <a:lnTo>
                                  <a:pt x="1975" y="-5461"/>
                                </a:lnTo>
                                <a:lnTo>
                                  <a:pt x="2028" y="-5431"/>
                                </a:lnTo>
                                <a:lnTo>
                                  <a:pt x="2071" y="-5399"/>
                                </a:lnTo>
                                <a:lnTo>
                                  <a:pt x="2103" y="-5364"/>
                                </a:lnTo>
                                <a:lnTo>
                                  <a:pt x="2123" y="-5327"/>
                                </a:lnTo>
                                <a:lnTo>
                                  <a:pt x="2130" y="-5289"/>
                                </a:lnTo>
                                <a:lnTo>
                                  <a:pt x="2123" y="-5251"/>
                                </a:lnTo>
                                <a:lnTo>
                                  <a:pt x="2103" y="-5214"/>
                                </a:lnTo>
                                <a:lnTo>
                                  <a:pt x="2071" y="-5180"/>
                                </a:lnTo>
                                <a:lnTo>
                                  <a:pt x="2028" y="-5147"/>
                                </a:lnTo>
                                <a:lnTo>
                                  <a:pt x="1975" y="-5117"/>
                                </a:lnTo>
                                <a:lnTo>
                                  <a:pt x="1912" y="-5090"/>
                                </a:lnTo>
                                <a:lnTo>
                                  <a:pt x="1841" y="-5066"/>
                                </a:lnTo>
                                <a:lnTo>
                                  <a:pt x="1762" y="-5046"/>
                                </a:lnTo>
                                <a:lnTo>
                                  <a:pt x="1676" y="-5030"/>
                                </a:lnTo>
                                <a:lnTo>
                                  <a:pt x="1584" y="-5018"/>
                                </a:lnTo>
                                <a:lnTo>
                                  <a:pt x="1487" y="-5010"/>
                                </a:lnTo>
                                <a:lnTo>
                                  <a:pt x="1386" y="-5008"/>
                                </a:lnTo>
                                <a:lnTo>
                                  <a:pt x="1285" y="-5010"/>
                                </a:lnTo>
                                <a:lnTo>
                                  <a:pt x="1188" y="-5018"/>
                                </a:lnTo>
                                <a:lnTo>
                                  <a:pt x="1097" y="-5030"/>
                                </a:lnTo>
                                <a:lnTo>
                                  <a:pt x="1011" y="-5046"/>
                                </a:lnTo>
                                <a:lnTo>
                                  <a:pt x="932" y="-5066"/>
                                </a:lnTo>
                                <a:lnTo>
                                  <a:pt x="860" y="-5090"/>
                                </a:lnTo>
                                <a:lnTo>
                                  <a:pt x="797" y="-5117"/>
                                </a:lnTo>
                                <a:lnTo>
                                  <a:pt x="744" y="-5147"/>
                                </a:lnTo>
                                <a:lnTo>
                                  <a:pt x="701" y="-5180"/>
                                </a:lnTo>
                                <a:lnTo>
                                  <a:pt x="669" y="-5214"/>
                                </a:lnTo>
                                <a:lnTo>
                                  <a:pt x="649" y="-5251"/>
                                </a:lnTo>
                                <a:lnTo>
                                  <a:pt x="643" y="-5289"/>
                                </a:lnTo>
                                <a:close/>
                                <a:moveTo>
                                  <a:pt x="861" y="-5090"/>
                                </a:moveTo>
                                <a:lnTo>
                                  <a:pt x="1916" y="-5484"/>
                                </a:lnTo>
                              </a:path>
                            </a:pathLst>
                          </a:custGeom>
                          <a:noFill/>
                          <a:ln w="69243">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3" name="Text Box 1003"/>
                        <wps:cNvSpPr txBox="1">
                          <a:spLocks noChangeArrowheads="1"/>
                        </wps:cNvSpPr>
                        <wps:spPr bwMode="auto">
                          <a:xfrm>
                            <a:off x="7924" y="-118"/>
                            <a:ext cx="1597" cy="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60A2C" w14:textId="77777777" w:rsidR="00A541FA" w:rsidRDefault="00A541FA">
                              <w:pPr>
                                <w:spacing w:before="6"/>
                                <w:rPr>
                                  <w:sz w:val="17"/>
                                </w:rPr>
                              </w:pPr>
                            </w:p>
                            <w:p w14:paraId="7651189E" w14:textId="77777777" w:rsidR="00A541FA" w:rsidRDefault="00A541FA">
                              <w:pPr>
                                <w:ind w:left="382"/>
                                <w:rPr>
                                  <w:rFonts w:ascii="Calibri"/>
                                  <w:sz w:val="17"/>
                                </w:rPr>
                              </w:pPr>
                              <w:r>
                                <w:rPr>
                                  <w:rFonts w:ascii="Calibri"/>
                                  <w:w w:val="105"/>
                                  <w:sz w:val="17"/>
                                </w:rPr>
                                <w:t>Consistency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2943F6" id="Group 1002" o:spid="_x0000_s1042" style="position:absolute;left:0;text-align:left;margin-left:396.2pt;margin-top:-5.9pt;width:79.9pt;height:33.65pt;z-index:1072;mso-position-horizontal-relative:page" coordorigin="7924,-118" coordsize="1598,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">
                <v:shape id="AutoShape 1004" o:spid="_x0000_s1043" style="position:absolute;left:7336;top:5507;width:4092;height:1548;visibility:visible;mso-wrap-style:square;v-text-anchor:top" coordsize="4092,1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v9csEA&#10;AADdAAAADwAAAGRycy9kb3ducmV2LnhtbERP32vCMBB+F/Y/hBv4ponKRKppkYEg7mm6vZ/N2RSb&#10;S2my2vWvXwaDvd3H9/N2xeAa0VMXas8aFnMFgrj0puZKw8flMNuACBHZYOOZNHxTgCJ/muwwM/7B&#10;79SfYyVSCIcMNdgY20zKUFpyGOa+JU7czXcOY4JdJU2HjxTuGrlUai0d1pwaLLb0aqm8n7+chus4&#10;rD5fetzY0dZvh9OoKpJK6+nzsN+CiDTEf/Gf+2jSfKWW8PtNOkHm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rr/XLBAAAA3QAAAA8AAAAAAAAAAAAAAAAAmAIAAGRycy9kb3du&#10;cmV2LnhtbFBLBQYAAAAABAAEAPUAAACGAwAAAAA=&#10;" path="m643,-5289r6,-38l669,-5364r32,-35l744,-5431r53,-30l860,-5488r72,-24l1011,-5532r86,-16l1188,-5560r97,-8l1386,-5570r101,2l1584,-5560r92,12l1762,-5532r79,20l1912,-5488r63,27l2028,-5431r43,32l2103,-5364r20,37l2130,-5289r-7,38l2103,-5214r-32,34l2028,-5147r-53,30l1912,-5090r-71,24l1762,-5046r-86,16l1584,-5018r-97,8l1386,-5008r-101,-2l1188,-5018r-91,-12l1011,-5046r-79,-20l860,-5090r-63,-27l744,-5147r-43,-33l669,-5214r-20,-37l643,-5289xm861,-5090r1055,-394e" filled="f" strokecolor="red" strokeweight="1.92342mm">
                  <v:path arrowok="t" o:connecttype="custom" o:connectlocs="643,218;649,180;669,143;701,108;744,76;797,46;860,19;932,-5;1011,-25;1097,-41;1188,-53;1285,-61;1386,-63;1487,-61;1584,-53;1676,-41;1762,-25;1841,-5;1912,19;1975,46;2028,76;2071,108;2103,143;2123,180;2130,218;2123,256;2103,293;2071,327;2028,360;1975,390;1912,417;1841,441;1762,461;1676,477;1584,489;1487,497;1386,499;1285,497;1188,489;1097,477;1011,461;932,441;860,417;797,390;744,360;701,327;669,293;649,256;643,218;861,417;1916,23" o:connectangles="0,0,0,0,0,0,0,0,0,0,0,0,0,0,0,0,0,0,0,0,0,0,0,0,0,0,0,0,0,0,0,0,0,0,0,0,0,0,0,0,0,0,0,0,0,0,0,0,0,0,0"/>
                </v:shape>
                <v:shape id="Text Box 1003" o:spid="_x0000_s1044" type="#_x0000_t202" style="position:absolute;left:7924;top:-118;width:1597;height:6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r/z8MA&#10;AADdAAAADwAAAGRycy9kb3ducmV2LnhtbERPTWsCMRC9F/wPYYTeamILUlejiFgoFIrrevA4bsbd&#10;4GayblLd/vtGKHibx/uc+bJ3jbhSF6xnDeORAkFcemO50rAvPl7eQYSIbLDxTBp+KcByMXiaY2b8&#10;jXO67mIlUgiHDDXUMbaZlKGsyWEY+ZY4cSffOYwJdpU0Hd5SuGvkq1IT6dByaqixpXVN5Xn34zSs&#10;Dpxv7OX7uM1PuS2KqeKvyVnr52G/moGI1MeH+N/9adJ8pd7g/k06Q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0r/z8MAAADdAAAADwAAAAAAAAAAAAAAAACYAgAAZHJzL2Rv&#10;d25yZXYueG1sUEsFBgAAAAAEAAQA9QAAAIgDAAAAAA==&#10;" filled="f" stroked="f">
                  <v:textbox inset="0,0,0,0">
                    <w:txbxContent>
                      <w:p w14:paraId="68D60A2C" w14:textId="77777777" w:rsidR="00A541FA" w:rsidRDefault="00A541FA">
                        <w:pPr>
                          <w:spacing w:before="6"/>
                          <w:rPr>
                            <w:sz w:val="17"/>
                          </w:rPr>
                        </w:pPr>
                      </w:p>
                      <w:p w14:paraId="7651189E" w14:textId="77777777" w:rsidR="00A541FA" w:rsidRDefault="00A541FA">
                        <w:pPr>
                          <w:ind w:left="382"/>
                          <w:rPr>
                            <w:rFonts w:ascii="Calibri"/>
                            <w:sz w:val="17"/>
                          </w:rPr>
                        </w:pPr>
                        <w:r>
                          <w:rPr>
                            <w:rFonts w:ascii="Calibri"/>
                            <w:w w:val="105"/>
                            <w:sz w:val="17"/>
                          </w:rPr>
                          <w:t>Consistency</w:t>
                        </w:r>
                      </w:p>
                    </w:txbxContent>
                  </v:textbox>
                </v:shape>
                <w10:wrap anchorx="page"/>
              </v:group>
            </w:pict>
          </mc:Fallback>
        </mc:AlternateContent>
      </w:r>
      <w:r>
        <w:rPr>
          <w:noProof/>
        </w:rPr>
        <mc:AlternateContent>
          <mc:Choice Requires="wps">
            <w:drawing>
              <wp:anchor distT="0" distB="0" distL="114300" distR="114300" simplePos="0" relativeHeight="1240" behindDoc="0" locked="0" layoutInCell="1" allowOverlap="1" wp14:anchorId="7C211E50" wp14:editId="1CF2D58C">
                <wp:simplePos x="0" y="0"/>
                <wp:positionH relativeFrom="page">
                  <wp:posOffset>4052570</wp:posOffset>
                </wp:positionH>
                <wp:positionV relativeFrom="paragraph">
                  <wp:posOffset>-396875</wp:posOffset>
                </wp:positionV>
                <wp:extent cx="136525" cy="433070"/>
                <wp:effectExtent l="4445" t="1905" r="1905" b="3175"/>
                <wp:wrapNone/>
                <wp:docPr id="1000" name="Text Box 1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25" cy="433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DB2" w14:textId="77777777" w:rsidR="00A541FA" w:rsidRDefault="00A541FA">
                            <w:pPr>
                              <w:spacing w:line="197" w:lineRule="exact"/>
                              <w:ind w:left="20" w:right="-465"/>
                              <w:rPr>
                                <w:rFonts w:ascii="Calibri"/>
                                <w:sz w:val="17"/>
                              </w:rPr>
                            </w:pPr>
                            <w:r>
                              <w:rPr>
                                <w:rFonts w:ascii="Calibri"/>
                                <w:w w:val="102"/>
                                <w:sz w:val="17"/>
                              </w:rPr>
                              <w:t>A</w:t>
                            </w:r>
                            <w:r>
                              <w:rPr>
                                <w:rFonts w:ascii="Calibri"/>
                                <w:spacing w:val="-3"/>
                                <w:w w:val="102"/>
                                <w:sz w:val="17"/>
                              </w:rPr>
                              <w:t>r</w:t>
                            </w:r>
                            <w:r>
                              <w:rPr>
                                <w:rFonts w:ascii="Calibri"/>
                                <w:w w:val="102"/>
                                <w:sz w:val="17"/>
                              </w:rPr>
                              <w:t>chi</w:t>
                            </w:r>
                            <w:r>
                              <w:rPr>
                                <w:rFonts w:ascii="Calibri"/>
                                <w:spacing w:val="-2"/>
                                <w:w w:val="102"/>
                                <w:sz w:val="17"/>
                              </w:rPr>
                              <w:t>t</w:t>
                            </w:r>
                            <w:r>
                              <w:rPr>
                                <w:rFonts w:ascii="Calibri"/>
                                <w:w w:val="102"/>
                                <w:sz w:val="17"/>
                              </w:rPr>
                              <w:t>ect</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211E50" id="Text Box 1001" o:spid="_x0000_s1045" type="#_x0000_t202" style="position:absolute;left:0;text-align:left;margin-left:319.1pt;margin-top:-31.25pt;width:10.75pt;height:34.1pt;z-index:1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" filled="f" stroked="f">
                <v:textbox style="layout-flow:vertical;mso-layout-flow-alt:bottom-to-top" inset="0,0,0,0">
                  <w:txbxContent>
                    <w:p w14:paraId="12275DB2" w14:textId="77777777" w:rsidR="00A541FA" w:rsidRDefault="00A541FA">
                      <w:pPr>
                        <w:spacing w:line="197" w:lineRule="exact"/>
                        <w:ind w:left="20" w:right="-465"/>
                        <w:rPr>
                          <w:rFonts w:ascii="Calibri"/>
                          <w:sz w:val="17"/>
                        </w:rPr>
                      </w:pPr>
                      <w:r>
                        <w:rPr>
                          <w:rFonts w:ascii="Calibri"/>
                          <w:w w:val="102"/>
                          <w:sz w:val="17"/>
                        </w:rPr>
                        <w:t>A</w:t>
                      </w:r>
                      <w:r>
                        <w:rPr>
                          <w:rFonts w:ascii="Calibri"/>
                          <w:spacing w:val="-3"/>
                          <w:w w:val="102"/>
                          <w:sz w:val="17"/>
                        </w:rPr>
                        <w:t>r</w:t>
                      </w:r>
                      <w:r>
                        <w:rPr>
                          <w:rFonts w:ascii="Calibri"/>
                          <w:w w:val="102"/>
                          <w:sz w:val="17"/>
                        </w:rPr>
                        <w:t>chi</w:t>
                      </w:r>
                      <w:r>
                        <w:rPr>
                          <w:rFonts w:ascii="Calibri"/>
                          <w:spacing w:val="-2"/>
                          <w:w w:val="102"/>
                          <w:sz w:val="17"/>
                        </w:rPr>
                        <w:t>t</w:t>
                      </w:r>
                      <w:r>
                        <w:rPr>
                          <w:rFonts w:ascii="Calibri"/>
                          <w:w w:val="102"/>
                          <w:sz w:val="17"/>
                        </w:rPr>
                        <w:t>ect</w:t>
                      </w:r>
                    </w:p>
                  </w:txbxContent>
                </v:textbox>
                <w10:wrap anchorx="page"/>
              </v:shape>
            </w:pict>
          </mc:Fallback>
        </mc:AlternateContent>
      </w:r>
      <w:r w:rsidR="00A541FA">
        <w:rPr>
          <w:rFonts w:ascii="Calibri"/>
          <w:sz w:val="17"/>
        </w:rPr>
        <w:t xml:space="preserve">Architecture </w:t>
      </w:r>
      <w:r w:rsidR="00A541FA">
        <w:rPr>
          <w:rFonts w:ascii="Calibri"/>
          <w:w w:val="105"/>
          <w:sz w:val="17"/>
        </w:rPr>
        <w:t>Model*</w:t>
      </w:r>
    </w:p>
    <w:p w14:paraId="70E2FC4E" w14:textId="77777777" w:rsidR="00864105" w:rsidRDefault="00864105">
      <w:pPr>
        <w:pStyle w:val="Corpsdetexte"/>
        <w:rPr>
          <w:rFonts w:ascii="Calibri"/>
          <w:sz w:val="16"/>
        </w:rPr>
      </w:pPr>
    </w:p>
    <w:p w14:paraId="4EF63EC9" w14:textId="77777777" w:rsidR="00864105" w:rsidRDefault="00864105">
      <w:pPr>
        <w:pStyle w:val="Corpsdetexte"/>
        <w:spacing w:before="4"/>
        <w:rPr>
          <w:rFonts w:ascii="Calibri"/>
          <w:sz w:val="15"/>
        </w:rPr>
      </w:pPr>
    </w:p>
    <w:p w14:paraId="57D38800" w14:textId="77777777" w:rsidR="00864105" w:rsidRDefault="00A541FA">
      <w:pPr>
        <w:spacing w:before="1"/>
        <w:ind w:left="637"/>
        <w:rPr>
          <w:sz w:val="16"/>
        </w:rPr>
      </w:pPr>
      <w:r>
        <w:rPr>
          <w:sz w:val="16"/>
        </w:rPr>
        <w:t>Fig. 1.    Concurrent modifications made to different  artifacts</w:t>
      </w:r>
    </w:p>
    <w:p w14:paraId="69153FD0" w14:textId="77777777" w:rsidR="00864105" w:rsidRDefault="00864105">
      <w:pPr>
        <w:pStyle w:val="Corpsdetexte"/>
        <w:rPr>
          <w:sz w:val="16"/>
        </w:rPr>
      </w:pPr>
    </w:p>
    <w:p w14:paraId="6F3E0A44" w14:textId="77777777" w:rsidR="00864105" w:rsidRDefault="00864105">
      <w:pPr>
        <w:pStyle w:val="Corpsdetexte"/>
        <w:rPr>
          <w:sz w:val="16"/>
        </w:rPr>
      </w:pPr>
    </w:p>
    <w:p w14:paraId="3A1CCEA3" w14:textId="77777777" w:rsidR="00864105" w:rsidRDefault="00864105">
      <w:pPr>
        <w:pStyle w:val="Corpsdetexte"/>
        <w:spacing w:before="10"/>
      </w:pPr>
    </w:p>
    <w:p w14:paraId="7E300779" w14:textId="77777777" w:rsidR="00864105" w:rsidRDefault="00A541FA">
      <w:pPr>
        <w:pStyle w:val="Corpsdetexte"/>
        <w:ind w:right="597"/>
        <w:jc w:val="right"/>
      </w:pPr>
      <w:r>
        <w:t>[7] and stay efficient with their favorite working environment.</w:t>
      </w:r>
    </w:p>
    <w:p w14:paraId="139B9902" w14:textId="77777777" w:rsidR="00864105" w:rsidRDefault="00A541FA">
      <w:pPr>
        <w:pStyle w:val="Corpsdetexte"/>
        <w:spacing w:before="81" w:line="249" w:lineRule="auto"/>
        <w:ind w:left="119" w:right="597" w:firstLine="199"/>
        <w:jc w:val="both"/>
      </w:pPr>
      <w:r>
        <w:t xml:space="preserve">Even, if the code is not intended to be modified by pro- grammers, </w:t>
      </w:r>
      <w:r>
        <w:rPr>
          <w:spacing w:val="-4"/>
        </w:rPr>
        <w:t xml:space="preserve">RTE </w:t>
      </w:r>
      <w:r>
        <w:t>is still helpful in the state-of-the-art MDE practice, e.g. debugging generated code. Some code</w:t>
      </w:r>
      <w:r>
        <w:rPr>
          <w:spacing w:val="-21"/>
        </w:rPr>
        <w:t xml:space="preserve"> </w:t>
      </w:r>
      <w:r>
        <w:t>generators generate fully operational code. The debugging support helps developers trace bugs in the generated code back to precise model</w:t>
      </w:r>
      <w:r>
        <w:rPr>
          <w:spacing w:val="14"/>
        </w:rPr>
        <w:t xml:space="preserve"> </w:t>
      </w:r>
      <w:r>
        <w:t>elements.</w:t>
      </w:r>
    </w:p>
    <w:p w14:paraId="53499281" w14:textId="77777777" w:rsidR="00864105" w:rsidRDefault="00A541FA">
      <w:pPr>
        <w:pStyle w:val="Corpsdetexte"/>
        <w:spacing w:before="72" w:line="249" w:lineRule="auto"/>
        <w:ind w:left="119" w:right="597" w:firstLine="199"/>
        <w:jc w:val="both"/>
      </w:pPr>
      <w:r>
        <w:t xml:space="preserve">The back-and-forth switching between diagram-based and textual languages, as well as between model and code, has hindered the adoption of MDE in industrial  practice.  </w:t>
      </w:r>
      <w:r>
        <w:rPr>
          <w:spacing w:val="-8"/>
        </w:rPr>
        <w:t xml:space="preserve">To  </w:t>
      </w:r>
      <w:r>
        <w:t xml:space="preserve">solve this issue, we believe </w:t>
      </w:r>
      <w:ins w:id="12" w:author="RADERMACHER Ansgar 206501" w:date="2016-06-06T15:52:00Z">
        <w:r>
          <w:t xml:space="preserve">that </w:t>
        </w:r>
      </w:ins>
      <w:r>
        <w:t xml:space="preserve">the sharp distinction between model and code must be blurred. </w:t>
      </w:r>
      <w:r>
        <w:rPr>
          <w:spacing w:val="-8"/>
        </w:rPr>
        <w:t xml:space="preserve">We </w:t>
      </w:r>
      <w:r>
        <w:t>feel that a collaborative solution must be offered to different categories of developers (e.g. architects, programmers), who use different development practices.</w:t>
      </w:r>
    </w:p>
    <w:p w14:paraId="48864238" w14:textId="77777777" w:rsidR="00864105" w:rsidRDefault="00A541FA">
      <w:pPr>
        <w:pStyle w:val="Corpsdetexte"/>
        <w:spacing w:before="72" w:line="249" w:lineRule="auto"/>
        <w:ind w:left="119" w:right="597" w:firstLine="199"/>
        <w:jc w:val="both"/>
      </w:pPr>
      <w:r>
        <w:t>Collaboration between developers producing different types of artifacts, in different languages, using different tools, raises the issue of artifact synchronization. This is a well-known</w:t>
      </w:r>
      <w:r>
        <w:rPr>
          <w:spacing w:val="-25"/>
        </w:rPr>
        <w:t xml:space="preserve"> </w:t>
      </w:r>
      <w:r>
        <w:t>con- cern with round-trip engineering [8]. It is related to traditional software engineering disciplines such as forward and reverse engineering</w:t>
      </w:r>
      <w:r>
        <w:rPr>
          <w:spacing w:val="14"/>
        </w:rPr>
        <w:t xml:space="preserve"> </w:t>
      </w:r>
      <w:r>
        <w:t>[9].</w:t>
      </w:r>
    </w:p>
    <w:p w14:paraId="61A732A3" w14:textId="77777777" w:rsidR="00864105" w:rsidRDefault="00A541FA">
      <w:pPr>
        <w:pStyle w:val="Corpsdetexte"/>
        <w:spacing w:before="72" w:line="249" w:lineRule="auto"/>
        <w:ind w:left="119" w:right="597" w:firstLine="199"/>
        <w:jc w:val="both"/>
      </w:pPr>
      <w:commentRangeStart w:id="13"/>
      <w:r>
        <w:t>Round-trip engineering achieves synchronization between related artifacts that may evolve concurrently by</w:t>
      </w:r>
      <w:r>
        <w:rPr>
          <w:spacing w:val="-9"/>
        </w:rPr>
        <w:t xml:space="preserve"> </w:t>
      </w:r>
      <w:r>
        <w:t>incrementally updating each artifact to reflect editions made in the other artifacts.</w:t>
      </w:r>
      <w:commentRangeEnd w:id="13"/>
      <w:r>
        <w:rPr>
          <w:rStyle w:val="Marquedecommentaire"/>
        </w:rPr>
        <w:commentReference w:id="13"/>
      </w:r>
    </w:p>
    <w:p w14:paraId="664E7E50" w14:textId="77777777" w:rsidR="00864105" w:rsidRDefault="00A541FA">
      <w:pPr>
        <w:pStyle w:val="Corpsdetexte"/>
        <w:spacing w:before="72" w:line="249" w:lineRule="auto"/>
        <w:ind w:left="119" w:right="597" w:firstLine="199"/>
        <w:jc w:val="both"/>
      </w:pPr>
      <w:r>
        <w:t xml:space="preserve">Usually, a direct synchronizing between the architecture model and the code is hard because of the large abstraction gap. The synchronization is therefore decoupled into several </w:t>
      </w:r>
      <w:del w:id="14" w:author="RADERMACHER Ansgar 206501" w:date="2016-06-06T15:55:00Z">
        <w:r w:rsidDel="002A021B">
          <w:delText>sub-</w:delText>
        </w:r>
      </w:del>
      <w:r>
        <w:t>synchronization</w:t>
      </w:r>
      <w:ins w:id="15" w:author="RADERMACHER Ansgar 206501" w:date="2016-06-06T15:55:00Z">
        <w:r w:rsidR="002A021B">
          <w:t xml:space="preserve"> steps </w:t>
        </w:r>
      </w:ins>
      <w:del w:id="16" w:author="RADERMACHER Ansgar 206501" w:date="2016-06-06T15:55:00Z">
        <w:r w:rsidDel="002A021B">
          <w:delText xml:space="preserve">s </w:delText>
        </w:r>
      </w:del>
      <w:r>
        <w:t xml:space="preserve">of artifacts participating </w:t>
      </w:r>
      <w:del w:id="17" w:author="RADERMACHER Ansgar 206501" w:date="2016-06-06T15:56:00Z">
        <w:r w:rsidDel="002A021B">
          <w:delText xml:space="preserve">to </w:delText>
        </w:r>
      </w:del>
      <w:ins w:id="18" w:author="RADERMACHER Ansgar 206501" w:date="2016-06-06T15:56:00Z">
        <w:r w:rsidR="002A021B">
          <w:t>in</w:t>
        </w:r>
        <w:r w:rsidR="002A021B">
          <w:t xml:space="preserve"> </w:t>
        </w:r>
      </w:ins>
      <w:r>
        <w:t>one of the transformation phases of the chain. Hence, the whole syn- chronization is achieved if the sub-synchronizations  do.</w:t>
      </w:r>
    </w:p>
    <w:p w14:paraId="6C50C0DD" w14:textId="77777777" w:rsidR="00864105" w:rsidRDefault="00A541FA">
      <w:pPr>
        <w:pStyle w:val="Corpsdetexte"/>
        <w:spacing w:before="72"/>
        <w:ind w:right="597"/>
        <w:jc w:val="right"/>
      </w:pPr>
      <w:r>
        <w:t>To sum up, the thesis can be divided into two related  major</w:t>
      </w:r>
    </w:p>
    <w:p w14:paraId="7103DD83" w14:textId="77777777" w:rsidR="00864105" w:rsidRDefault="00864105">
      <w:pPr>
        <w:jc w:val="right"/>
        <w:sectPr w:rsidR="00864105">
          <w:type w:val="continuous"/>
          <w:pgSz w:w="12240" w:h="15840"/>
          <w:pgMar w:top="1120" w:right="380" w:bottom="280" w:left="860" w:header="720" w:footer="720" w:gutter="0"/>
          <w:cols w:num="2" w:space="720" w:equalWidth="0">
            <w:col w:w="5141" w:space="119"/>
            <w:col w:w="5740"/>
          </w:cols>
        </w:sectPr>
      </w:pPr>
    </w:p>
    <w:p w14:paraId="3C55D4EA" w14:textId="77777777" w:rsidR="00864105" w:rsidRDefault="00A541FA">
      <w:pPr>
        <w:pStyle w:val="Corpsdetexte"/>
        <w:spacing w:before="52"/>
        <w:ind w:left="119" w:right="-17"/>
      </w:pPr>
      <w:r>
        <w:lastRenderedPageBreak/>
        <w:t>parts as followings:</w:t>
      </w:r>
    </w:p>
    <w:p w14:paraId="43D5E542" w14:textId="77777777" w:rsidR="00864105" w:rsidRDefault="00864105">
      <w:pPr>
        <w:pStyle w:val="Corpsdetexte"/>
        <w:spacing w:before="7"/>
        <w:rPr>
          <w:sz w:val="26"/>
        </w:rPr>
      </w:pPr>
    </w:p>
    <w:p w14:paraId="7FC8DD0E" w14:textId="77777777" w:rsidR="00864105" w:rsidRDefault="00A541FA">
      <w:pPr>
        <w:pStyle w:val="Paragraphedeliste"/>
        <w:numPr>
          <w:ilvl w:val="0"/>
          <w:numId w:val="10"/>
        </w:numPr>
        <w:tabs>
          <w:tab w:val="left" w:pos="391"/>
        </w:tabs>
        <w:ind w:hanging="271"/>
        <w:rPr>
          <w:i/>
          <w:sz w:val="20"/>
        </w:rPr>
      </w:pPr>
      <w:r>
        <w:rPr>
          <w:i/>
          <w:sz w:val="20"/>
        </w:rPr>
        <w:t>Major</w:t>
      </w:r>
      <w:r>
        <w:rPr>
          <w:i/>
          <w:spacing w:val="15"/>
          <w:sz w:val="20"/>
        </w:rPr>
        <w:t xml:space="preserve"> </w:t>
      </w:r>
      <w:r>
        <w:rPr>
          <w:i/>
          <w:sz w:val="20"/>
        </w:rPr>
        <w:t>topics</w:t>
      </w:r>
    </w:p>
    <w:p w14:paraId="57D5583F" w14:textId="77777777" w:rsidR="00864105" w:rsidRDefault="00A541FA">
      <w:pPr>
        <w:pStyle w:val="Paragraphedeliste"/>
        <w:numPr>
          <w:ilvl w:val="1"/>
          <w:numId w:val="10"/>
        </w:numPr>
        <w:tabs>
          <w:tab w:val="left" w:pos="520"/>
        </w:tabs>
        <w:spacing w:before="81" w:line="249" w:lineRule="auto"/>
        <w:ind w:hanging="201"/>
        <w:rPr>
          <w:sz w:val="20"/>
        </w:rPr>
      </w:pPr>
      <w:r>
        <w:rPr>
          <w:b/>
          <w:sz w:val="20"/>
        </w:rPr>
        <w:t>Artifact synchronization</w:t>
      </w:r>
      <w:r>
        <w:rPr>
          <w:sz w:val="20"/>
        </w:rPr>
        <w:t xml:space="preserve">: As previously discussed, this is critical for step-by-step integrating MDE into current software development practices and collaborating these with MDE methodologies. Particularly, synchronization of artifacts is realized by means of incremental model- to-model and model-to-text transformations. Architecture models are often at </w:t>
      </w:r>
      <w:ins w:id="19" w:author="RADERMACHER Ansgar 206501" w:date="2016-06-06T15:56:00Z">
        <w:r w:rsidR="002A021B">
          <w:rPr>
            <w:sz w:val="20"/>
          </w:rPr>
          <w:t xml:space="preserve">a </w:t>
        </w:r>
      </w:ins>
      <w:r>
        <w:rPr>
          <w:sz w:val="20"/>
        </w:rPr>
        <w:t>higher level abstraction than low</w:t>
      </w:r>
      <w:r>
        <w:rPr>
          <w:spacing w:val="-18"/>
          <w:sz w:val="20"/>
        </w:rPr>
        <w:t xml:space="preserve"> </w:t>
      </w:r>
      <w:r>
        <w:rPr>
          <w:sz w:val="20"/>
        </w:rPr>
        <w:t xml:space="preserve">level implementation code. Mappings from the architecture are usually not one-to-one. This raises the difficulty in map- ping code-side elements back to architecture model-side elements. The existing synchronizations </w:t>
      </w:r>
      <w:ins w:id="20" w:author="RADERMACHER Ansgar 206501" w:date="2016-06-06T15:57:00Z">
        <w:r w:rsidR="002A021B">
          <w:rPr>
            <w:sz w:val="20"/>
          </w:rPr>
          <w:t xml:space="preserve"> (state of the art) </w:t>
        </w:r>
      </w:ins>
      <w:r>
        <w:rPr>
          <w:sz w:val="20"/>
        </w:rPr>
        <w:t xml:space="preserve">mainly focus on static parts while the dynamics are  </w:t>
      </w:r>
      <w:r>
        <w:rPr>
          <w:spacing w:val="2"/>
          <w:sz w:val="20"/>
        </w:rPr>
        <w:t xml:space="preserve"> </w:t>
      </w:r>
      <w:r>
        <w:rPr>
          <w:sz w:val="20"/>
        </w:rPr>
        <w:t>missing.</w:t>
      </w:r>
    </w:p>
    <w:p w14:paraId="2EA753F6" w14:textId="77777777" w:rsidR="00864105" w:rsidRDefault="00A541FA">
      <w:pPr>
        <w:pStyle w:val="Paragraphedeliste"/>
        <w:numPr>
          <w:ilvl w:val="1"/>
          <w:numId w:val="10"/>
        </w:numPr>
        <w:tabs>
          <w:tab w:val="left" w:pos="520"/>
        </w:tabs>
        <w:spacing w:line="249" w:lineRule="auto"/>
        <w:ind w:hanging="201"/>
        <w:rPr>
          <w:sz w:val="20"/>
        </w:rPr>
      </w:pPr>
      <w:r>
        <w:rPr>
          <w:b/>
          <w:sz w:val="20"/>
        </w:rPr>
        <w:t>Improving code generation solutions and towards synchronization for UML State Machine</w:t>
      </w:r>
      <w:r>
        <w:rPr>
          <w:sz w:val="20"/>
        </w:rPr>
        <w:t xml:space="preserve">: UML </w:t>
      </w:r>
      <w:del w:id="21" w:author="RADERMACHER Ansgar 206501" w:date="2016-06-06T15:58:00Z">
        <w:r w:rsidDel="002A021B">
          <w:rPr>
            <w:sz w:val="20"/>
          </w:rPr>
          <w:delText xml:space="preserve">is widely used in industry, especially the use of </w:delText>
        </w:r>
      </w:del>
      <w:r>
        <w:rPr>
          <w:sz w:val="20"/>
        </w:rPr>
        <w:t xml:space="preserve">State Ma- chine </w:t>
      </w:r>
      <w:ins w:id="22" w:author="RADERMACHER Ansgar 206501" w:date="2016-06-06T15:58:00Z">
        <w:r w:rsidR="002A021B">
          <w:rPr>
            <w:sz w:val="20"/>
          </w:rPr>
          <w:t xml:space="preserve">are widely used </w:t>
        </w:r>
      </w:ins>
      <w:r>
        <w:rPr>
          <w:sz w:val="20"/>
        </w:rPr>
        <w:t xml:space="preserve">for reactive, real-time </w:t>
      </w:r>
      <w:ins w:id="23" w:author="RADERMACHER Ansgar 206501" w:date="2016-06-06T15:58:00Z">
        <w:r w:rsidR="002A021B">
          <w:rPr>
            <w:sz w:val="20"/>
          </w:rPr>
          <w:t xml:space="preserve">and </w:t>
        </w:r>
      </w:ins>
      <w:r>
        <w:rPr>
          <w:sz w:val="20"/>
        </w:rPr>
        <w:t>embedded</w:t>
      </w:r>
      <w:r>
        <w:rPr>
          <w:spacing w:val="-13"/>
          <w:sz w:val="20"/>
        </w:rPr>
        <w:t xml:space="preserve"> </w:t>
      </w:r>
      <w:r>
        <w:rPr>
          <w:sz w:val="20"/>
        </w:rPr>
        <w:t>systems.</w:t>
      </w:r>
      <w:r>
        <w:rPr>
          <w:spacing w:val="-3"/>
          <w:sz w:val="20"/>
        </w:rPr>
        <w:t xml:space="preserve"> However,</w:t>
      </w:r>
      <w:r>
        <w:rPr>
          <w:w w:val="99"/>
          <w:sz w:val="20"/>
        </w:rPr>
        <w:t xml:space="preserve"> </w:t>
      </w:r>
      <w:r>
        <w:rPr>
          <w:sz w:val="20"/>
        </w:rPr>
        <w:t xml:space="preserve">on the one hand, </w:t>
      </w:r>
      <w:ins w:id="24" w:author="RADERMACHER Ansgar 206501" w:date="2016-06-06T15:58:00Z">
        <w:r w:rsidR="002A021B">
          <w:rPr>
            <w:sz w:val="20"/>
          </w:rPr>
          <w:t>the</w:t>
        </w:r>
      </w:ins>
      <w:r>
        <w:rPr>
          <w:sz w:val="20"/>
        </w:rPr>
        <w:t xml:space="preserve"> OMG  seeks  to  raise  the  usefulness of UML State Machine by providing more modeling concepts supporting software architects for modeling and designing complex systems. On the other hand, the sup- port of </w:t>
      </w:r>
      <w:commentRangeStart w:id="25"/>
      <w:r>
        <w:rPr>
          <w:sz w:val="20"/>
        </w:rPr>
        <w:t>existing generation approaches, over the years of research and development, is still limited to simple cases,</w:t>
      </w:r>
      <w:commentRangeEnd w:id="25"/>
      <w:r w:rsidR="002A021B">
        <w:rPr>
          <w:rStyle w:val="Marquedecommentaire"/>
        </w:rPr>
        <w:commentReference w:id="25"/>
      </w:r>
      <w:r>
        <w:rPr>
          <w:sz w:val="20"/>
        </w:rPr>
        <w:t xml:space="preserve"> especially when considering concurrency of </w:t>
      </w:r>
      <w:r>
        <w:rPr>
          <w:i/>
          <w:sz w:val="20"/>
        </w:rPr>
        <w:t xml:space="preserve">doActivity </w:t>
      </w:r>
      <w:r>
        <w:rPr>
          <w:sz w:val="20"/>
        </w:rPr>
        <w:t>and orthogonal regions, pseudo states such as history,</w:t>
      </w:r>
      <w:r>
        <w:rPr>
          <w:spacing w:val="-16"/>
          <w:sz w:val="20"/>
        </w:rPr>
        <w:t xml:space="preserve"> </w:t>
      </w:r>
      <w:r>
        <w:rPr>
          <w:sz w:val="20"/>
        </w:rPr>
        <w:t xml:space="preserve">and different events. This again enlarges the gap between the UML State Machine semantics and the actual generated code. Furthermore, the synchronization between UML State Machine and generated code is not supported by any other approaches, even though it is  </w:t>
      </w:r>
      <w:r>
        <w:rPr>
          <w:spacing w:val="9"/>
          <w:sz w:val="20"/>
        </w:rPr>
        <w:t xml:space="preserve"> </w:t>
      </w:r>
      <w:r>
        <w:rPr>
          <w:sz w:val="20"/>
        </w:rPr>
        <w:t>critical.</w:t>
      </w:r>
    </w:p>
    <w:p w14:paraId="644CCD7F" w14:textId="77777777" w:rsidR="00864105" w:rsidRDefault="00864105">
      <w:pPr>
        <w:pStyle w:val="Corpsdetexte"/>
        <w:spacing w:before="10"/>
        <w:rPr>
          <w:sz w:val="25"/>
        </w:rPr>
      </w:pPr>
    </w:p>
    <w:p w14:paraId="717465C3" w14:textId="77777777" w:rsidR="00864105" w:rsidRDefault="00A541FA">
      <w:pPr>
        <w:pStyle w:val="Paragraphedeliste"/>
        <w:numPr>
          <w:ilvl w:val="0"/>
          <w:numId w:val="10"/>
        </w:numPr>
        <w:tabs>
          <w:tab w:val="left" w:pos="391"/>
        </w:tabs>
        <w:ind w:hanging="271"/>
        <w:rPr>
          <w:i/>
          <w:sz w:val="20"/>
        </w:rPr>
      </w:pPr>
      <w:r>
        <w:rPr>
          <w:i/>
          <w:sz w:val="20"/>
        </w:rPr>
        <w:t>Objective</w:t>
      </w:r>
    </w:p>
    <w:p w14:paraId="1970E7DF" w14:textId="77777777" w:rsidR="00864105" w:rsidRDefault="00A541FA">
      <w:pPr>
        <w:pStyle w:val="Corpsdetexte"/>
        <w:spacing w:before="174" w:line="249" w:lineRule="auto"/>
        <w:ind w:left="119" w:firstLine="199"/>
        <w:jc w:val="both"/>
      </w:pPr>
      <w:r>
        <w:t xml:space="preserve">The transformation from architecture models to code di- rectly involves chaining model-to-model and model-to-text transformations. Therefore, to synchronize the architecture models and code, the following objectives need to be   </w:t>
      </w:r>
      <w:ins w:id="26" w:author="RADERMACHER Ansgar 206501" w:date="2016-06-06T16:10:00Z">
        <w:r w:rsidR="00E2216B">
          <w:t>met</w:t>
        </w:r>
      </w:ins>
      <w:del w:id="27" w:author="RADERMACHER Ansgar 206501" w:date="2016-06-06T16:10:00Z">
        <w:r w:rsidDel="00E2216B">
          <w:delText>done</w:delText>
        </w:r>
      </w:del>
      <w:r>
        <w:t>:</w:t>
      </w:r>
    </w:p>
    <w:p w14:paraId="1B7C1D92" w14:textId="77777777" w:rsidR="00864105" w:rsidRDefault="00A541FA">
      <w:pPr>
        <w:pStyle w:val="Paragraphedeliste"/>
        <w:numPr>
          <w:ilvl w:val="1"/>
          <w:numId w:val="10"/>
        </w:numPr>
        <w:tabs>
          <w:tab w:val="left" w:pos="520"/>
        </w:tabs>
        <w:spacing w:before="125" w:line="249" w:lineRule="auto"/>
        <w:ind w:hanging="201"/>
        <w:rPr>
          <w:sz w:val="20"/>
        </w:rPr>
      </w:pPr>
      <w:r>
        <w:rPr>
          <w:sz w:val="20"/>
        </w:rPr>
        <w:t>A</w:t>
      </w:r>
      <w:r>
        <w:rPr>
          <w:spacing w:val="-7"/>
          <w:sz w:val="20"/>
        </w:rPr>
        <w:t xml:space="preserve"> </w:t>
      </w:r>
      <w:r>
        <w:rPr>
          <w:sz w:val="20"/>
        </w:rPr>
        <w:t>generic</w:t>
      </w:r>
      <w:r>
        <w:rPr>
          <w:spacing w:val="-7"/>
          <w:sz w:val="20"/>
        </w:rPr>
        <w:t xml:space="preserve"> </w:t>
      </w:r>
      <w:r>
        <w:rPr>
          <w:sz w:val="20"/>
        </w:rPr>
        <w:t>methodology,</w:t>
      </w:r>
      <w:r>
        <w:rPr>
          <w:spacing w:val="-7"/>
          <w:sz w:val="20"/>
        </w:rPr>
        <w:t xml:space="preserve"> </w:t>
      </w:r>
      <w:r>
        <w:rPr>
          <w:sz w:val="20"/>
        </w:rPr>
        <w:t>which</w:t>
      </w:r>
      <w:r>
        <w:rPr>
          <w:spacing w:val="-7"/>
          <w:sz w:val="20"/>
        </w:rPr>
        <w:t xml:space="preserve"> </w:t>
      </w:r>
      <w:r>
        <w:rPr>
          <w:sz w:val="20"/>
        </w:rPr>
        <w:t>synchronizes</w:t>
      </w:r>
      <w:r>
        <w:rPr>
          <w:spacing w:val="-7"/>
          <w:sz w:val="20"/>
        </w:rPr>
        <w:t xml:space="preserve"> </w:t>
      </w:r>
      <w:r>
        <w:rPr>
          <w:sz w:val="20"/>
        </w:rPr>
        <w:t>two</w:t>
      </w:r>
      <w:r>
        <w:rPr>
          <w:spacing w:val="-7"/>
          <w:sz w:val="20"/>
        </w:rPr>
        <w:t xml:space="preserve"> </w:t>
      </w:r>
      <w:r>
        <w:rPr>
          <w:sz w:val="20"/>
        </w:rPr>
        <w:t xml:space="preserve">different system artifacts (model and code). This method is based on incremental model transformation and synchroniza- tion. It will be used in different specific synchronization cases developed in the thesis </w:t>
      </w:r>
      <w:r>
        <w:rPr>
          <w:spacing w:val="23"/>
          <w:sz w:val="20"/>
        </w:rPr>
        <w:t xml:space="preserve"> </w:t>
      </w:r>
      <w:r>
        <w:rPr>
          <w:sz w:val="20"/>
        </w:rPr>
        <w:t>deployment.</w:t>
      </w:r>
    </w:p>
    <w:p w14:paraId="03872F6D" w14:textId="77777777" w:rsidR="00864105" w:rsidRDefault="00A541FA">
      <w:pPr>
        <w:pStyle w:val="Paragraphedeliste"/>
        <w:numPr>
          <w:ilvl w:val="1"/>
          <w:numId w:val="10"/>
        </w:numPr>
        <w:tabs>
          <w:tab w:val="left" w:pos="520"/>
        </w:tabs>
        <w:spacing w:line="249" w:lineRule="auto"/>
        <w:ind w:hanging="201"/>
        <w:rPr>
          <w:sz w:val="20"/>
        </w:rPr>
      </w:pPr>
      <w:r>
        <w:rPr>
          <w:sz w:val="20"/>
        </w:rPr>
        <w:t>A specific synchronization between UML State Machine</w:t>
      </w:r>
      <w:ins w:id="28" w:author="RADERMACHER Ansgar 206501" w:date="2016-06-06T16:10:00Z">
        <w:r w:rsidR="00E2216B">
          <w:rPr>
            <w:sz w:val="20"/>
          </w:rPr>
          <w:t>s</w:t>
        </w:r>
      </w:ins>
      <w:r>
        <w:rPr>
          <w:sz w:val="20"/>
        </w:rPr>
        <w:t xml:space="preserve"> with full features and code.</w:t>
      </w:r>
      <w:del w:id="29" w:author="RADERMACHER Ansgar 206501" w:date="2016-06-06T16:11:00Z">
        <w:r w:rsidDel="00E2216B">
          <w:rPr>
            <w:sz w:val="20"/>
          </w:rPr>
          <w:delText xml:space="preserve"> This will gain the usage of MDE in software development </w:delText>
        </w:r>
        <w:r w:rsidDel="00E2216B">
          <w:rPr>
            <w:spacing w:val="-3"/>
            <w:sz w:val="20"/>
          </w:rPr>
          <w:delText>today</w:delText>
        </w:r>
      </w:del>
      <w:r>
        <w:rPr>
          <w:spacing w:val="-3"/>
          <w:sz w:val="20"/>
        </w:rPr>
        <w:t xml:space="preserve">. </w:t>
      </w:r>
      <w:r>
        <w:rPr>
          <w:sz w:val="20"/>
        </w:rPr>
        <w:t>Therefore, one</w:t>
      </w:r>
      <w:r>
        <w:rPr>
          <w:spacing w:val="-25"/>
          <w:sz w:val="20"/>
        </w:rPr>
        <w:t xml:space="preserve"> </w:t>
      </w:r>
      <w:r>
        <w:rPr>
          <w:sz w:val="20"/>
        </w:rPr>
        <w:t xml:space="preserve">task, </w:t>
      </w:r>
      <w:del w:id="30" w:author="RADERMACHER Ansgar 206501" w:date="2016-06-06T16:11:00Z">
        <w:r w:rsidDel="00E2216B">
          <w:rPr>
            <w:sz w:val="20"/>
          </w:rPr>
          <w:delText xml:space="preserve">among other important tasks, </w:delText>
        </w:r>
      </w:del>
      <w:r>
        <w:rPr>
          <w:sz w:val="20"/>
        </w:rPr>
        <w:t xml:space="preserve">is needed to seamlessly bring the theory specified by the UML State Machine specification and the Precise Semantics of UML </w:t>
      </w:r>
      <w:commentRangeStart w:id="31"/>
      <w:r>
        <w:rPr>
          <w:sz w:val="20"/>
        </w:rPr>
        <w:t xml:space="preserve">Com- posite Structures (PSCS) [10] </w:t>
      </w:r>
      <w:commentRangeEnd w:id="31"/>
      <w:r w:rsidR="00E2216B">
        <w:rPr>
          <w:rStyle w:val="Marquedecommentaire"/>
        </w:rPr>
        <w:commentReference w:id="31"/>
      </w:r>
      <w:r>
        <w:rPr>
          <w:sz w:val="20"/>
        </w:rPr>
        <w:t xml:space="preserve">into practice of complex software development with respect to the semantics. </w:t>
      </w:r>
      <w:r>
        <w:rPr>
          <w:spacing w:val="-8"/>
          <w:sz w:val="20"/>
        </w:rPr>
        <w:t xml:space="preserve">To </w:t>
      </w:r>
      <w:r>
        <w:rPr>
          <w:sz w:val="20"/>
        </w:rPr>
        <w:t>do it, the objective of this part is to provide a complete generation solution, especially considering the concur- rency  support</w:t>
      </w:r>
      <w:del w:id="32" w:author="RADERMACHER Ansgar 206501" w:date="2016-06-06T16:17:00Z">
        <w:r w:rsidDel="006C7FBE">
          <w:rPr>
            <w:sz w:val="20"/>
          </w:rPr>
          <w:delText>ing</w:delText>
        </w:r>
      </w:del>
      <w:r>
        <w:rPr>
          <w:sz w:val="20"/>
        </w:rPr>
        <w:t xml:space="preserve">  for  real-time  systems.  From  the</w:t>
      </w:r>
      <w:r>
        <w:rPr>
          <w:spacing w:val="-3"/>
          <w:sz w:val="20"/>
        </w:rPr>
        <w:t xml:space="preserve"> </w:t>
      </w:r>
      <w:r>
        <w:rPr>
          <w:sz w:val="20"/>
        </w:rPr>
        <w:t>gen-</w:t>
      </w:r>
    </w:p>
    <w:p w14:paraId="743323B7" w14:textId="77777777" w:rsidR="00864105" w:rsidRDefault="00A541FA">
      <w:pPr>
        <w:pStyle w:val="Corpsdetexte"/>
        <w:spacing w:before="53" w:line="249" w:lineRule="auto"/>
        <w:ind w:right="117"/>
        <w:jc w:val="right"/>
      </w:pPr>
      <w:r>
        <w:br w:type="column"/>
      </w:r>
      <w:r>
        <w:t>eration solution, a specific synchronization methodology</w:t>
      </w:r>
      <w:r>
        <w:rPr>
          <w:w w:val="99"/>
        </w:rPr>
        <w:t xml:space="preserve"> </w:t>
      </w:r>
      <w:r>
        <w:t>combined with the generic one as above is also    desired.</w:t>
      </w:r>
    </w:p>
    <w:p w14:paraId="68EE0961" w14:textId="77777777" w:rsidR="00864105" w:rsidRDefault="00864105">
      <w:pPr>
        <w:pStyle w:val="Corpsdetexte"/>
        <w:spacing w:before="2"/>
        <w:rPr>
          <w:sz w:val="25"/>
        </w:rPr>
      </w:pPr>
    </w:p>
    <w:p w14:paraId="0EEACFA5" w14:textId="77777777" w:rsidR="00864105" w:rsidRDefault="00A541FA">
      <w:pPr>
        <w:pStyle w:val="Paragraphedeliste"/>
        <w:numPr>
          <w:ilvl w:val="0"/>
          <w:numId w:val="10"/>
        </w:numPr>
        <w:tabs>
          <w:tab w:val="left" w:pos="402"/>
        </w:tabs>
        <w:ind w:left="401" w:hanging="282"/>
        <w:jc w:val="both"/>
        <w:rPr>
          <w:i/>
          <w:sz w:val="20"/>
        </w:rPr>
      </w:pPr>
      <w:r>
        <w:rPr>
          <w:i/>
          <w:sz w:val="20"/>
        </w:rPr>
        <w:t>Contributions</w:t>
      </w:r>
    </w:p>
    <w:p w14:paraId="612C94A7" w14:textId="77777777" w:rsidR="00864105" w:rsidRDefault="006C7FBE">
      <w:pPr>
        <w:pStyle w:val="Corpsdetexte"/>
        <w:spacing w:before="171"/>
        <w:ind w:left="318" w:right="78"/>
      </w:pPr>
      <w:ins w:id="33" w:author="RADERMACHER Ansgar 206501" w:date="2016-06-06T16:17:00Z">
        <w:r>
          <w:t>The c</w:t>
        </w:r>
      </w:ins>
      <w:del w:id="34" w:author="RADERMACHER Ansgar 206501" w:date="2016-06-06T16:17:00Z">
        <w:r w:rsidR="00A541FA" w:rsidDel="006C7FBE">
          <w:delText>C</w:delText>
        </w:r>
      </w:del>
      <w:r w:rsidR="00A541FA">
        <w:t xml:space="preserve">ontributions of this report are </w:t>
      </w:r>
      <w:ins w:id="35" w:author="RADERMACHER Ansgar 206501" w:date="2016-06-06T16:17:00Z">
        <w:r>
          <w:t>the</w:t>
        </w:r>
      </w:ins>
      <w:r w:rsidR="00A541FA">
        <w:t xml:space="preserve"> followings:</w:t>
      </w:r>
    </w:p>
    <w:p w14:paraId="064FAEDA" w14:textId="77777777" w:rsidR="00864105" w:rsidRDefault="00A541FA">
      <w:pPr>
        <w:pStyle w:val="Paragraphedeliste"/>
        <w:numPr>
          <w:ilvl w:val="1"/>
          <w:numId w:val="10"/>
        </w:numPr>
        <w:tabs>
          <w:tab w:val="left" w:pos="520"/>
        </w:tabs>
        <w:spacing w:before="133" w:line="249" w:lineRule="auto"/>
        <w:ind w:right="117" w:hanging="201"/>
        <w:rPr>
          <w:sz w:val="20"/>
        </w:rPr>
      </w:pPr>
      <w:r>
        <w:rPr>
          <w:sz w:val="20"/>
        </w:rPr>
        <w:t xml:space="preserve">An extensible generic methodology, which synchronize two different system artifacts (model and </w:t>
      </w:r>
      <w:r>
        <w:rPr>
          <w:spacing w:val="42"/>
          <w:sz w:val="20"/>
        </w:rPr>
        <w:t xml:space="preserve"> </w:t>
      </w:r>
      <w:r>
        <w:rPr>
          <w:sz w:val="20"/>
        </w:rPr>
        <w:t>code).</w:t>
      </w:r>
    </w:p>
    <w:p w14:paraId="39F38F0D" w14:textId="77777777" w:rsidR="00864105" w:rsidRDefault="00A541FA">
      <w:pPr>
        <w:pStyle w:val="Paragraphedeliste"/>
        <w:numPr>
          <w:ilvl w:val="1"/>
          <w:numId w:val="10"/>
        </w:numPr>
        <w:tabs>
          <w:tab w:val="left" w:pos="520"/>
        </w:tabs>
        <w:spacing w:line="249" w:lineRule="auto"/>
        <w:ind w:right="117" w:hanging="201"/>
        <w:rPr>
          <w:sz w:val="20"/>
        </w:rPr>
      </w:pPr>
      <w:r>
        <w:rPr>
          <w:sz w:val="20"/>
        </w:rPr>
        <w:t>A complete generation solution from UML State</w:t>
      </w:r>
      <w:r>
        <w:rPr>
          <w:spacing w:val="-31"/>
          <w:sz w:val="20"/>
        </w:rPr>
        <w:t xml:space="preserve"> </w:t>
      </w:r>
      <w:r>
        <w:rPr>
          <w:sz w:val="20"/>
        </w:rPr>
        <w:t>Machine to code with respect to the Precise Semantics State Machine</w:t>
      </w:r>
      <w:r>
        <w:rPr>
          <w:spacing w:val="13"/>
          <w:sz w:val="20"/>
        </w:rPr>
        <w:t xml:space="preserve"> </w:t>
      </w:r>
      <w:r>
        <w:rPr>
          <w:sz w:val="20"/>
        </w:rPr>
        <w:t>(PSSM).</w:t>
      </w:r>
    </w:p>
    <w:p w14:paraId="4FC3C5DB" w14:textId="77777777" w:rsidR="00864105" w:rsidRDefault="00A541FA">
      <w:pPr>
        <w:pStyle w:val="Paragraphedeliste"/>
        <w:numPr>
          <w:ilvl w:val="1"/>
          <w:numId w:val="10"/>
        </w:numPr>
        <w:tabs>
          <w:tab w:val="left" w:pos="520"/>
        </w:tabs>
        <w:spacing w:line="249" w:lineRule="auto"/>
        <w:ind w:right="117" w:hanging="201"/>
        <w:rPr>
          <w:sz w:val="20"/>
        </w:rPr>
      </w:pPr>
      <w:r>
        <w:rPr>
          <w:sz w:val="20"/>
        </w:rPr>
        <w:t>A specific methodology derived from the generic one supporting the synchronization of UML State Machine and</w:t>
      </w:r>
      <w:r>
        <w:rPr>
          <w:spacing w:val="16"/>
          <w:sz w:val="20"/>
        </w:rPr>
        <w:t xml:space="preserve"> </w:t>
      </w:r>
      <w:r>
        <w:rPr>
          <w:sz w:val="20"/>
        </w:rPr>
        <w:t>code.</w:t>
      </w:r>
    </w:p>
    <w:p w14:paraId="248A3E1F" w14:textId="77777777" w:rsidR="00864105" w:rsidRDefault="00A541FA">
      <w:pPr>
        <w:pStyle w:val="Paragraphedeliste"/>
        <w:numPr>
          <w:ilvl w:val="1"/>
          <w:numId w:val="10"/>
        </w:numPr>
        <w:tabs>
          <w:tab w:val="left" w:pos="520"/>
        </w:tabs>
        <w:spacing w:line="249" w:lineRule="auto"/>
        <w:ind w:right="117" w:hanging="201"/>
        <w:rPr>
          <w:sz w:val="20"/>
        </w:rPr>
      </w:pPr>
      <w:r>
        <w:rPr>
          <w:sz w:val="20"/>
        </w:rPr>
        <w:t>A method for synchronization based on incremental model transformations, which prevent one artifact from begin overwritten when propagating changes from the other</w:t>
      </w:r>
      <w:r>
        <w:rPr>
          <w:spacing w:val="13"/>
          <w:sz w:val="20"/>
        </w:rPr>
        <w:t xml:space="preserve"> </w:t>
      </w:r>
      <w:r>
        <w:rPr>
          <w:sz w:val="20"/>
        </w:rPr>
        <w:t>artifact.</w:t>
      </w:r>
    </w:p>
    <w:p w14:paraId="667E03C0" w14:textId="77777777" w:rsidR="00864105" w:rsidRDefault="00864105">
      <w:pPr>
        <w:pStyle w:val="Corpsdetexte"/>
        <w:spacing w:before="2"/>
        <w:rPr>
          <w:sz w:val="25"/>
        </w:rPr>
      </w:pPr>
    </w:p>
    <w:p w14:paraId="0B62CA73" w14:textId="77777777" w:rsidR="00864105" w:rsidRDefault="00A541FA">
      <w:pPr>
        <w:pStyle w:val="Paragraphedeliste"/>
        <w:numPr>
          <w:ilvl w:val="0"/>
          <w:numId w:val="10"/>
        </w:numPr>
        <w:tabs>
          <w:tab w:val="left" w:pos="413"/>
        </w:tabs>
        <w:ind w:left="412" w:hanging="293"/>
        <w:jc w:val="both"/>
        <w:rPr>
          <w:i/>
          <w:sz w:val="20"/>
        </w:rPr>
      </w:pPr>
      <w:r>
        <w:rPr>
          <w:i/>
          <w:sz w:val="20"/>
        </w:rPr>
        <w:t>Structure of the</w:t>
      </w:r>
      <w:r>
        <w:rPr>
          <w:i/>
          <w:spacing w:val="35"/>
          <w:sz w:val="20"/>
        </w:rPr>
        <w:t xml:space="preserve"> </w:t>
      </w:r>
      <w:r>
        <w:rPr>
          <w:i/>
          <w:sz w:val="20"/>
        </w:rPr>
        <w:t>report</w:t>
      </w:r>
    </w:p>
    <w:p w14:paraId="67FD4E41" w14:textId="77777777" w:rsidR="00864105" w:rsidRDefault="00A541FA">
      <w:pPr>
        <w:pStyle w:val="Corpsdetexte"/>
        <w:spacing w:before="171" w:line="249" w:lineRule="auto"/>
        <w:ind w:left="119" w:right="117" w:firstLine="199"/>
        <w:jc w:val="both"/>
      </w:pPr>
      <w:r>
        <w:t>The</w:t>
      </w:r>
      <w:r>
        <w:rPr>
          <w:spacing w:val="-7"/>
        </w:rPr>
        <w:t xml:space="preserve"> </w:t>
      </w:r>
      <w:r>
        <w:t>remaining</w:t>
      </w:r>
      <w:r>
        <w:rPr>
          <w:spacing w:val="-7"/>
        </w:rPr>
        <w:t xml:space="preserve"> </w:t>
      </w:r>
      <w:r>
        <w:t>of</w:t>
      </w:r>
      <w:r>
        <w:rPr>
          <w:spacing w:val="-6"/>
        </w:rPr>
        <w:t xml:space="preserve"> </w:t>
      </w:r>
      <w:r>
        <w:t>this</w:t>
      </w:r>
      <w:r>
        <w:rPr>
          <w:spacing w:val="-7"/>
        </w:rPr>
        <w:t xml:space="preserve"> </w:t>
      </w:r>
      <w:r>
        <w:t>report</w:t>
      </w:r>
      <w:r>
        <w:rPr>
          <w:spacing w:val="-7"/>
        </w:rPr>
        <w:t xml:space="preserve"> </w:t>
      </w:r>
      <w:r>
        <w:t>is</w:t>
      </w:r>
      <w:r>
        <w:rPr>
          <w:spacing w:val="-7"/>
        </w:rPr>
        <w:t xml:space="preserve"> </w:t>
      </w:r>
      <w:r>
        <w:t>structured</w:t>
      </w:r>
      <w:r>
        <w:rPr>
          <w:spacing w:val="-6"/>
        </w:rPr>
        <w:t xml:space="preserve"> </w:t>
      </w:r>
      <w:r>
        <w:t>as</w:t>
      </w:r>
      <w:r>
        <w:rPr>
          <w:spacing w:val="-7"/>
        </w:rPr>
        <w:t xml:space="preserve"> </w:t>
      </w:r>
      <w:r>
        <w:t>followings:</w:t>
      </w:r>
      <w:r>
        <w:rPr>
          <w:spacing w:val="-7"/>
        </w:rPr>
        <w:t xml:space="preserve"> </w:t>
      </w:r>
      <w:r>
        <w:t>Sec- tion II presents a generic pattern for artifact synchronization   in case of concurrent modifications made to model and code. Section III describes a complete code generation solution from UML State Machine with respect to concurrency semantics. Section IV presents some ongoing works including a specific approach, which is derived from the generic pattern, for syn- chronization of diagram-based and text-based state machine, and a verification of semantic-conformance of generated code runtime executio</w:t>
      </w:r>
      <w:commentRangeStart w:id="36"/>
      <w:r>
        <w:t xml:space="preserve">n. Section V </w:t>
      </w:r>
      <w:commentRangeEnd w:id="36"/>
      <w:r w:rsidR="006C7FBE">
        <w:rPr>
          <w:rStyle w:val="Marquedecommentaire"/>
        </w:rPr>
        <w:commentReference w:id="36"/>
      </w:r>
      <w:r>
        <w:t xml:space="preserve">shows other works which are  not presented in this </w:t>
      </w:r>
      <w:r>
        <w:rPr>
          <w:spacing w:val="18"/>
        </w:rPr>
        <w:t xml:space="preserve"> </w:t>
      </w:r>
      <w:r>
        <w:t>report.</w:t>
      </w:r>
    </w:p>
    <w:p w14:paraId="7BB00174" w14:textId="77777777" w:rsidR="00864105" w:rsidRDefault="00864105">
      <w:pPr>
        <w:pStyle w:val="Corpsdetexte"/>
        <w:spacing w:before="2"/>
        <w:rPr>
          <w:sz w:val="25"/>
        </w:rPr>
      </w:pPr>
    </w:p>
    <w:p w14:paraId="2A34CA49" w14:textId="77777777" w:rsidR="00864105" w:rsidRDefault="00A541FA">
      <w:pPr>
        <w:pStyle w:val="Paragraphedeliste"/>
        <w:numPr>
          <w:ilvl w:val="0"/>
          <w:numId w:val="11"/>
        </w:numPr>
        <w:tabs>
          <w:tab w:val="left" w:pos="452"/>
        </w:tabs>
        <w:ind w:left="451" w:right="117" w:hanging="312"/>
        <w:rPr>
          <w:sz w:val="16"/>
        </w:rPr>
      </w:pPr>
      <w:r>
        <w:rPr>
          <w:sz w:val="20"/>
        </w:rPr>
        <w:t xml:space="preserve">A </w:t>
      </w:r>
      <w:r>
        <w:rPr>
          <w:spacing w:val="7"/>
          <w:sz w:val="16"/>
        </w:rPr>
        <w:t xml:space="preserve">GENERIC </w:t>
      </w:r>
      <w:r>
        <w:rPr>
          <w:spacing w:val="8"/>
          <w:sz w:val="16"/>
        </w:rPr>
        <w:t>MODEL</w:t>
      </w:r>
      <w:r>
        <w:rPr>
          <w:spacing w:val="8"/>
          <w:sz w:val="20"/>
        </w:rPr>
        <w:t>-</w:t>
      </w:r>
      <w:r>
        <w:rPr>
          <w:spacing w:val="8"/>
          <w:sz w:val="16"/>
        </w:rPr>
        <w:t xml:space="preserve">CODE </w:t>
      </w:r>
      <w:r>
        <w:rPr>
          <w:spacing w:val="6"/>
          <w:sz w:val="16"/>
        </w:rPr>
        <w:t xml:space="preserve">SYNCHRONIZATION </w:t>
      </w:r>
      <w:r>
        <w:rPr>
          <w:spacing w:val="10"/>
          <w:sz w:val="16"/>
        </w:rPr>
        <w:t xml:space="preserve"> </w:t>
      </w:r>
      <w:r>
        <w:rPr>
          <w:spacing w:val="3"/>
          <w:sz w:val="16"/>
        </w:rPr>
        <w:t>PATTERN</w:t>
      </w:r>
    </w:p>
    <w:p w14:paraId="464111D5" w14:textId="77777777" w:rsidR="00864105" w:rsidRDefault="00864105">
      <w:pPr>
        <w:pStyle w:val="Corpsdetexte"/>
        <w:spacing w:before="3"/>
        <w:rPr>
          <w:sz w:val="17"/>
        </w:rPr>
      </w:pPr>
    </w:p>
    <w:p w14:paraId="495604E0" w14:textId="77777777" w:rsidR="00864105" w:rsidRDefault="00A541FA">
      <w:pPr>
        <w:pStyle w:val="Corpsdetexte"/>
        <w:spacing w:before="1" w:line="249" w:lineRule="auto"/>
        <w:ind w:left="119" w:right="117" w:firstLine="199"/>
        <w:jc w:val="both"/>
      </w:pPr>
      <w:r>
        <w:t>This section describes our generic artifact synchronization methodology pattern. For the sake of generality, we postulate that the architect and programmer are actors with starkly opposite development practices. This allows the approach to be used even in cases where model and code can both be   used for the full implementation of a system, rather than just architectural design for the former, and code implementation for the</w:t>
      </w:r>
      <w:r>
        <w:rPr>
          <w:spacing w:val="23"/>
        </w:rPr>
        <w:t xml:space="preserve"> </w:t>
      </w:r>
      <w:r>
        <w:t>latter.</w:t>
      </w:r>
    </w:p>
    <w:p w14:paraId="0405DFD1" w14:textId="77777777" w:rsidR="00864105" w:rsidRDefault="00864105">
      <w:pPr>
        <w:pStyle w:val="Corpsdetexte"/>
        <w:spacing w:before="2"/>
        <w:rPr>
          <w:sz w:val="25"/>
        </w:rPr>
      </w:pPr>
    </w:p>
    <w:p w14:paraId="7068119D" w14:textId="77777777" w:rsidR="00864105" w:rsidRDefault="00A541FA">
      <w:pPr>
        <w:pStyle w:val="Paragraphedeliste"/>
        <w:numPr>
          <w:ilvl w:val="0"/>
          <w:numId w:val="9"/>
        </w:numPr>
        <w:tabs>
          <w:tab w:val="left" w:pos="391"/>
        </w:tabs>
        <w:ind w:hanging="271"/>
        <w:jc w:val="both"/>
        <w:rPr>
          <w:i/>
          <w:sz w:val="20"/>
        </w:rPr>
      </w:pPr>
      <w:r>
        <w:rPr>
          <w:i/>
          <w:sz w:val="20"/>
        </w:rPr>
        <w:t>Definitions</w:t>
      </w:r>
    </w:p>
    <w:p w14:paraId="6378B92E" w14:textId="77777777" w:rsidR="00864105" w:rsidRDefault="00A541FA">
      <w:pPr>
        <w:pStyle w:val="Corpsdetexte"/>
        <w:spacing w:before="171" w:line="249" w:lineRule="auto"/>
        <w:ind w:left="119" w:right="117" w:firstLine="199"/>
        <w:jc w:val="both"/>
      </w:pPr>
      <w:r>
        <w:t>In this section we define the actors who will use our model-code synchronization approach to collaborate during development. Some basic concepts related to the actors and use-cases are also defined in this  section.</w:t>
      </w:r>
    </w:p>
    <w:p w14:paraId="29651160" w14:textId="77777777" w:rsidR="00864105" w:rsidRDefault="00A541FA">
      <w:pPr>
        <w:spacing w:before="72"/>
        <w:ind w:right="117"/>
        <w:jc w:val="right"/>
        <w:rPr>
          <w:sz w:val="20"/>
        </w:rPr>
      </w:pPr>
      <w:r>
        <w:rPr>
          <w:sz w:val="20"/>
        </w:rPr>
        <w:t xml:space="preserve">First, we introduce the concepts of </w:t>
      </w:r>
      <w:r>
        <w:rPr>
          <w:i/>
          <w:sz w:val="20"/>
        </w:rPr>
        <w:t xml:space="preserve">development artifact </w:t>
      </w:r>
      <w:r>
        <w:rPr>
          <w:sz w:val="20"/>
        </w:rPr>
        <w:t>and</w:t>
      </w:r>
    </w:p>
    <w:p w14:paraId="2558466D" w14:textId="77777777" w:rsidR="00864105" w:rsidRDefault="00A541FA">
      <w:pPr>
        <w:spacing w:before="9"/>
        <w:ind w:left="119"/>
        <w:jc w:val="both"/>
        <w:rPr>
          <w:sz w:val="20"/>
        </w:rPr>
      </w:pPr>
      <w:r>
        <w:rPr>
          <w:i/>
          <w:sz w:val="20"/>
        </w:rPr>
        <w:t>baseline artifact</w:t>
      </w:r>
      <w:r>
        <w:rPr>
          <w:sz w:val="20"/>
        </w:rPr>
        <w:t>.</w:t>
      </w:r>
    </w:p>
    <w:p w14:paraId="46928011" w14:textId="77777777" w:rsidR="00864105" w:rsidRDefault="00A541FA">
      <w:pPr>
        <w:pStyle w:val="Corpsdetexte"/>
        <w:spacing w:before="128" w:line="249" w:lineRule="auto"/>
        <w:ind w:left="119" w:right="117"/>
        <w:jc w:val="both"/>
      </w:pPr>
      <w:r>
        <w:rPr>
          <w:b/>
        </w:rPr>
        <w:t xml:space="preserve">Definition II.1 </w:t>
      </w:r>
      <w:r>
        <w:t>(Development artifact)</w:t>
      </w:r>
      <w:r>
        <w:rPr>
          <w:b/>
        </w:rPr>
        <w:t xml:space="preserve">. </w:t>
      </w:r>
      <w:r>
        <w:t>A development</w:t>
      </w:r>
      <w:r>
        <w:rPr>
          <w:spacing w:val="-14"/>
        </w:rPr>
        <w:t xml:space="preserve"> </w:t>
      </w:r>
      <w:r>
        <w:t>artifact is a</w:t>
      </w:r>
      <w:ins w:id="37" w:author="RADERMACHER Ansgar 206501" w:date="2016-06-06T16:19:00Z">
        <w:r w:rsidR="006C7FBE">
          <w:t>n</w:t>
        </w:r>
      </w:ins>
      <w:r>
        <w:t xml:space="preserve"> artifact, as defined in [11], that can be used for the full implementation of the</w:t>
      </w:r>
      <w:r>
        <w:rPr>
          <w:spacing w:val="48"/>
        </w:rPr>
        <w:t xml:space="preserve"> </w:t>
      </w:r>
      <w:r>
        <w:t>system.</w:t>
      </w:r>
    </w:p>
    <w:p w14:paraId="7D47D60D" w14:textId="77777777" w:rsidR="00864105" w:rsidRDefault="00864105">
      <w:pPr>
        <w:spacing w:line="249" w:lineRule="auto"/>
        <w:jc w:val="both"/>
        <w:sectPr w:rsidR="00864105">
          <w:pgSz w:w="12240" w:h="15840"/>
          <w:pgMar w:top="1080" w:right="860" w:bottom="280" w:left="860" w:header="720" w:footer="720" w:gutter="0"/>
          <w:cols w:num="2" w:space="720" w:equalWidth="0">
            <w:col w:w="5141" w:space="119"/>
            <w:col w:w="5260"/>
          </w:cols>
        </w:sectPr>
      </w:pPr>
    </w:p>
    <w:p w14:paraId="47EBB4AC" w14:textId="77777777" w:rsidR="00864105" w:rsidRDefault="00A541FA">
      <w:pPr>
        <w:pStyle w:val="Corpsdetexte"/>
        <w:spacing w:before="52" w:line="249" w:lineRule="auto"/>
        <w:ind w:left="119" w:firstLine="199"/>
        <w:jc w:val="both"/>
      </w:pPr>
      <w:r>
        <w:lastRenderedPageBreak/>
        <w:t>In our work, we assume that model and code are both development artifacts. A development artifact may be the baseline artifact, defined in this paper as   follows:</w:t>
      </w:r>
    </w:p>
    <w:p w14:paraId="387EFF61" w14:textId="77777777" w:rsidR="00864105" w:rsidRDefault="00A541FA">
      <w:pPr>
        <w:pStyle w:val="Corpsdetexte"/>
        <w:spacing w:before="119" w:line="249" w:lineRule="auto"/>
        <w:ind w:left="119"/>
        <w:jc w:val="both"/>
      </w:pPr>
      <w:r>
        <w:rPr>
          <w:b/>
        </w:rPr>
        <w:t xml:space="preserve">Definition II.2 </w:t>
      </w:r>
      <w:r>
        <w:t>(Baseline artifact)</w:t>
      </w:r>
      <w:r>
        <w:rPr>
          <w:b/>
        </w:rPr>
        <w:t xml:space="preserve">. </w:t>
      </w:r>
      <w:r>
        <w:t>A baseline artifact is one which</w:t>
      </w:r>
      <w:r>
        <w:rPr>
          <w:spacing w:val="-5"/>
        </w:rPr>
        <w:t xml:space="preserve"> </w:t>
      </w:r>
      <w:r>
        <w:t>may</w:t>
      </w:r>
      <w:r>
        <w:rPr>
          <w:spacing w:val="-4"/>
        </w:rPr>
        <w:t xml:space="preserve"> </w:t>
      </w:r>
      <w:r>
        <w:t>be</w:t>
      </w:r>
      <w:r>
        <w:rPr>
          <w:spacing w:val="-5"/>
        </w:rPr>
        <w:t xml:space="preserve"> </w:t>
      </w:r>
      <w:r>
        <w:t>edited</w:t>
      </w:r>
      <w:r>
        <w:rPr>
          <w:spacing w:val="-5"/>
        </w:rPr>
        <w:t xml:space="preserve"> </w:t>
      </w:r>
      <w:r>
        <w:t>manually.</w:t>
      </w:r>
      <w:r>
        <w:rPr>
          <w:spacing w:val="-4"/>
        </w:rPr>
        <w:t xml:space="preserve"> </w:t>
      </w:r>
      <w:r>
        <w:t>All</w:t>
      </w:r>
      <w:r>
        <w:rPr>
          <w:spacing w:val="-5"/>
        </w:rPr>
        <w:t xml:space="preserve"> </w:t>
      </w:r>
      <w:r>
        <w:t>other</w:t>
      </w:r>
      <w:r>
        <w:rPr>
          <w:spacing w:val="-5"/>
        </w:rPr>
        <w:t xml:space="preserve"> </w:t>
      </w:r>
      <w:r>
        <w:t>artifacts</w:t>
      </w:r>
      <w:r>
        <w:rPr>
          <w:spacing w:val="-4"/>
        </w:rPr>
        <w:t xml:space="preserve"> </w:t>
      </w:r>
      <w:r>
        <w:t>are</w:t>
      </w:r>
      <w:r>
        <w:rPr>
          <w:spacing w:val="-5"/>
        </w:rPr>
        <w:t xml:space="preserve"> </w:t>
      </w:r>
      <w:r>
        <w:t>produced from the baseline artifact through some process, and only through a process. Manual edition of artifacts other than the baseline artifact is</w:t>
      </w:r>
      <w:r>
        <w:rPr>
          <w:spacing w:val="47"/>
        </w:rPr>
        <w:t xml:space="preserve"> </w:t>
      </w:r>
      <w:r>
        <w:t>forbidden.</w:t>
      </w:r>
    </w:p>
    <w:p w14:paraId="7B17FE5B" w14:textId="77777777" w:rsidR="00864105" w:rsidRDefault="00864105">
      <w:pPr>
        <w:pStyle w:val="Corpsdetexte"/>
        <w:spacing w:before="7"/>
        <w:rPr>
          <w:sz w:val="16"/>
        </w:rPr>
      </w:pPr>
    </w:p>
    <w:p w14:paraId="6285EC42" w14:textId="77777777" w:rsidR="00864105" w:rsidRDefault="00A541FA">
      <w:pPr>
        <w:ind w:left="318" w:right="-10"/>
        <w:rPr>
          <w:sz w:val="20"/>
        </w:rPr>
      </w:pPr>
      <w:r>
        <w:rPr>
          <w:spacing w:val="-6"/>
          <w:sz w:val="20"/>
        </w:rPr>
        <w:t xml:space="preserve">Two   </w:t>
      </w:r>
      <w:r>
        <w:rPr>
          <w:sz w:val="20"/>
        </w:rPr>
        <w:t xml:space="preserve">primary  actors,  called  </w:t>
      </w:r>
      <w:r>
        <w:rPr>
          <w:i/>
          <w:sz w:val="20"/>
        </w:rPr>
        <w:t xml:space="preserve">model-driven  developer   </w:t>
      </w:r>
      <w:r>
        <w:rPr>
          <w:sz w:val="20"/>
        </w:rPr>
        <w:t>and</w:t>
      </w:r>
    </w:p>
    <w:p w14:paraId="46C57BEA" w14:textId="77777777" w:rsidR="00864105" w:rsidRDefault="00A541FA">
      <w:pPr>
        <w:spacing w:before="9"/>
        <w:ind w:left="119"/>
        <w:jc w:val="both"/>
        <w:rPr>
          <w:sz w:val="20"/>
        </w:rPr>
      </w:pPr>
      <w:r>
        <w:rPr>
          <w:i/>
          <w:sz w:val="20"/>
        </w:rPr>
        <w:t>code-driven developer</w:t>
      </w:r>
      <w:r>
        <w:rPr>
          <w:sz w:val="20"/>
        </w:rPr>
        <w:t>, are introduced.</w:t>
      </w:r>
    </w:p>
    <w:p w14:paraId="212F94FB" w14:textId="77777777" w:rsidR="00864105" w:rsidRDefault="00A541FA">
      <w:pPr>
        <w:pStyle w:val="Corpsdetexte"/>
        <w:spacing w:before="128" w:line="249" w:lineRule="auto"/>
        <w:ind w:left="119"/>
        <w:jc w:val="both"/>
      </w:pPr>
      <w:r>
        <w:rPr>
          <w:b/>
        </w:rPr>
        <w:t xml:space="preserve">Definition II.3 </w:t>
      </w:r>
      <w:r>
        <w:t>(Model-driven developer)</w:t>
      </w:r>
      <w:r>
        <w:rPr>
          <w:b/>
        </w:rPr>
        <w:t xml:space="preserve">. </w:t>
      </w:r>
      <w:r>
        <w:t>A model-driven developer is an actor in a software development process for whom the baseline artifact is the   model.</w:t>
      </w:r>
    </w:p>
    <w:p w14:paraId="397313E9" w14:textId="77777777" w:rsidR="00864105" w:rsidRDefault="00864105">
      <w:pPr>
        <w:pStyle w:val="Corpsdetexte"/>
        <w:spacing w:before="7"/>
        <w:rPr>
          <w:sz w:val="16"/>
        </w:rPr>
      </w:pPr>
    </w:p>
    <w:p w14:paraId="0ECFAA5D" w14:textId="77777777" w:rsidR="00864105" w:rsidRDefault="00A541FA">
      <w:pPr>
        <w:pStyle w:val="Corpsdetexte"/>
        <w:spacing w:line="249" w:lineRule="auto"/>
        <w:ind w:left="119" w:firstLine="199"/>
        <w:jc w:val="both"/>
      </w:pPr>
      <w:r>
        <w:t>The code must always be produced from the model auto- matically by some process that guarantees that the code is consistent with the model. A software architect is a kind of   the model-driven developer who edits the model to specify the architecture of the</w:t>
      </w:r>
      <w:r>
        <w:rPr>
          <w:spacing w:val="49"/>
        </w:rPr>
        <w:t xml:space="preserve"> </w:t>
      </w:r>
      <w:r>
        <w:t>system.</w:t>
      </w:r>
    </w:p>
    <w:p w14:paraId="4FC767A8" w14:textId="77777777" w:rsidR="00864105" w:rsidRDefault="00A541FA">
      <w:pPr>
        <w:pStyle w:val="Corpsdetexte"/>
        <w:spacing w:before="120" w:line="249" w:lineRule="auto"/>
        <w:ind w:left="119"/>
        <w:jc w:val="both"/>
      </w:pPr>
      <w:r>
        <w:rPr>
          <w:b/>
        </w:rPr>
        <w:t xml:space="preserve">Definition II.4 </w:t>
      </w:r>
      <w:r>
        <w:t>(Code-driven developer)</w:t>
      </w:r>
      <w:r>
        <w:rPr>
          <w:b/>
        </w:rPr>
        <w:t xml:space="preserve">. </w:t>
      </w:r>
      <w:r>
        <w:t>Code-driven devel- oper is an actor in a software development process for whom the code is the baseline  artifact.</w:t>
      </w:r>
    </w:p>
    <w:p w14:paraId="2FE088E0" w14:textId="77777777" w:rsidR="00864105" w:rsidRDefault="00864105">
      <w:pPr>
        <w:pStyle w:val="Corpsdetexte"/>
        <w:spacing w:before="7"/>
        <w:rPr>
          <w:sz w:val="16"/>
        </w:rPr>
      </w:pPr>
    </w:p>
    <w:p w14:paraId="53EFC1FB" w14:textId="77777777" w:rsidR="00864105" w:rsidRDefault="00A541FA">
      <w:pPr>
        <w:pStyle w:val="Corpsdetexte"/>
        <w:spacing w:line="249" w:lineRule="auto"/>
        <w:ind w:left="119" w:firstLine="199"/>
        <w:jc w:val="both"/>
      </w:pPr>
      <w:r>
        <w:t>A programmer is a specialization of the code-driven de- veloper. Indeed, programmers may modify the code, such as editing method bodies.</w:t>
      </w:r>
    </w:p>
    <w:p w14:paraId="2FF19466" w14:textId="77777777" w:rsidR="00864105" w:rsidRDefault="00A541FA">
      <w:pPr>
        <w:pStyle w:val="Corpsdetexte"/>
        <w:spacing w:before="66" w:line="240" w:lineRule="exact"/>
        <w:ind w:left="119" w:firstLine="199"/>
        <w:jc w:val="both"/>
      </w:pPr>
      <w:r>
        <w:t>There are some use-cases for manual edition of artifacts.</w:t>
      </w:r>
      <w:r>
        <w:rPr>
          <w:w w:val="99"/>
        </w:rPr>
        <w:t xml:space="preserve"> </w:t>
      </w:r>
      <w:r>
        <w:t xml:space="preserve">The </w:t>
      </w:r>
      <w:r>
        <w:rPr>
          <w:rFonts w:ascii="Courier New"/>
        </w:rPr>
        <w:t xml:space="preserve">Edit Artifact </w:t>
      </w:r>
      <w:r>
        <w:t xml:space="preserve">use-case implies that the IDE must have some tool to let the developer manually edit an artifact. The </w:t>
      </w:r>
      <w:r>
        <w:rPr>
          <w:rFonts w:ascii="Courier New"/>
        </w:rPr>
        <w:t xml:space="preserve">Edit Model </w:t>
      </w:r>
      <w:r>
        <w:t xml:space="preserve">and </w:t>
      </w:r>
      <w:r>
        <w:rPr>
          <w:rFonts w:ascii="Courier New"/>
        </w:rPr>
        <w:t xml:space="preserve">Edit Code </w:t>
      </w:r>
      <w:r>
        <w:t xml:space="preserve">use-cases are special- izations of the </w:t>
      </w:r>
      <w:r>
        <w:rPr>
          <w:rFonts w:ascii="Courier New"/>
        </w:rPr>
        <w:t xml:space="preserve">Edit Artifact </w:t>
      </w:r>
      <w:r>
        <w:t>use-case where the artifact is the model or  code.</w:t>
      </w:r>
    </w:p>
    <w:p w14:paraId="61D6DB34" w14:textId="77777777" w:rsidR="00864105" w:rsidRDefault="00A541FA">
      <w:pPr>
        <w:pStyle w:val="Corpsdetexte"/>
        <w:spacing w:before="76" w:line="244" w:lineRule="auto"/>
        <w:ind w:left="119" w:firstLine="199"/>
        <w:jc w:val="both"/>
      </w:pPr>
      <w:r>
        <w:t xml:space="preserve">There are also some use-cases related to the synchroniza- tion of artifacts. The </w:t>
      </w:r>
      <w:r>
        <w:rPr>
          <w:rFonts w:ascii="Courier New"/>
        </w:rPr>
        <w:t xml:space="preserve">Synchronize Artifact </w:t>
      </w:r>
      <w:r>
        <w:t xml:space="preserve">use-case </w:t>
      </w:r>
      <w:del w:id="38" w:author="RADERMACHER Ansgar 206501" w:date="2016-06-06T16:44:00Z">
        <w:r w:rsidDel="0029310B">
          <w:delText xml:space="preserve">is the synchronization of two artifacts by: </w:delText>
        </w:r>
      </w:del>
      <w:r>
        <w:t>(1)  compar</w:t>
      </w:r>
      <w:ins w:id="39" w:author="RADERMACHER Ansgar 206501" w:date="2016-06-06T16:44:00Z">
        <w:r w:rsidR="0029310B">
          <w:t>es two artifacts</w:t>
        </w:r>
      </w:ins>
      <w:del w:id="40" w:author="RADERMACHER Ansgar 206501" w:date="2016-06-06T16:44:00Z">
        <w:r w:rsidDel="0029310B">
          <w:delText>ing  them</w:delText>
        </w:r>
      </w:del>
      <w:r>
        <w:t>, (2) updat</w:t>
      </w:r>
      <w:ins w:id="41" w:author="RADERMACHER Ansgar 206501" w:date="2016-06-06T16:45:00Z">
        <w:r w:rsidR="0029310B">
          <w:t>es</w:t>
        </w:r>
      </w:ins>
      <w:del w:id="42" w:author="RADERMACHER Ansgar 206501" w:date="2016-06-06T16:45:00Z">
        <w:r w:rsidDel="0029310B">
          <w:delText>ing</w:delText>
        </w:r>
      </w:del>
      <w:r>
        <w:t xml:space="preserve"> each </w:t>
      </w:r>
      <w:del w:id="43" w:author="RADERMACHER Ansgar 206501" w:date="2016-06-06T16:45:00Z">
        <w:r w:rsidDel="0029310B">
          <w:delText>artifact</w:delText>
        </w:r>
      </w:del>
      <w:r>
        <w:t xml:space="preserve"> with editions made</w:t>
      </w:r>
      <w:r>
        <w:rPr>
          <w:spacing w:val="35"/>
        </w:rPr>
        <w:t xml:space="preserve"> </w:t>
      </w:r>
      <w:r>
        <w:t>in</w:t>
      </w:r>
      <w:r>
        <w:rPr>
          <w:spacing w:val="48"/>
        </w:rPr>
        <w:t xml:space="preserve"> </w:t>
      </w:r>
      <w:r>
        <w:t>the</w:t>
      </w:r>
      <w:r>
        <w:rPr>
          <w:w w:val="99"/>
        </w:rPr>
        <w:t xml:space="preserve"> </w:t>
      </w:r>
      <w:r>
        <w:t>related artifact, and (3) reconcil</w:t>
      </w:r>
      <w:ins w:id="44" w:author="RADERMACHER Ansgar 206501" w:date="2016-06-06T16:46:00Z">
        <w:r w:rsidR="0029310B">
          <w:t>es</w:t>
        </w:r>
      </w:ins>
      <w:del w:id="45" w:author="RADERMACHER Ansgar 206501" w:date="2016-06-06T16:46:00Z">
        <w:r w:rsidDel="0029310B">
          <w:delText>ing</w:delText>
        </w:r>
      </w:del>
      <w:r>
        <w:t xml:space="preserve"> conflicts when appropri- ate. The </w:t>
      </w:r>
      <w:r>
        <w:rPr>
          <w:rFonts w:ascii="Courier New"/>
        </w:rPr>
        <w:t>Synchronize Model</w:t>
      </w:r>
      <w:r>
        <w:rPr>
          <w:rFonts w:ascii="Courier New"/>
          <w:spacing w:val="-94"/>
        </w:rPr>
        <w:t xml:space="preserve"> </w:t>
      </w:r>
      <w:r>
        <w:t xml:space="preserve">and </w:t>
      </w:r>
      <w:r>
        <w:rPr>
          <w:rFonts w:ascii="Courier New"/>
        </w:rPr>
        <w:t xml:space="preserve">Synchronize Code </w:t>
      </w:r>
      <w:r>
        <w:t>use-cases are specializations where, respectively, the model or the code are the artifacts being   synchronized.</w:t>
      </w:r>
    </w:p>
    <w:p w14:paraId="0AA4450B" w14:textId="77777777" w:rsidR="00864105" w:rsidRDefault="00A541FA">
      <w:pPr>
        <w:pStyle w:val="Corpsdetexte"/>
        <w:spacing w:before="71" w:line="240" w:lineRule="exact"/>
        <w:ind w:left="119" w:firstLine="199"/>
        <w:jc w:val="both"/>
      </w:pPr>
      <w:r>
        <w:t xml:space="preserve">The </w:t>
      </w:r>
      <w:r>
        <w:rPr>
          <w:rFonts w:ascii="Courier New"/>
        </w:rPr>
        <w:t xml:space="preserve">Generate Code </w:t>
      </w:r>
      <w:r>
        <w:t xml:space="preserve">use-case is related to forward en- gineering. It is the production of code in a programming lan- guage from a model. The developer can either use </w:t>
      </w:r>
      <w:r>
        <w:rPr>
          <w:rFonts w:ascii="Courier New"/>
        </w:rPr>
        <w:t xml:space="preserve">Generate Code (Batch) </w:t>
      </w:r>
      <w:r>
        <w:t xml:space="preserve">or </w:t>
      </w:r>
      <w:r>
        <w:rPr>
          <w:rFonts w:ascii="Courier New"/>
        </w:rPr>
        <w:t>Generate Code</w:t>
      </w:r>
      <w:r>
        <w:rPr>
          <w:rFonts w:ascii="Courier New"/>
          <w:spacing w:val="-53"/>
        </w:rPr>
        <w:t xml:space="preserve"> </w:t>
      </w:r>
      <w:r>
        <w:rPr>
          <w:rFonts w:ascii="Courier New"/>
        </w:rPr>
        <w:t>(Incremental)</w:t>
      </w:r>
      <w:r>
        <w:t>.</w:t>
      </w:r>
    </w:p>
    <w:p w14:paraId="5AF960BB" w14:textId="77777777" w:rsidR="00864105" w:rsidRDefault="00A541FA">
      <w:pPr>
        <w:pStyle w:val="Corpsdetexte"/>
        <w:spacing w:before="124" w:line="249" w:lineRule="auto"/>
        <w:ind w:left="119"/>
        <w:jc w:val="both"/>
      </w:pPr>
      <w:r>
        <w:rPr>
          <w:b/>
        </w:rPr>
        <w:t xml:space="preserve">Definition II.5 </w:t>
      </w:r>
      <w:r>
        <w:t>(Batch code generation [12])</w:t>
      </w:r>
      <w:r>
        <w:rPr>
          <w:b/>
        </w:rPr>
        <w:t xml:space="preserve">. </w:t>
      </w:r>
      <w:r>
        <w:t>Batch code generation is a process of generating code from  a  model,</w:t>
      </w:r>
      <w:r>
        <w:rPr>
          <w:w w:val="99"/>
        </w:rPr>
        <w:t xml:space="preserve"> </w:t>
      </w:r>
      <w:r>
        <w:t>from scratch. Any existing code is overwritten by the newly generated code.</w:t>
      </w:r>
    </w:p>
    <w:p w14:paraId="2C00C671" w14:textId="77777777" w:rsidR="00864105" w:rsidRDefault="00864105">
      <w:pPr>
        <w:pStyle w:val="Corpsdetexte"/>
        <w:spacing w:before="7"/>
        <w:rPr>
          <w:sz w:val="16"/>
        </w:rPr>
      </w:pPr>
    </w:p>
    <w:p w14:paraId="34C9B518" w14:textId="77777777" w:rsidR="00864105" w:rsidRDefault="00A541FA">
      <w:pPr>
        <w:pStyle w:val="Corpsdetexte"/>
        <w:spacing w:line="249" w:lineRule="auto"/>
        <w:ind w:left="119" w:firstLine="199"/>
        <w:jc w:val="both"/>
      </w:pPr>
      <w:r>
        <w:t>Incremental code generation is a specialization of</w:t>
      </w:r>
      <w:r>
        <w:rPr>
          <w:spacing w:val="-9"/>
        </w:rPr>
        <w:t xml:space="preserve"> </w:t>
      </w:r>
      <w:r>
        <w:t xml:space="preserve">incremen- tal model transformation, which is defined in [12] as model transformation that does not generate the whole target  </w:t>
      </w:r>
      <w:r>
        <w:rPr>
          <w:spacing w:val="49"/>
        </w:rPr>
        <w:t xml:space="preserve"> </w:t>
      </w:r>
      <w:r>
        <w:t>model</w:t>
      </w:r>
    </w:p>
    <w:p w14:paraId="39351D9B" w14:textId="77777777" w:rsidR="00864105" w:rsidRDefault="00A541FA">
      <w:pPr>
        <w:pStyle w:val="Corpsdetexte"/>
        <w:spacing w:before="52" w:line="249" w:lineRule="auto"/>
        <w:ind w:left="119" w:right="117"/>
        <w:jc w:val="both"/>
      </w:pPr>
      <w:r>
        <w:br w:type="column"/>
      </w:r>
      <w:r>
        <w:t>from scratch but only updates the target model by propagating editions made in the source  model.</w:t>
      </w:r>
    </w:p>
    <w:p w14:paraId="45BD8C83" w14:textId="77777777" w:rsidR="00864105" w:rsidRDefault="00A541FA">
      <w:pPr>
        <w:pStyle w:val="Corpsdetexte"/>
        <w:spacing w:before="72" w:line="249" w:lineRule="auto"/>
        <w:ind w:left="119" w:right="117" w:firstLine="199"/>
        <w:jc w:val="both"/>
      </w:pPr>
      <w:r>
        <w:t>Incremental code generation is defined in this paper as follows:</w:t>
      </w:r>
    </w:p>
    <w:p w14:paraId="13C46931" w14:textId="77777777" w:rsidR="00864105" w:rsidRDefault="00A541FA">
      <w:pPr>
        <w:pStyle w:val="Corpsdetexte"/>
        <w:spacing w:before="120" w:line="249" w:lineRule="auto"/>
        <w:ind w:left="119" w:right="117"/>
        <w:jc w:val="both"/>
      </w:pPr>
      <w:r>
        <w:rPr>
          <w:b/>
        </w:rPr>
        <w:t xml:space="preserve">Definition II.6 </w:t>
      </w:r>
      <w:r>
        <w:t>(Incremental code generation)</w:t>
      </w:r>
      <w:r>
        <w:rPr>
          <w:b/>
        </w:rPr>
        <w:t xml:space="preserve">. </w:t>
      </w:r>
      <w:r>
        <w:t>In-cremental code generation is the process of taking as input an edited model, and existing code, and then updating the code by propagating editions in the model to the   code.</w:t>
      </w:r>
    </w:p>
    <w:p w14:paraId="710429FB" w14:textId="77777777" w:rsidR="00864105" w:rsidRDefault="00864105">
      <w:pPr>
        <w:pStyle w:val="Corpsdetexte"/>
        <w:spacing w:before="2"/>
        <w:rPr>
          <w:sz w:val="16"/>
        </w:rPr>
      </w:pPr>
    </w:p>
    <w:p w14:paraId="47CB7054" w14:textId="77777777" w:rsidR="00864105" w:rsidRDefault="00A541FA">
      <w:pPr>
        <w:pStyle w:val="Corpsdetexte"/>
        <w:spacing w:line="240" w:lineRule="exact"/>
        <w:ind w:left="119" w:right="117" w:firstLine="199"/>
        <w:jc w:val="both"/>
      </w:pPr>
      <w:r>
        <w:t xml:space="preserve">Finally, the </w:t>
      </w:r>
      <w:r>
        <w:rPr>
          <w:rFonts w:ascii="Courier New"/>
        </w:rPr>
        <w:t xml:space="preserve">Reverse Code </w:t>
      </w:r>
      <w:r>
        <w:t xml:space="preserve">use-case is related to reverse engineering. </w:t>
      </w:r>
      <w:r>
        <w:rPr>
          <w:rFonts w:ascii="Courier New"/>
        </w:rPr>
        <w:t xml:space="preserve">Reverse Code </w:t>
      </w:r>
      <w:r>
        <w:t xml:space="preserve">is the production of a model, in a modeling language, from code, written in a programming language. The developer can either use </w:t>
      </w:r>
      <w:r>
        <w:rPr>
          <w:rFonts w:ascii="Courier New"/>
        </w:rPr>
        <w:t xml:space="preserve">Reverse Code (Batch) </w:t>
      </w:r>
      <w:r>
        <w:t xml:space="preserve">or </w:t>
      </w:r>
      <w:r>
        <w:rPr>
          <w:rFonts w:ascii="Courier New"/>
        </w:rPr>
        <w:t>Reverse Code (Incremental)</w:t>
      </w:r>
      <w:r>
        <w:t>, which are defined in this paper as  follows:</w:t>
      </w:r>
    </w:p>
    <w:p w14:paraId="62A120F4" w14:textId="77777777" w:rsidR="00864105" w:rsidRDefault="00A541FA">
      <w:pPr>
        <w:pStyle w:val="Corpsdetexte"/>
        <w:spacing w:before="124" w:line="249" w:lineRule="auto"/>
        <w:ind w:left="119" w:right="117"/>
        <w:jc w:val="both"/>
      </w:pPr>
      <w:r>
        <w:rPr>
          <w:b/>
        </w:rPr>
        <w:t xml:space="preserve">Definition II.7 </w:t>
      </w:r>
      <w:r>
        <w:t>(Batch reverse engineering)</w:t>
      </w:r>
      <w:r>
        <w:rPr>
          <w:b/>
        </w:rPr>
        <w:t xml:space="preserve">. </w:t>
      </w:r>
      <w:r>
        <w:t>Batch reverse engineering is a process of producing a model from code</w:t>
      </w:r>
      <w:del w:id="46" w:author="RADERMACHER Ansgar 206501" w:date="2016-06-06T16:47:00Z">
        <w:r w:rsidDel="0029310B">
          <w:delText>,  from scratch</w:delText>
        </w:r>
      </w:del>
      <w:r>
        <w:t>. The existing model is overwritten by the newly produced</w:t>
      </w:r>
      <w:r>
        <w:rPr>
          <w:spacing w:val="14"/>
        </w:rPr>
        <w:t xml:space="preserve"> </w:t>
      </w:r>
      <w:r>
        <w:t>model.</w:t>
      </w:r>
    </w:p>
    <w:p w14:paraId="5A7A13B2" w14:textId="77777777" w:rsidR="00864105" w:rsidRDefault="00A541FA">
      <w:pPr>
        <w:pStyle w:val="Corpsdetexte"/>
        <w:spacing w:before="120" w:line="249" w:lineRule="auto"/>
        <w:ind w:left="119" w:right="117"/>
        <w:jc w:val="both"/>
      </w:pPr>
      <w:r>
        <w:rPr>
          <w:b/>
        </w:rPr>
        <w:t xml:space="preserve">Definition II.8 </w:t>
      </w:r>
      <w:r>
        <w:t>(Incremental reverse engineering)</w:t>
      </w:r>
      <w:r>
        <w:rPr>
          <w:b/>
        </w:rPr>
        <w:t>.</w:t>
      </w:r>
      <w:r>
        <w:rPr>
          <w:b/>
          <w:spacing w:val="-6"/>
        </w:rPr>
        <w:t xml:space="preserve"> </w:t>
      </w:r>
      <w:r>
        <w:t xml:space="preserve">Incremental reverse engineering is the process of taking as input </w:t>
      </w:r>
      <w:del w:id="47" w:author="RADERMACHER Ansgar 206501" w:date="2016-06-06T16:48:00Z">
        <w:r w:rsidDel="0029310B">
          <w:delText xml:space="preserve">a edited </w:delText>
        </w:r>
      </w:del>
      <w:r>
        <w:t xml:space="preserve">code, and an existing model, and then updating the model by propagating editions in the code to the  </w:t>
      </w:r>
      <w:r>
        <w:rPr>
          <w:spacing w:val="20"/>
        </w:rPr>
        <w:t xml:space="preserve"> </w:t>
      </w:r>
      <w:r>
        <w:t>model.</w:t>
      </w:r>
    </w:p>
    <w:p w14:paraId="18527273" w14:textId="77777777" w:rsidR="00864105" w:rsidRDefault="00864105">
      <w:pPr>
        <w:pStyle w:val="Corpsdetexte"/>
        <w:spacing w:before="7"/>
        <w:rPr>
          <w:sz w:val="16"/>
        </w:rPr>
      </w:pPr>
    </w:p>
    <w:p w14:paraId="2DFD7700" w14:textId="77777777" w:rsidR="00864105" w:rsidRDefault="00A541FA">
      <w:pPr>
        <w:pStyle w:val="Corpsdetexte"/>
        <w:spacing w:line="249" w:lineRule="auto"/>
        <w:ind w:left="119" w:right="117" w:firstLine="199"/>
        <w:jc w:val="both"/>
      </w:pPr>
      <w:r>
        <w:t>In the next section, the use-cases of the IDE are integrated into a process that covers model-code  synchronization.</w:t>
      </w:r>
    </w:p>
    <w:p w14:paraId="6FCB10F1" w14:textId="77777777" w:rsidR="00864105" w:rsidRDefault="00864105">
      <w:pPr>
        <w:pStyle w:val="Corpsdetexte"/>
        <w:spacing w:before="10"/>
        <w:rPr>
          <w:sz w:val="26"/>
        </w:rPr>
      </w:pPr>
    </w:p>
    <w:p w14:paraId="5C55D480" w14:textId="77777777" w:rsidR="00864105" w:rsidRDefault="00A541FA">
      <w:pPr>
        <w:pStyle w:val="Paragraphedeliste"/>
        <w:numPr>
          <w:ilvl w:val="0"/>
          <w:numId w:val="9"/>
        </w:numPr>
        <w:tabs>
          <w:tab w:val="left" w:pos="391"/>
        </w:tabs>
        <w:ind w:hanging="271"/>
        <w:jc w:val="both"/>
        <w:rPr>
          <w:i/>
          <w:sz w:val="20"/>
        </w:rPr>
      </w:pPr>
      <w:r>
        <w:rPr>
          <w:i/>
          <w:sz w:val="20"/>
        </w:rPr>
        <w:t xml:space="preserve">Processes to synchronizing model and </w:t>
      </w:r>
      <w:r>
        <w:rPr>
          <w:i/>
          <w:spacing w:val="11"/>
          <w:sz w:val="20"/>
        </w:rPr>
        <w:t xml:space="preserve"> </w:t>
      </w:r>
      <w:r>
        <w:rPr>
          <w:i/>
          <w:sz w:val="20"/>
        </w:rPr>
        <w:t>code</w:t>
      </w:r>
    </w:p>
    <w:p w14:paraId="63C62284" w14:textId="77777777" w:rsidR="00864105" w:rsidRDefault="00A541FA">
      <w:pPr>
        <w:pStyle w:val="Corpsdetexte"/>
        <w:spacing w:before="178" w:line="249" w:lineRule="auto"/>
        <w:ind w:left="119" w:right="117" w:firstLine="199"/>
        <w:jc w:val="both"/>
      </w:pPr>
      <w:r>
        <w:rPr>
          <w:spacing w:val="-8"/>
        </w:rPr>
        <w:t xml:space="preserve">We </w:t>
      </w:r>
      <w:r>
        <w:t>propose two synchronization strategies for this scenario. The general approach behind our strategies  is  to  represent one artifact in the language of its corresponding other artifact. These two can then be compared. For this, we define a</w:t>
      </w:r>
      <w:r>
        <w:rPr>
          <w:spacing w:val="-21"/>
        </w:rPr>
        <w:t xml:space="preserve"> </w:t>
      </w:r>
      <w:r>
        <w:t xml:space="preserve">concept of a </w:t>
      </w:r>
      <w:r>
        <w:rPr>
          <w:i/>
        </w:rPr>
        <w:t>synchronization</w:t>
      </w:r>
      <w:r>
        <w:rPr>
          <w:i/>
          <w:spacing w:val="40"/>
        </w:rPr>
        <w:t xml:space="preserve"> </w:t>
      </w:r>
      <w:r>
        <w:rPr>
          <w:i/>
        </w:rPr>
        <w:t>artifact</w:t>
      </w:r>
      <w:r>
        <w:t>:</w:t>
      </w:r>
    </w:p>
    <w:p w14:paraId="432710FF" w14:textId="77777777" w:rsidR="00864105" w:rsidRDefault="00A541FA">
      <w:pPr>
        <w:pStyle w:val="Corpsdetexte"/>
        <w:spacing w:before="120" w:line="247" w:lineRule="auto"/>
        <w:ind w:left="119" w:right="117"/>
        <w:jc w:val="both"/>
      </w:pPr>
      <w:r>
        <w:rPr>
          <w:b/>
          <w:w w:val="105"/>
        </w:rPr>
        <w:t>Definition</w:t>
      </w:r>
      <w:r>
        <w:rPr>
          <w:b/>
          <w:spacing w:val="-20"/>
          <w:w w:val="105"/>
        </w:rPr>
        <w:t xml:space="preserve"> </w:t>
      </w:r>
      <w:r>
        <w:rPr>
          <w:b/>
          <w:w w:val="105"/>
        </w:rPr>
        <w:t>II.9</w:t>
      </w:r>
      <w:r>
        <w:rPr>
          <w:b/>
          <w:spacing w:val="-20"/>
          <w:w w:val="105"/>
        </w:rPr>
        <w:t xml:space="preserve"> </w:t>
      </w:r>
      <w:r>
        <w:rPr>
          <w:w w:val="105"/>
        </w:rPr>
        <w:t>(Synchronization</w:t>
      </w:r>
      <w:r>
        <w:rPr>
          <w:spacing w:val="-22"/>
          <w:w w:val="105"/>
        </w:rPr>
        <w:t xml:space="preserve"> </w:t>
      </w:r>
      <w:r>
        <w:rPr>
          <w:w w:val="105"/>
        </w:rPr>
        <w:t>artifact)</w:t>
      </w:r>
      <w:r>
        <w:rPr>
          <w:b/>
          <w:w w:val="105"/>
        </w:rPr>
        <w:t>.</w:t>
      </w:r>
      <w:r>
        <w:rPr>
          <w:b/>
          <w:spacing w:val="-7"/>
          <w:w w:val="105"/>
        </w:rPr>
        <w:t xml:space="preserve"> </w:t>
      </w:r>
      <w:r>
        <w:rPr>
          <w:w w:val="105"/>
        </w:rPr>
        <w:t>An</w:t>
      </w:r>
      <w:r>
        <w:rPr>
          <w:spacing w:val="-22"/>
          <w:w w:val="105"/>
        </w:rPr>
        <w:t xml:space="preserve"> </w:t>
      </w:r>
      <w:r>
        <w:rPr>
          <w:w w:val="105"/>
        </w:rPr>
        <w:t>artifact</w:t>
      </w:r>
      <w:r>
        <w:rPr>
          <w:spacing w:val="-22"/>
          <w:w w:val="105"/>
        </w:rPr>
        <w:t xml:space="preserve"> </w:t>
      </w:r>
      <w:r>
        <w:rPr>
          <w:w w:val="105"/>
        </w:rPr>
        <w:t>used</w:t>
      </w:r>
      <w:r>
        <w:rPr>
          <w:spacing w:val="-22"/>
          <w:w w:val="105"/>
        </w:rPr>
        <w:t xml:space="preserve"> </w:t>
      </w:r>
      <w:r>
        <w:rPr>
          <w:w w:val="105"/>
        </w:rPr>
        <w:t>to synchronize a model and its corresponding code is called a synchronization</w:t>
      </w:r>
      <w:r>
        <w:rPr>
          <w:spacing w:val="-12"/>
          <w:w w:val="105"/>
        </w:rPr>
        <w:t xml:space="preserve"> </w:t>
      </w:r>
      <w:r>
        <w:rPr>
          <w:w w:val="105"/>
        </w:rPr>
        <w:t>artifact.</w:t>
      </w:r>
      <w:r>
        <w:rPr>
          <w:spacing w:val="-12"/>
          <w:w w:val="105"/>
        </w:rPr>
        <w:t xml:space="preserve"> </w:t>
      </w:r>
      <w:r>
        <w:rPr>
          <w:w w:val="105"/>
        </w:rPr>
        <w:t>It</w:t>
      </w:r>
      <w:r>
        <w:rPr>
          <w:spacing w:val="-12"/>
          <w:w w:val="105"/>
        </w:rPr>
        <w:t xml:space="preserve"> </w:t>
      </w:r>
      <w:r>
        <w:rPr>
          <w:w w:val="105"/>
        </w:rPr>
        <w:t>is</w:t>
      </w:r>
      <w:r>
        <w:rPr>
          <w:spacing w:val="-12"/>
          <w:w w:val="105"/>
        </w:rPr>
        <w:t xml:space="preserve"> </w:t>
      </w:r>
      <w:r>
        <w:rPr>
          <w:w w:val="105"/>
        </w:rPr>
        <w:t>an</w:t>
      </w:r>
      <w:r>
        <w:rPr>
          <w:spacing w:val="-12"/>
          <w:w w:val="105"/>
        </w:rPr>
        <w:t xml:space="preserve"> </w:t>
      </w:r>
      <w:r>
        <w:rPr>
          <w:w w:val="105"/>
        </w:rPr>
        <w:t>image</w:t>
      </w:r>
      <w:r>
        <w:rPr>
          <w:spacing w:val="-12"/>
          <w:w w:val="105"/>
        </w:rPr>
        <w:t xml:space="preserve"> </w:t>
      </w:r>
      <w:r>
        <w:rPr>
          <w:w w:val="105"/>
        </w:rPr>
        <w:t>of</w:t>
      </w:r>
      <w:r>
        <w:rPr>
          <w:spacing w:val="-12"/>
          <w:w w:val="105"/>
        </w:rPr>
        <w:t xml:space="preserve"> </w:t>
      </w:r>
      <w:r>
        <w:rPr>
          <w:w w:val="105"/>
        </w:rPr>
        <w:t>one</w:t>
      </w:r>
      <w:r>
        <w:rPr>
          <w:spacing w:val="-12"/>
          <w:w w:val="105"/>
        </w:rPr>
        <w:t xml:space="preserve"> </w:t>
      </w:r>
      <w:r>
        <w:rPr>
          <w:w w:val="105"/>
        </w:rPr>
        <w:t>of</w:t>
      </w:r>
      <w:r>
        <w:rPr>
          <w:spacing w:val="-12"/>
          <w:w w:val="105"/>
        </w:rPr>
        <w:t xml:space="preserve"> </w:t>
      </w:r>
      <w:r>
        <w:rPr>
          <w:w w:val="105"/>
        </w:rPr>
        <w:t>the</w:t>
      </w:r>
      <w:r>
        <w:rPr>
          <w:spacing w:val="-12"/>
          <w:w w:val="105"/>
        </w:rPr>
        <w:t xml:space="preserve"> </w:t>
      </w:r>
      <w:r>
        <w:rPr>
          <w:w w:val="105"/>
        </w:rPr>
        <w:t>artifacts, either</w:t>
      </w:r>
      <w:r>
        <w:rPr>
          <w:spacing w:val="-9"/>
          <w:w w:val="105"/>
        </w:rPr>
        <w:t xml:space="preserve"> </w:t>
      </w:r>
      <w:r>
        <w:rPr>
          <w:w w:val="105"/>
        </w:rPr>
        <w:t>the</w:t>
      </w:r>
      <w:r>
        <w:rPr>
          <w:spacing w:val="-9"/>
          <w:w w:val="105"/>
        </w:rPr>
        <w:t xml:space="preserve"> </w:t>
      </w:r>
      <w:r>
        <w:rPr>
          <w:w w:val="105"/>
        </w:rPr>
        <w:t>model</w:t>
      </w:r>
      <w:r>
        <w:rPr>
          <w:spacing w:val="-9"/>
          <w:w w:val="105"/>
        </w:rPr>
        <w:t xml:space="preserve"> </w:t>
      </w:r>
      <w:r>
        <w:rPr>
          <w:w w:val="105"/>
        </w:rPr>
        <w:t>or</w:t>
      </w:r>
      <w:r>
        <w:rPr>
          <w:spacing w:val="-9"/>
          <w:w w:val="105"/>
        </w:rPr>
        <w:t xml:space="preserve"> </w:t>
      </w:r>
      <w:r>
        <w:rPr>
          <w:w w:val="105"/>
        </w:rPr>
        <w:t>the</w:t>
      </w:r>
      <w:r>
        <w:rPr>
          <w:spacing w:val="-9"/>
          <w:w w:val="105"/>
        </w:rPr>
        <w:t xml:space="preserve"> </w:t>
      </w:r>
      <w:r>
        <w:rPr>
          <w:w w:val="105"/>
        </w:rPr>
        <w:t>code.</w:t>
      </w:r>
      <w:r>
        <w:rPr>
          <w:spacing w:val="-9"/>
          <w:w w:val="105"/>
        </w:rPr>
        <w:t xml:space="preserve"> </w:t>
      </w:r>
      <w:r>
        <w:rPr>
          <w:w w:val="105"/>
        </w:rPr>
        <w:t>In</w:t>
      </w:r>
      <w:r>
        <w:rPr>
          <w:spacing w:val="-9"/>
          <w:w w:val="105"/>
        </w:rPr>
        <w:t xml:space="preserve"> </w:t>
      </w:r>
      <w:r>
        <w:rPr>
          <w:w w:val="105"/>
        </w:rPr>
        <w:t>this</w:t>
      </w:r>
      <w:r>
        <w:rPr>
          <w:spacing w:val="-9"/>
          <w:w w:val="105"/>
        </w:rPr>
        <w:t xml:space="preserve"> </w:t>
      </w:r>
      <w:r>
        <w:rPr>
          <w:w w:val="105"/>
        </w:rPr>
        <w:t>context,</w:t>
      </w:r>
      <w:r>
        <w:rPr>
          <w:spacing w:val="-9"/>
          <w:w w:val="105"/>
        </w:rPr>
        <w:t xml:space="preserve"> </w:t>
      </w:r>
      <w:r>
        <w:rPr>
          <w:w w:val="105"/>
        </w:rPr>
        <w:t>an</w:t>
      </w:r>
      <w:r>
        <w:rPr>
          <w:spacing w:val="-9"/>
          <w:w w:val="105"/>
        </w:rPr>
        <w:t xml:space="preserve"> </w:t>
      </w:r>
      <w:r>
        <w:rPr>
          <w:w w:val="105"/>
        </w:rPr>
        <w:t>image</w:t>
      </w:r>
      <w:r>
        <w:rPr>
          <w:spacing w:val="-9"/>
          <w:w w:val="105"/>
        </w:rPr>
        <w:t xml:space="preserve"> </w:t>
      </w:r>
      <w:r>
        <w:rPr>
          <w:rFonts w:ascii="Bookman Old Style"/>
          <w:i/>
          <w:w w:val="105"/>
        </w:rPr>
        <w:t>I</w:t>
      </w:r>
      <w:r>
        <w:rPr>
          <w:rFonts w:ascii="Bookman Old Style"/>
          <w:i/>
          <w:spacing w:val="-8"/>
          <w:w w:val="105"/>
        </w:rPr>
        <w:t xml:space="preserve"> </w:t>
      </w:r>
      <w:r>
        <w:rPr>
          <w:w w:val="105"/>
        </w:rPr>
        <w:t>of</w:t>
      </w:r>
      <w:r>
        <w:rPr>
          <w:spacing w:val="-9"/>
          <w:w w:val="105"/>
        </w:rPr>
        <w:t xml:space="preserve"> </w:t>
      </w:r>
      <w:r>
        <w:rPr>
          <w:w w:val="105"/>
        </w:rPr>
        <w:t xml:space="preserve">an artifact </w:t>
      </w:r>
      <w:r>
        <w:rPr>
          <w:rFonts w:ascii="Bookman Old Style"/>
          <w:i/>
          <w:w w:val="105"/>
        </w:rPr>
        <w:t xml:space="preserve">A </w:t>
      </w:r>
      <w:r>
        <w:rPr>
          <w:w w:val="105"/>
        </w:rPr>
        <w:t xml:space="preserve">is a copy of </w:t>
      </w:r>
      <w:r>
        <w:rPr>
          <w:rFonts w:ascii="Bookman Old Style"/>
          <w:i/>
          <w:w w:val="105"/>
        </w:rPr>
        <w:t xml:space="preserve">A </w:t>
      </w:r>
      <w:r>
        <w:rPr>
          <w:w w:val="105"/>
        </w:rPr>
        <w:t xml:space="preserve">obtained by transforming </w:t>
      </w:r>
      <w:r>
        <w:rPr>
          <w:rFonts w:ascii="Bookman Old Style"/>
          <w:i/>
          <w:w w:val="105"/>
        </w:rPr>
        <w:t xml:space="preserve">A </w:t>
      </w:r>
      <w:r>
        <w:rPr>
          <w:w w:val="105"/>
        </w:rPr>
        <w:t xml:space="preserve">to </w:t>
      </w:r>
      <w:r>
        <w:rPr>
          <w:rFonts w:ascii="Bookman Old Style"/>
          <w:i/>
          <w:spacing w:val="7"/>
          <w:w w:val="105"/>
        </w:rPr>
        <w:t>I</w:t>
      </w:r>
      <w:r>
        <w:rPr>
          <w:spacing w:val="7"/>
          <w:w w:val="105"/>
        </w:rPr>
        <w:t>.</w:t>
      </w:r>
      <w:r>
        <w:rPr>
          <w:spacing w:val="-14"/>
          <w:w w:val="105"/>
        </w:rPr>
        <w:t xml:space="preserve"> </w:t>
      </w:r>
      <w:r>
        <w:rPr>
          <w:rFonts w:ascii="Bookman Old Style"/>
          <w:i/>
          <w:w w:val="105"/>
        </w:rPr>
        <w:t xml:space="preserve">A </w:t>
      </w:r>
      <w:r>
        <w:rPr>
          <w:w w:val="105"/>
        </w:rPr>
        <w:t>and</w:t>
      </w:r>
      <w:r>
        <w:rPr>
          <w:spacing w:val="-22"/>
          <w:w w:val="105"/>
        </w:rPr>
        <w:t xml:space="preserve"> </w:t>
      </w:r>
      <w:r>
        <w:rPr>
          <w:rFonts w:ascii="Bookman Old Style"/>
          <w:i/>
          <w:w w:val="105"/>
        </w:rPr>
        <w:t>I</w:t>
      </w:r>
      <w:r>
        <w:rPr>
          <w:rFonts w:ascii="Bookman Old Style"/>
          <w:i/>
          <w:spacing w:val="-24"/>
          <w:w w:val="105"/>
        </w:rPr>
        <w:t xml:space="preserve"> </w:t>
      </w:r>
      <w:r>
        <w:rPr>
          <w:w w:val="105"/>
        </w:rPr>
        <w:t>are</w:t>
      </w:r>
      <w:r>
        <w:rPr>
          <w:spacing w:val="-22"/>
          <w:w w:val="105"/>
        </w:rPr>
        <w:t xml:space="preserve"> </w:t>
      </w:r>
      <w:r>
        <w:rPr>
          <w:w w:val="105"/>
        </w:rPr>
        <w:t>semantically</w:t>
      </w:r>
      <w:r>
        <w:rPr>
          <w:spacing w:val="-22"/>
          <w:w w:val="105"/>
        </w:rPr>
        <w:t xml:space="preserve"> </w:t>
      </w:r>
      <w:r>
        <w:rPr>
          <w:w w:val="105"/>
        </w:rPr>
        <w:t>equivalent</w:t>
      </w:r>
      <w:r>
        <w:rPr>
          <w:spacing w:val="-22"/>
          <w:w w:val="105"/>
        </w:rPr>
        <w:t xml:space="preserve"> </w:t>
      </w:r>
      <w:r>
        <w:rPr>
          <w:w w:val="105"/>
        </w:rPr>
        <w:t>but</w:t>
      </w:r>
      <w:r>
        <w:rPr>
          <w:spacing w:val="-22"/>
          <w:w w:val="105"/>
        </w:rPr>
        <w:t xml:space="preserve"> </w:t>
      </w:r>
      <w:r>
        <w:rPr>
          <w:w w:val="105"/>
        </w:rPr>
        <w:t>are</w:t>
      </w:r>
      <w:r>
        <w:rPr>
          <w:spacing w:val="-22"/>
          <w:w w:val="105"/>
        </w:rPr>
        <w:t xml:space="preserve"> </w:t>
      </w:r>
      <w:r>
        <w:rPr>
          <w:w w:val="105"/>
        </w:rPr>
        <w:t>specified</w:t>
      </w:r>
      <w:r>
        <w:rPr>
          <w:spacing w:val="-22"/>
          <w:w w:val="105"/>
        </w:rPr>
        <w:t xml:space="preserve"> </w:t>
      </w:r>
      <w:r>
        <w:rPr>
          <w:w w:val="105"/>
        </w:rPr>
        <w:t>in</w:t>
      </w:r>
      <w:r>
        <w:rPr>
          <w:spacing w:val="-22"/>
          <w:w w:val="105"/>
        </w:rPr>
        <w:t xml:space="preserve"> </w:t>
      </w:r>
      <w:r>
        <w:rPr>
          <w:w w:val="105"/>
        </w:rPr>
        <w:t>different languages.</w:t>
      </w:r>
    </w:p>
    <w:p w14:paraId="4CC3E7D1" w14:textId="77777777" w:rsidR="00864105" w:rsidRDefault="00864105">
      <w:pPr>
        <w:pStyle w:val="Corpsdetexte"/>
        <w:spacing w:before="9"/>
        <w:rPr>
          <w:sz w:val="16"/>
        </w:rPr>
      </w:pPr>
    </w:p>
    <w:p w14:paraId="12A12D52" w14:textId="77777777" w:rsidR="00864105" w:rsidRDefault="00A541FA">
      <w:pPr>
        <w:pStyle w:val="Corpsdetexte"/>
        <w:spacing w:line="249" w:lineRule="auto"/>
        <w:ind w:left="119" w:right="117" w:firstLine="199"/>
        <w:jc w:val="both"/>
      </w:pPr>
      <w:r>
        <w:t>For example, a synchronization artifact can be code that</w:t>
      </w:r>
      <w:r>
        <w:rPr>
          <w:spacing w:val="-26"/>
        </w:rPr>
        <w:t xml:space="preserve"> </w:t>
      </w:r>
      <w:r>
        <w:t xml:space="preserve">was generated from the edited model in batch mode. </w:t>
      </w:r>
      <w:commentRangeStart w:id="48"/>
      <w:r>
        <w:t>In that case,  it</w:t>
      </w:r>
      <w:r>
        <w:rPr>
          <w:spacing w:val="17"/>
        </w:rPr>
        <w:t xml:space="preserve"> </w:t>
      </w:r>
      <w:r>
        <w:t>is</w:t>
      </w:r>
      <w:r>
        <w:rPr>
          <w:spacing w:val="17"/>
        </w:rPr>
        <w:t xml:space="preserve"> </w:t>
      </w:r>
      <w:r>
        <w:t>code</w:t>
      </w:r>
      <w:r>
        <w:rPr>
          <w:spacing w:val="17"/>
        </w:rPr>
        <w:t xml:space="preserve"> </w:t>
      </w:r>
      <w:r>
        <w:t>that</w:t>
      </w:r>
      <w:r>
        <w:rPr>
          <w:spacing w:val="17"/>
        </w:rPr>
        <w:t xml:space="preserve"> </w:t>
      </w:r>
      <w:r>
        <w:t>represents</w:t>
      </w:r>
      <w:r>
        <w:rPr>
          <w:spacing w:val="17"/>
        </w:rPr>
        <w:t xml:space="preserve"> </w:t>
      </w:r>
      <w:r>
        <w:t>an</w:t>
      </w:r>
      <w:r>
        <w:rPr>
          <w:spacing w:val="17"/>
        </w:rPr>
        <w:t xml:space="preserve"> </w:t>
      </w:r>
      <w:r>
        <w:t>image</w:t>
      </w:r>
      <w:r>
        <w:rPr>
          <w:spacing w:val="17"/>
        </w:rPr>
        <w:t xml:space="preserve"> </w:t>
      </w:r>
      <w:r>
        <w:t>of</w:t>
      </w:r>
      <w:r>
        <w:rPr>
          <w:spacing w:val="17"/>
        </w:rPr>
        <w:t xml:space="preserve"> </w:t>
      </w:r>
      <w:r>
        <w:t>the</w:t>
      </w:r>
      <w:r>
        <w:rPr>
          <w:spacing w:val="17"/>
        </w:rPr>
        <w:t xml:space="preserve"> </w:t>
      </w:r>
      <w:r>
        <w:t>edited</w:t>
      </w:r>
      <w:r>
        <w:rPr>
          <w:spacing w:val="17"/>
        </w:rPr>
        <w:t xml:space="preserve"> </w:t>
      </w:r>
      <w:r>
        <w:t>model.</w:t>
      </w:r>
      <w:commentRangeEnd w:id="48"/>
      <w:r w:rsidR="00D12CFD">
        <w:rPr>
          <w:rStyle w:val="Marquedecommentaire"/>
        </w:rPr>
        <w:commentReference w:id="48"/>
      </w:r>
    </w:p>
    <w:p w14:paraId="4C5467F3" w14:textId="77777777" w:rsidR="00864105" w:rsidRDefault="00A541FA">
      <w:pPr>
        <w:pStyle w:val="Corpsdetexte"/>
        <w:spacing w:before="72" w:line="244" w:lineRule="auto"/>
        <w:ind w:left="119" w:right="117" w:firstLine="199"/>
        <w:jc w:val="both"/>
      </w:pPr>
      <w:r>
        <w:t xml:space="preserve">Using the concept of synchronization artifact, two strategies are proposed in this paper: one in which the synchronization artifact is code, and the other in which the synchronization artifact is a model. </w:t>
      </w:r>
      <w:del w:id="49" w:author="RADERMACHER Ansgar 206501" w:date="2016-06-06T16:56:00Z">
        <w:r w:rsidDel="00D12CFD">
          <w:delText>We propose two strategies so t</w:delText>
        </w:r>
      </w:del>
      <w:ins w:id="50" w:author="RADERMACHER Ansgar 206501" w:date="2016-06-06T16:57:00Z">
        <w:r w:rsidR="00D12CFD">
          <w:t>T</w:t>
        </w:r>
      </w:ins>
      <w:r>
        <w:t>he devel- oper can choose to either use the</w:t>
      </w:r>
      <w:ins w:id="51" w:author="RADERMACHER Ansgar 206501" w:date="2016-06-06T16:57:00Z">
        <w:r w:rsidR="00D12CFD">
          <w:t>se two</w:t>
        </w:r>
      </w:ins>
      <w:del w:id="52" w:author="RADERMACHER Ansgar 206501" w:date="2016-06-06T16:57:00Z">
        <w:r w:rsidDel="00D12CFD">
          <w:delText xml:space="preserve"> </w:delText>
        </w:r>
        <w:r w:rsidDel="00D12CFD">
          <w:rPr>
            <w:rFonts w:ascii="Courier New"/>
          </w:rPr>
          <w:delText xml:space="preserve">Synchronize Code </w:delText>
        </w:r>
        <w:r w:rsidDel="00D12CFD">
          <w:delText xml:space="preserve">or </w:delText>
        </w:r>
        <w:r w:rsidDel="00D12CFD">
          <w:rPr>
            <w:rFonts w:ascii="Courier New"/>
          </w:rPr>
          <w:delText>Synchronize Model</w:delText>
        </w:r>
      </w:del>
      <w:r>
        <w:rPr>
          <w:rFonts w:ascii="Courier New"/>
        </w:rPr>
        <w:t xml:space="preserve"> </w:t>
      </w:r>
      <w:r>
        <w:t>use-cases of the IDE. The choice may be determined by preferred development practices or the availability of suitable tools (e.g. the programmer may prefer to  synchronize  two  artifacts,  both  represented  in  the  same</w:t>
      </w:r>
    </w:p>
    <w:p w14:paraId="5D24A1DA" w14:textId="77777777" w:rsidR="00864105" w:rsidRDefault="00864105">
      <w:pPr>
        <w:spacing w:line="244" w:lineRule="auto"/>
        <w:jc w:val="both"/>
        <w:sectPr w:rsidR="00864105">
          <w:pgSz w:w="12240" w:h="15840"/>
          <w:pgMar w:top="1080" w:right="860" w:bottom="280" w:left="860" w:header="720" w:footer="720" w:gutter="0"/>
          <w:cols w:num="2" w:space="720" w:equalWidth="0">
            <w:col w:w="5141" w:space="119"/>
            <w:col w:w="5260"/>
          </w:cols>
        </w:sectPr>
      </w:pPr>
    </w:p>
    <w:p w14:paraId="61621A76" w14:textId="7FB4F9E6" w:rsidR="00864105" w:rsidRDefault="006A4EFD">
      <w:pPr>
        <w:pStyle w:val="Paragraphedeliste"/>
        <w:numPr>
          <w:ilvl w:val="0"/>
          <w:numId w:val="11"/>
        </w:numPr>
        <w:tabs>
          <w:tab w:val="left" w:pos="5773"/>
        </w:tabs>
        <w:spacing w:before="52" w:line="249" w:lineRule="auto"/>
        <w:ind w:right="122" w:hanging="1797"/>
        <w:jc w:val="left"/>
        <w:rPr>
          <w:sz w:val="16"/>
        </w:rPr>
      </w:pPr>
      <w:r>
        <w:rPr>
          <w:noProof/>
        </w:rPr>
        <w:lastRenderedPageBreak/>
        <mc:AlternateContent>
          <mc:Choice Requires="wpg">
            <w:drawing>
              <wp:anchor distT="0" distB="0" distL="114300" distR="114300" simplePos="0" relativeHeight="1792" behindDoc="0" locked="0" layoutInCell="1" allowOverlap="1" wp14:anchorId="1D94DD20" wp14:editId="5C568EE6">
                <wp:simplePos x="0" y="0"/>
                <wp:positionH relativeFrom="page">
                  <wp:posOffset>634365</wp:posOffset>
                </wp:positionH>
                <wp:positionV relativeFrom="paragraph">
                  <wp:posOffset>9525</wp:posOffset>
                </wp:positionV>
                <wp:extent cx="3168650" cy="2027555"/>
                <wp:effectExtent l="5715" t="9525" r="0" b="6078220"/>
                <wp:wrapNone/>
                <wp:docPr id="621" name="Group 6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68650" cy="2027555"/>
                          <a:chOff x="999" y="15"/>
                          <a:chExt cx="4990" cy="3193"/>
                        </a:xfrm>
                      </wpg:grpSpPr>
                      <wps:wsp>
                        <wps:cNvPr id="622" name="Line 1000"/>
                        <wps:cNvCnPr>
                          <a:cxnSpLocks noChangeShapeType="1"/>
                        </wps:cNvCnPr>
                        <wps:spPr bwMode="auto">
                          <a:xfrm>
                            <a:off x="1269" y="283"/>
                            <a:ext cx="0" cy="99"/>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23" name="Line 999"/>
                        <wps:cNvCnPr>
                          <a:cxnSpLocks noChangeShapeType="1"/>
                        </wps:cNvCnPr>
                        <wps:spPr bwMode="auto">
                          <a:xfrm>
                            <a:off x="1269" y="382"/>
                            <a:ext cx="0" cy="55"/>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24" name="Line 998"/>
                        <wps:cNvCnPr>
                          <a:cxnSpLocks noChangeShapeType="1"/>
                        </wps:cNvCnPr>
                        <wps:spPr bwMode="auto">
                          <a:xfrm>
                            <a:off x="1207" y="437"/>
                            <a:ext cx="0"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25" name="Line 997"/>
                        <wps:cNvCnPr>
                          <a:cxnSpLocks noChangeShapeType="1"/>
                        </wps:cNvCnPr>
                        <wps:spPr bwMode="auto">
                          <a:xfrm>
                            <a:off x="3397" y="415"/>
                            <a:ext cx="204" cy="0"/>
                          </a:xfrm>
                          <a:prstGeom prst="line">
                            <a:avLst/>
                          </a:prstGeom>
                          <a:noFill/>
                          <a:ln w="82548">
                            <a:solidFill>
                              <a:srgbClr val="B8B8B8"/>
                            </a:solidFill>
                            <a:round/>
                            <a:headEnd/>
                            <a:tailEnd/>
                          </a:ln>
                          <a:extLst>
                            <a:ext uri="{909E8E84-426E-40DD-AFC4-6F175D3DCCD1}">
                              <a14:hiddenFill xmlns:a14="http://schemas.microsoft.com/office/drawing/2010/main">
                                <a:noFill/>
                              </a14:hiddenFill>
                            </a:ext>
                          </a:extLst>
                        </wps:spPr>
                        <wps:bodyPr/>
                      </wps:wsp>
                      <wps:wsp>
                        <wps:cNvPr id="626" name="Line 996"/>
                        <wps:cNvCnPr>
                          <a:cxnSpLocks noChangeShapeType="1"/>
                        </wps:cNvCnPr>
                        <wps:spPr bwMode="auto">
                          <a:xfrm>
                            <a:off x="3397" y="1180"/>
                            <a:ext cx="204" cy="0"/>
                          </a:xfrm>
                          <a:prstGeom prst="line">
                            <a:avLst/>
                          </a:prstGeom>
                          <a:noFill/>
                          <a:ln w="82548">
                            <a:solidFill>
                              <a:srgbClr val="B8B8B8"/>
                            </a:solidFill>
                            <a:round/>
                            <a:headEnd/>
                            <a:tailEnd/>
                          </a:ln>
                          <a:extLst>
                            <a:ext uri="{909E8E84-426E-40DD-AFC4-6F175D3DCCD1}">
                              <a14:hiddenFill xmlns:a14="http://schemas.microsoft.com/office/drawing/2010/main">
                                <a:noFill/>
                              </a14:hiddenFill>
                            </a:ext>
                          </a:extLst>
                        </wps:spPr>
                        <wps:bodyPr/>
                      </wps:wsp>
                      <wps:wsp>
                        <wps:cNvPr id="627" name="AutoShape 995"/>
                        <wps:cNvSpPr>
                          <a:spLocks/>
                        </wps:cNvSpPr>
                        <wps:spPr bwMode="auto">
                          <a:xfrm>
                            <a:off x="6279" y="12704"/>
                            <a:ext cx="530" cy="2"/>
                          </a:xfrm>
                          <a:custGeom>
                            <a:avLst/>
                            <a:gdLst>
                              <a:gd name="T0" fmla="+- 0 3532 6279"/>
                              <a:gd name="T1" fmla="*/ T0 w 530"/>
                              <a:gd name="T2" fmla="+- 0 3601 6279"/>
                              <a:gd name="T3" fmla="*/ T2 w 530"/>
                              <a:gd name="T4" fmla="+- 0 3397 6279"/>
                              <a:gd name="T5" fmla="*/ T4 w 530"/>
                              <a:gd name="T6" fmla="+- 0 3448 6279"/>
                              <a:gd name="T7" fmla="*/ T6 w 530"/>
                            </a:gdLst>
                            <a:ahLst/>
                            <a:cxnLst>
                              <a:cxn ang="0">
                                <a:pos x="T1" y="0"/>
                              </a:cxn>
                              <a:cxn ang="0">
                                <a:pos x="T3" y="0"/>
                              </a:cxn>
                              <a:cxn ang="0">
                                <a:pos x="T5" y="0"/>
                              </a:cxn>
                              <a:cxn ang="0">
                                <a:pos x="T7" y="0"/>
                              </a:cxn>
                            </a:cxnLst>
                            <a:rect l="0" t="0" r="r" b="b"/>
                            <a:pathLst>
                              <a:path w="530">
                                <a:moveTo>
                                  <a:pt x="-2747" y="-11913"/>
                                </a:moveTo>
                                <a:lnTo>
                                  <a:pt x="-2678" y="-11913"/>
                                </a:lnTo>
                                <a:moveTo>
                                  <a:pt x="-2882" y="-11913"/>
                                </a:moveTo>
                                <a:lnTo>
                                  <a:pt x="-2831" y="-11913"/>
                                </a:lnTo>
                              </a:path>
                            </a:pathLst>
                          </a:custGeom>
                          <a:noFill/>
                          <a:ln w="82548">
                            <a:solidFill>
                              <a:srgbClr val="B8B8B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8" name="Rectangle 994"/>
                        <wps:cNvSpPr>
                          <a:spLocks noChangeArrowheads="1"/>
                        </wps:cNvSpPr>
                        <wps:spPr bwMode="auto">
                          <a:xfrm>
                            <a:off x="1028" y="277"/>
                            <a:ext cx="2508" cy="887"/>
                          </a:xfrm>
                          <a:prstGeom prst="rect">
                            <a:avLst/>
                          </a:prstGeom>
                          <a:noFill/>
                          <a:ln w="4303">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9" name="Rectangle 993"/>
                        <wps:cNvSpPr>
                          <a:spLocks noChangeArrowheads="1"/>
                        </wps:cNvSpPr>
                        <wps:spPr bwMode="auto">
                          <a:xfrm>
                            <a:off x="2014" y="18"/>
                            <a:ext cx="610" cy="179"/>
                          </a:xfrm>
                          <a:prstGeom prst="rect">
                            <a:avLst/>
                          </a:prstGeom>
                          <a:noFill/>
                          <a:ln w="4303">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0" name="Line 992"/>
                        <wps:cNvCnPr>
                          <a:cxnSpLocks noChangeShapeType="1"/>
                        </wps:cNvCnPr>
                        <wps:spPr bwMode="auto">
                          <a:xfrm>
                            <a:off x="2322" y="20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31" name="Line 991"/>
                        <wps:cNvCnPr>
                          <a:cxnSpLocks noChangeShapeType="1"/>
                        </wps:cNvCnPr>
                        <wps:spPr bwMode="auto">
                          <a:xfrm>
                            <a:off x="2322" y="271"/>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32" name="Line 990"/>
                        <wps:cNvCnPr>
                          <a:cxnSpLocks noChangeShapeType="1"/>
                        </wps:cNvCnPr>
                        <wps:spPr bwMode="auto">
                          <a:xfrm>
                            <a:off x="2322" y="33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33" name="Line 989"/>
                        <wps:cNvCnPr>
                          <a:cxnSpLocks noChangeShapeType="1"/>
                        </wps:cNvCnPr>
                        <wps:spPr bwMode="auto">
                          <a:xfrm>
                            <a:off x="2322" y="57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34" name="Line 988"/>
                        <wps:cNvCnPr>
                          <a:cxnSpLocks noChangeShapeType="1"/>
                        </wps:cNvCnPr>
                        <wps:spPr bwMode="auto">
                          <a:xfrm>
                            <a:off x="2322" y="64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35" name="Line 987"/>
                        <wps:cNvCnPr>
                          <a:cxnSpLocks noChangeShapeType="1"/>
                        </wps:cNvCnPr>
                        <wps:spPr bwMode="auto">
                          <a:xfrm>
                            <a:off x="2322" y="70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36" name="Line 986"/>
                        <wps:cNvCnPr>
                          <a:cxnSpLocks noChangeShapeType="1"/>
                        </wps:cNvCnPr>
                        <wps:spPr bwMode="auto">
                          <a:xfrm>
                            <a:off x="2322" y="764"/>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37" name="Line 985"/>
                        <wps:cNvCnPr>
                          <a:cxnSpLocks noChangeShapeType="1"/>
                        </wps:cNvCnPr>
                        <wps:spPr bwMode="auto">
                          <a:xfrm>
                            <a:off x="2322" y="82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38" name="Line 984"/>
                        <wps:cNvCnPr>
                          <a:cxnSpLocks noChangeShapeType="1"/>
                        </wps:cNvCnPr>
                        <wps:spPr bwMode="auto">
                          <a:xfrm>
                            <a:off x="2322" y="88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39" name="Line 983"/>
                        <wps:cNvCnPr>
                          <a:cxnSpLocks noChangeShapeType="1"/>
                        </wps:cNvCnPr>
                        <wps:spPr bwMode="auto">
                          <a:xfrm>
                            <a:off x="2322" y="94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40" name="Line 982"/>
                        <wps:cNvCnPr>
                          <a:cxnSpLocks noChangeShapeType="1"/>
                        </wps:cNvCnPr>
                        <wps:spPr bwMode="auto">
                          <a:xfrm>
                            <a:off x="2322" y="101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41" name="Line 981"/>
                        <wps:cNvCnPr>
                          <a:cxnSpLocks noChangeShapeType="1"/>
                        </wps:cNvCnPr>
                        <wps:spPr bwMode="auto">
                          <a:xfrm>
                            <a:off x="2322" y="107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42" name="Line 980"/>
                        <wps:cNvCnPr>
                          <a:cxnSpLocks noChangeShapeType="1"/>
                        </wps:cNvCnPr>
                        <wps:spPr bwMode="auto">
                          <a:xfrm>
                            <a:off x="2322" y="1133"/>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43" name="Line 979"/>
                        <wps:cNvCnPr>
                          <a:cxnSpLocks noChangeShapeType="1"/>
                        </wps:cNvCnPr>
                        <wps:spPr bwMode="auto">
                          <a:xfrm>
                            <a:off x="2322" y="119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44" name="Line 978"/>
                        <wps:cNvCnPr>
                          <a:cxnSpLocks noChangeShapeType="1"/>
                        </wps:cNvCnPr>
                        <wps:spPr bwMode="auto">
                          <a:xfrm>
                            <a:off x="2322" y="125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45" name="Line 977"/>
                        <wps:cNvCnPr>
                          <a:cxnSpLocks noChangeShapeType="1"/>
                        </wps:cNvCnPr>
                        <wps:spPr bwMode="auto">
                          <a:xfrm>
                            <a:off x="2322" y="131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46" name="Line 976"/>
                        <wps:cNvCnPr>
                          <a:cxnSpLocks noChangeShapeType="1"/>
                        </wps:cNvCnPr>
                        <wps:spPr bwMode="auto">
                          <a:xfrm>
                            <a:off x="2322" y="138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47" name="Rectangle 975"/>
                        <wps:cNvSpPr>
                          <a:spLocks noChangeArrowheads="1"/>
                        </wps:cNvSpPr>
                        <wps:spPr bwMode="auto">
                          <a:xfrm>
                            <a:off x="2273" y="394"/>
                            <a:ext cx="92" cy="179"/>
                          </a:xfrm>
                          <a:prstGeom prst="rect">
                            <a:avLst/>
                          </a:prstGeom>
                          <a:noFill/>
                          <a:ln w="4303">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 name="Line 974"/>
                        <wps:cNvCnPr>
                          <a:cxnSpLocks noChangeShapeType="1"/>
                        </wps:cNvCnPr>
                        <wps:spPr bwMode="auto">
                          <a:xfrm>
                            <a:off x="2322" y="279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49" name="Line 973"/>
                        <wps:cNvCnPr>
                          <a:cxnSpLocks noChangeShapeType="1"/>
                        </wps:cNvCnPr>
                        <wps:spPr bwMode="auto">
                          <a:xfrm>
                            <a:off x="2322" y="285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50" name="Line 972"/>
                        <wps:cNvCnPr>
                          <a:cxnSpLocks noChangeShapeType="1"/>
                        </wps:cNvCnPr>
                        <wps:spPr bwMode="auto">
                          <a:xfrm>
                            <a:off x="2322" y="292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51" name="Line 971"/>
                        <wps:cNvCnPr>
                          <a:cxnSpLocks noChangeShapeType="1"/>
                        </wps:cNvCnPr>
                        <wps:spPr bwMode="auto">
                          <a:xfrm>
                            <a:off x="2322" y="298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52" name="Line 970"/>
                        <wps:cNvCnPr>
                          <a:cxnSpLocks noChangeShapeType="1"/>
                        </wps:cNvCnPr>
                        <wps:spPr bwMode="auto">
                          <a:xfrm>
                            <a:off x="2322" y="3043"/>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53" name="Line 969"/>
                        <wps:cNvCnPr>
                          <a:cxnSpLocks noChangeShapeType="1"/>
                        </wps:cNvCnPr>
                        <wps:spPr bwMode="auto">
                          <a:xfrm>
                            <a:off x="2322" y="310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54" name="Line 968"/>
                        <wps:cNvCnPr>
                          <a:cxnSpLocks noChangeShapeType="1"/>
                        </wps:cNvCnPr>
                        <wps:spPr bwMode="auto">
                          <a:xfrm>
                            <a:off x="2322" y="316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55" name="Line 967"/>
                        <wps:cNvCnPr>
                          <a:cxnSpLocks noChangeShapeType="1"/>
                        </wps:cNvCnPr>
                        <wps:spPr bwMode="auto">
                          <a:xfrm>
                            <a:off x="2322" y="1392"/>
                            <a:ext cx="0" cy="1411"/>
                          </a:xfrm>
                          <a:prstGeom prst="line">
                            <a:avLst/>
                          </a:prstGeom>
                          <a:noFill/>
                          <a:ln w="62600">
                            <a:solidFill>
                              <a:srgbClr val="FFFFFF"/>
                            </a:solidFill>
                            <a:round/>
                            <a:headEnd/>
                            <a:tailEnd/>
                          </a:ln>
                          <a:extLst>
                            <a:ext uri="{909E8E84-426E-40DD-AFC4-6F175D3DCCD1}">
                              <a14:hiddenFill xmlns:a14="http://schemas.microsoft.com/office/drawing/2010/main">
                                <a:noFill/>
                              </a14:hiddenFill>
                            </a:ext>
                          </a:extLst>
                        </wps:spPr>
                        <wps:bodyPr/>
                      </wps:wsp>
                      <wps:wsp>
                        <wps:cNvPr id="656" name="Rectangle 966"/>
                        <wps:cNvSpPr>
                          <a:spLocks noChangeArrowheads="1"/>
                        </wps:cNvSpPr>
                        <wps:spPr bwMode="auto">
                          <a:xfrm>
                            <a:off x="2273" y="1392"/>
                            <a:ext cx="92" cy="1405"/>
                          </a:xfrm>
                          <a:prstGeom prst="rect">
                            <a:avLst/>
                          </a:prstGeom>
                          <a:noFill/>
                          <a:ln w="4303">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 name="Rectangle 965"/>
                        <wps:cNvSpPr>
                          <a:spLocks noChangeArrowheads="1"/>
                        </wps:cNvSpPr>
                        <wps:spPr bwMode="auto">
                          <a:xfrm>
                            <a:off x="2988" y="18"/>
                            <a:ext cx="610" cy="179"/>
                          </a:xfrm>
                          <a:prstGeom prst="rect">
                            <a:avLst/>
                          </a:prstGeom>
                          <a:noFill/>
                          <a:ln w="4303">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 name="Line 964"/>
                        <wps:cNvCnPr>
                          <a:cxnSpLocks noChangeShapeType="1"/>
                        </wps:cNvCnPr>
                        <wps:spPr bwMode="auto">
                          <a:xfrm>
                            <a:off x="3296" y="20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59" name="Line 963"/>
                        <wps:cNvCnPr>
                          <a:cxnSpLocks noChangeShapeType="1"/>
                        </wps:cNvCnPr>
                        <wps:spPr bwMode="auto">
                          <a:xfrm>
                            <a:off x="3296" y="271"/>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60" name="Line 962"/>
                        <wps:cNvCnPr>
                          <a:cxnSpLocks noChangeShapeType="1"/>
                        </wps:cNvCnPr>
                        <wps:spPr bwMode="auto">
                          <a:xfrm>
                            <a:off x="3296" y="33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61" name="Line 961"/>
                        <wps:cNvCnPr>
                          <a:cxnSpLocks noChangeShapeType="1"/>
                        </wps:cNvCnPr>
                        <wps:spPr bwMode="auto">
                          <a:xfrm>
                            <a:off x="3296" y="57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62" name="Line 960"/>
                        <wps:cNvCnPr>
                          <a:cxnSpLocks noChangeShapeType="1"/>
                        </wps:cNvCnPr>
                        <wps:spPr bwMode="auto">
                          <a:xfrm>
                            <a:off x="3296" y="64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63" name="Line 959"/>
                        <wps:cNvCnPr>
                          <a:cxnSpLocks noChangeShapeType="1"/>
                        </wps:cNvCnPr>
                        <wps:spPr bwMode="auto">
                          <a:xfrm>
                            <a:off x="3296" y="70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64" name="Line 958"/>
                        <wps:cNvCnPr>
                          <a:cxnSpLocks noChangeShapeType="1"/>
                        </wps:cNvCnPr>
                        <wps:spPr bwMode="auto">
                          <a:xfrm>
                            <a:off x="3296" y="764"/>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65" name="Line 957"/>
                        <wps:cNvCnPr>
                          <a:cxnSpLocks noChangeShapeType="1"/>
                        </wps:cNvCnPr>
                        <wps:spPr bwMode="auto">
                          <a:xfrm>
                            <a:off x="3296" y="101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66" name="Line 956"/>
                        <wps:cNvCnPr>
                          <a:cxnSpLocks noChangeShapeType="1"/>
                        </wps:cNvCnPr>
                        <wps:spPr bwMode="auto">
                          <a:xfrm>
                            <a:off x="3296" y="107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67" name="Line 955"/>
                        <wps:cNvCnPr>
                          <a:cxnSpLocks noChangeShapeType="1"/>
                        </wps:cNvCnPr>
                        <wps:spPr bwMode="auto">
                          <a:xfrm>
                            <a:off x="3296" y="1133"/>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68" name="Line 954"/>
                        <wps:cNvCnPr>
                          <a:cxnSpLocks noChangeShapeType="1"/>
                        </wps:cNvCnPr>
                        <wps:spPr bwMode="auto">
                          <a:xfrm>
                            <a:off x="3296" y="119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69" name="Line 953"/>
                        <wps:cNvCnPr>
                          <a:cxnSpLocks noChangeShapeType="1"/>
                        </wps:cNvCnPr>
                        <wps:spPr bwMode="auto">
                          <a:xfrm>
                            <a:off x="3296" y="125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70" name="Line 952"/>
                        <wps:cNvCnPr>
                          <a:cxnSpLocks noChangeShapeType="1"/>
                        </wps:cNvCnPr>
                        <wps:spPr bwMode="auto">
                          <a:xfrm>
                            <a:off x="3296" y="131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71" name="Line 951"/>
                        <wps:cNvCnPr>
                          <a:cxnSpLocks noChangeShapeType="1"/>
                        </wps:cNvCnPr>
                        <wps:spPr bwMode="auto">
                          <a:xfrm>
                            <a:off x="3296" y="138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72" name="Line 950"/>
                        <wps:cNvCnPr>
                          <a:cxnSpLocks noChangeShapeType="1"/>
                        </wps:cNvCnPr>
                        <wps:spPr bwMode="auto">
                          <a:xfrm>
                            <a:off x="3296" y="156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73" name="Line 949"/>
                        <wps:cNvCnPr>
                          <a:cxnSpLocks noChangeShapeType="1"/>
                        </wps:cNvCnPr>
                        <wps:spPr bwMode="auto">
                          <a:xfrm>
                            <a:off x="3296" y="162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74" name="Line 948"/>
                        <wps:cNvCnPr>
                          <a:cxnSpLocks noChangeShapeType="1"/>
                        </wps:cNvCnPr>
                        <wps:spPr bwMode="auto">
                          <a:xfrm>
                            <a:off x="3296" y="168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75" name="Line 947"/>
                        <wps:cNvCnPr>
                          <a:cxnSpLocks noChangeShapeType="1"/>
                        </wps:cNvCnPr>
                        <wps:spPr bwMode="auto">
                          <a:xfrm>
                            <a:off x="3296" y="236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76" name="Line 946"/>
                        <wps:cNvCnPr>
                          <a:cxnSpLocks noChangeShapeType="1"/>
                        </wps:cNvCnPr>
                        <wps:spPr bwMode="auto">
                          <a:xfrm>
                            <a:off x="3296" y="242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77" name="Line 945"/>
                        <wps:cNvCnPr>
                          <a:cxnSpLocks noChangeShapeType="1"/>
                        </wps:cNvCnPr>
                        <wps:spPr bwMode="auto">
                          <a:xfrm>
                            <a:off x="3296" y="248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78" name="Line 944"/>
                        <wps:cNvCnPr>
                          <a:cxnSpLocks noChangeShapeType="1"/>
                        </wps:cNvCnPr>
                        <wps:spPr bwMode="auto">
                          <a:xfrm>
                            <a:off x="3296" y="279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79" name="Line 943"/>
                        <wps:cNvCnPr>
                          <a:cxnSpLocks noChangeShapeType="1"/>
                        </wps:cNvCnPr>
                        <wps:spPr bwMode="auto">
                          <a:xfrm>
                            <a:off x="3296" y="285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80" name="Line 942"/>
                        <wps:cNvCnPr>
                          <a:cxnSpLocks noChangeShapeType="1"/>
                        </wps:cNvCnPr>
                        <wps:spPr bwMode="auto">
                          <a:xfrm>
                            <a:off x="3296" y="292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81" name="Line 941"/>
                        <wps:cNvCnPr>
                          <a:cxnSpLocks noChangeShapeType="1"/>
                        </wps:cNvCnPr>
                        <wps:spPr bwMode="auto">
                          <a:xfrm>
                            <a:off x="3296" y="298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82" name="Line 940"/>
                        <wps:cNvCnPr>
                          <a:cxnSpLocks noChangeShapeType="1"/>
                        </wps:cNvCnPr>
                        <wps:spPr bwMode="auto">
                          <a:xfrm>
                            <a:off x="3296" y="3043"/>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83" name="Line 939"/>
                        <wps:cNvCnPr>
                          <a:cxnSpLocks noChangeShapeType="1"/>
                        </wps:cNvCnPr>
                        <wps:spPr bwMode="auto">
                          <a:xfrm>
                            <a:off x="3296" y="310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84" name="Line 938"/>
                        <wps:cNvCnPr>
                          <a:cxnSpLocks noChangeShapeType="1"/>
                        </wps:cNvCnPr>
                        <wps:spPr bwMode="auto">
                          <a:xfrm>
                            <a:off x="3296" y="316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85" name="Rectangle 937"/>
                        <wps:cNvSpPr>
                          <a:spLocks noChangeArrowheads="1"/>
                        </wps:cNvSpPr>
                        <wps:spPr bwMode="auto">
                          <a:xfrm>
                            <a:off x="3246" y="394"/>
                            <a:ext cx="92" cy="185"/>
                          </a:xfrm>
                          <a:prstGeom prst="rect">
                            <a:avLst/>
                          </a:prstGeom>
                          <a:noFill/>
                          <a:ln w="4303">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6" name="Rectangle 936"/>
                        <wps:cNvSpPr>
                          <a:spLocks noChangeArrowheads="1"/>
                        </wps:cNvSpPr>
                        <wps:spPr bwMode="auto">
                          <a:xfrm>
                            <a:off x="3246" y="813"/>
                            <a:ext cx="92" cy="173"/>
                          </a:xfrm>
                          <a:prstGeom prst="rect">
                            <a:avLst/>
                          </a:prstGeom>
                          <a:noFill/>
                          <a:ln w="4303">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 name="Line 935"/>
                        <wps:cNvCnPr>
                          <a:cxnSpLocks noChangeShapeType="1"/>
                        </wps:cNvCnPr>
                        <wps:spPr bwMode="auto">
                          <a:xfrm>
                            <a:off x="3296" y="1392"/>
                            <a:ext cx="0" cy="197"/>
                          </a:xfrm>
                          <a:prstGeom prst="line">
                            <a:avLst/>
                          </a:prstGeom>
                          <a:noFill/>
                          <a:ln w="62600">
                            <a:solidFill>
                              <a:srgbClr val="FFFFFF"/>
                            </a:solidFill>
                            <a:round/>
                            <a:headEnd/>
                            <a:tailEnd/>
                          </a:ln>
                          <a:extLst>
                            <a:ext uri="{909E8E84-426E-40DD-AFC4-6F175D3DCCD1}">
                              <a14:hiddenFill xmlns:a14="http://schemas.microsoft.com/office/drawing/2010/main">
                                <a:noFill/>
                              </a14:hiddenFill>
                            </a:ext>
                          </a:extLst>
                        </wps:spPr>
                        <wps:bodyPr/>
                      </wps:wsp>
                      <wps:wsp>
                        <wps:cNvPr id="688" name="Rectangle 934"/>
                        <wps:cNvSpPr>
                          <a:spLocks noChangeArrowheads="1"/>
                        </wps:cNvSpPr>
                        <wps:spPr bwMode="auto">
                          <a:xfrm>
                            <a:off x="3246" y="1392"/>
                            <a:ext cx="92" cy="191"/>
                          </a:xfrm>
                          <a:prstGeom prst="rect">
                            <a:avLst/>
                          </a:prstGeom>
                          <a:noFill/>
                          <a:ln w="4303">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 name="Rectangle 933"/>
                        <wps:cNvSpPr>
                          <a:spLocks noChangeArrowheads="1"/>
                        </wps:cNvSpPr>
                        <wps:spPr bwMode="auto">
                          <a:xfrm>
                            <a:off x="3246" y="1719"/>
                            <a:ext cx="92" cy="628"/>
                          </a:xfrm>
                          <a:prstGeom prst="rect">
                            <a:avLst/>
                          </a:prstGeom>
                          <a:noFill/>
                          <a:ln w="4303">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 name="Line 932"/>
                        <wps:cNvCnPr>
                          <a:cxnSpLocks noChangeShapeType="1"/>
                        </wps:cNvCnPr>
                        <wps:spPr bwMode="auto">
                          <a:xfrm>
                            <a:off x="3296" y="2501"/>
                            <a:ext cx="0" cy="308"/>
                          </a:xfrm>
                          <a:prstGeom prst="line">
                            <a:avLst/>
                          </a:prstGeom>
                          <a:noFill/>
                          <a:ln w="62600">
                            <a:solidFill>
                              <a:srgbClr val="FFFFFF"/>
                            </a:solidFill>
                            <a:round/>
                            <a:headEnd/>
                            <a:tailEnd/>
                          </a:ln>
                          <a:extLst>
                            <a:ext uri="{909E8E84-426E-40DD-AFC4-6F175D3DCCD1}">
                              <a14:hiddenFill xmlns:a14="http://schemas.microsoft.com/office/drawing/2010/main">
                                <a:noFill/>
                              </a14:hiddenFill>
                            </a:ext>
                          </a:extLst>
                        </wps:spPr>
                        <wps:bodyPr/>
                      </wps:wsp>
                      <wps:wsp>
                        <wps:cNvPr id="691" name="Rectangle 931"/>
                        <wps:cNvSpPr>
                          <a:spLocks noChangeArrowheads="1"/>
                        </wps:cNvSpPr>
                        <wps:spPr bwMode="auto">
                          <a:xfrm>
                            <a:off x="3246" y="2501"/>
                            <a:ext cx="92" cy="302"/>
                          </a:xfrm>
                          <a:prstGeom prst="rect">
                            <a:avLst/>
                          </a:prstGeom>
                          <a:noFill/>
                          <a:ln w="4303">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 name="Rectangle 930"/>
                        <wps:cNvSpPr>
                          <a:spLocks noChangeArrowheads="1"/>
                        </wps:cNvSpPr>
                        <wps:spPr bwMode="auto">
                          <a:xfrm>
                            <a:off x="1047" y="18"/>
                            <a:ext cx="610" cy="179"/>
                          </a:xfrm>
                          <a:prstGeom prst="rect">
                            <a:avLst/>
                          </a:prstGeom>
                          <a:noFill/>
                          <a:ln w="4303">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 name="Line 929"/>
                        <wps:cNvCnPr>
                          <a:cxnSpLocks noChangeShapeType="1"/>
                        </wps:cNvCnPr>
                        <wps:spPr bwMode="auto">
                          <a:xfrm>
                            <a:off x="1355" y="20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94" name="Line 928"/>
                        <wps:cNvCnPr>
                          <a:cxnSpLocks noChangeShapeType="1"/>
                        </wps:cNvCnPr>
                        <wps:spPr bwMode="auto">
                          <a:xfrm>
                            <a:off x="1355" y="271"/>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95" name="Line 927"/>
                        <wps:cNvCnPr>
                          <a:cxnSpLocks noChangeShapeType="1"/>
                        </wps:cNvCnPr>
                        <wps:spPr bwMode="auto">
                          <a:xfrm>
                            <a:off x="1355" y="33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96" name="Line 926"/>
                        <wps:cNvCnPr>
                          <a:cxnSpLocks noChangeShapeType="1"/>
                        </wps:cNvCnPr>
                        <wps:spPr bwMode="auto">
                          <a:xfrm>
                            <a:off x="1355" y="394"/>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97" name="Line 925"/>
                        <wps:cNvCnPr>
                          <a:cxnSpLocks noChangeShapeType="1"/>
                        </wps:cNvCnPr>
                        <wps:spPr bwMode="auto">
                          <a:xfrm>
                            <a:off x="1355" y="45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98" name="Line 924"/>
                        <wps:cNvCnPr>
                          <a:cxnSpLocks noChangeShapeType="1"/>
                        </wps:cNvCnPr>
                        <wps:spPr bwMode="auto">
                          <a:xfrm>
                            <a:off x="1355" y="51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699" name="Line 923"/>
                        <wps:cNvCnPr>
                          <a:cxnSpLocks noChangeShapeType="1"/>
                        </wps:cNvCnPr>
                        <wps:spPr bwMode="auto">
                          <a:xfrm>
                            <a:off x="1355" y="57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00" name="Line 922"/>
                        <wps:cNvCnPr>
                          <a:cxnSpLocks noChangeShapeType="1"/>
                        </wps:cNvCnPr>
                        <wps:spPr bwMode="auto">
                          <a:xfrm>
                            <a:off x="1355" y="64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01" name="Line 921"/>
                        <wps:cNvCnPr>
                          <a:cxnSpLocks noChangeShapeType="1"/>
                        </wps:cNvCnPr>
                        <wps:spPr bwMode="auto">
                          <a:xfrm>
                            <a:off x="1355" y="70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02" name="Line 920"/>
                        <wps:cNvCnPr>
                          <a:cxnSpLocks noChangeShapeType="1"/>
                        </wps:cNvCnPr>
                        <wps:spPr bwMode="auto">
                          <a:xfrm>
                            <a:off x="1355" y="764"/>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03" name="Line 919"/>
                        <wps:cNvCnPr>
                          <a:cxnSpLocks noChangeShapeType="1"/>
                        </wps:cNvCnPr>
                        <wps:spPr bwMode="auto">
                          <a:xfrm>
                            <a:off x="1306" y="967"/>
                            <a:ext cx="46"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04" name="Line 918"/>
                        <wps:cNvCnPr>
                          <a:cxnSpLocks noChangeShapeType="1"/>
                        </wps:cNvCnPr>
                        <wps:spPr bwMode="auto">
                          <a:xfrm>
                            <a:off x="1355" y="101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05" name="Line 917"/>
                        <wps:cNvCnPr>
                          <a:cxnSpLocks noChangeShapeType="1"/>
                        </wps:cNvCnPr>
                        <wps:spPr bwMode="auto">
                          <a:xfrm>
                            <a:off x="1355" y="107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06" name="Line 916"/>
                        <wps:cNvCnPr>
                          <a:cxnSpLocks noChangeShapeType="1"/>
                        </wps:cNvCnPr>
                        <wps:spPr bwMode="auto">
                          <a:xfrm>
                            <a:off x="1355" y="1133"/>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07" name="Line 915"/>
                        <wps:cNvCnPr>
                          <a:cxnSpLocks noChangeShapeType="1"/>
                        </wps:cNvCnPr>
                        <wps:spPr bwMode="auto">
                          <a:xfrm>
                            <a:off x="1355" y="119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08" name="Line 914"/>
                        <wps:cNvCnPr>
                          <a:cxnSpLocks noChangeShapeType="1"/>
                        </wps:cNvCnPr>
                        <wps:spPr bwMode="auto">
                          <a:xfrm>
                            <a:off x="1355" y="125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09" name="Line 913"/>
                        <wps:cNvCnPr>
                          <a:cxnSpLocks noChangeShapeType="1"/>
                        </wps:cNvCnPr>
                        <wps:spPr bwMode="auto">
                          <a:xfrm>
                            <a:off x="1355" y="131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10" name="Line 912"/>
                        <wps:cNvCnPr>
                          <a:cxnSpLocks noChangeShapeType="1"/>
                        </wps:cNvCnPr>
                        <wps:spPr bwMode="auto">
                          <a:xfrm>
                            <a:off x="1355" y="138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11" name="Line 911"/>
                        <wps:cNvCnPr>
                          <a:cxnSpLocks noChangeShapeType="1"/>
                        </wps:cNvCnPr>
                        <wps:spPr bwMode="auto">
                          <a:xfrm>
                            <a:off x="1355" y="1441"/>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12" name="Line 910"/>
                        <wps:cNvCnPr>
                          <a:cxnSpLocks noChangeShapeType="1"/>
                        </wps:cNvCnPr>
                        <wps:spPr bwMode="auto">
                          <a:xfrm>
                            <a:off x="1355" y="1503"/>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13" name="Line 909"/>
                        <wps:cNvCnPr>
                          <a:cxnSpLocks noChangeShapeType="1"/>
                        </wps:cNvCnPr>
                        <wps:spPr bwMode="auto">
                          <a:xfrm>
                            <a:off x="1355" y="156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14" name="Line 908"/>
                        <wps:cNvCnPr>
                          <a:cxnSpLocks noChangeShapeType="1"/>
                        </wps:cNvCnPr>
                        <wps:spPr bwMode="auto">
                          <a:xfrm>
                            <a:off x="1355" y="162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15" name="Line 907"/>
                        <wps:cNvCnPr>
                          <a:cxnSpLocks noChangeShapeType="1"/>
                        </wps:cNvCnPr>
                        <wps:spPr bwMode="auto">
                          <a:xfrm>
                            <a:off x="1355" y="168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16" name="Line 906"/>
                        <wps:cNvCnPr>
                          <a:cxnSpLocks noChangeShapeType="1"/>
                        </wps:cNvCnPr>
                        <wps:spPr bwMode="auto">
                          <a:xfrm>
                            <a:off x="1355" y="174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17" name="Line 905"/>
                        <wps:cNvCnPr>
                          <a:cxnSpLocks noChangeShapeType="1"/>
                        </wps:cNvCnPr>
                        <wps:spPr bwMode="auto">
                          <a:xfrm>
                            <a:off x="1355" y="1811"/>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18" name="Line 904"/>
                        <wps:cNvCnPr>
                          <a:cxnSpLocks noChangeShapeType="1"/>
                        </wps:cNvCnPr>
                        <wps:spPr bwMode="auto">
                          <a:xfrm>
                            <a:off x="1355" y="1873"/>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19" name="Line 903"/>
                        <wps:cNvCnPr>
                          <a:cxnSpLocks noChangeShapeType="1"/>
                        </wps:cNvCnPr>
                        <wps:spPr bwMode="auto">
                          <a:xfrm>
                            <a:off x="1355" y="1934"/>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20" name="Line 902"/>
                        <wps:cNvCnPr>
                          <a:cxnSpLocks noChangeShapeType="1"/>
                        </wps:cNvCnPr>
                        <wps:spPr bwMode="auto">
                          <a:xfrm>
                            <a:off x="1355" y="199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21" name="Line 901"/>
                        <wps:cNvCnPr>
                          <a:cxnSpLocks noChangeShapeType="1"/>
                        </wps:cNvCnPr>
                        <wps:spPr bwMode="auto">
                          <a:xfrm>
                            <a:off x="1355" y="205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22" name="Line 900"/>
                        <wps:cNvCnPr>
                          <a:cxnSpLocks noChangeShapeType="1"/>
                        </wps:cNvCnPr>
                        <wps:spPr bwMode="auto">
                          <a:xfrm>
                            <a:off x="1355" y="211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23" name="Line 899"/>
                        <wps:cNvCnPr>
                          <a:cxnSpLocks noChangeShapeType="1"/>
                        </wps:cNvCnPr>
                        <wps:spPr bwMode="auto">
                          <a:xfrm>
                            <a:off x="1355" y="2181"/>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24" name="Line 898"/>
                        <wps:cNvCnPr>
                          <a:cxnSpLocks noChangeShapeType="1"/>
                        </wps:cNvCnPr>
                        <wps:spPr bwMode="auto">
                          <a:xfrm>
                            <a:off x="1355" y="224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25" name="Line 897"/>
                        <wps:cNvCnPr>
                          <a:cxnSpLocks noChangeShapeType="1"/>
                        </wps:cNvCnPr>
                        <wps:spPr bwMode="auto">
                          <a:xfrm>
                            <a:off x="1355" y="2304"/>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26" name="Line 896"/>
                        <wps:cNvCnPr>
                          <a:cxnSpLocks noChangeShapeType="1"/>
                        </wps:cNvCnPr>
                        <wps:spPr bwMode="auto">
                          <a:xfrm>
                            <a:off x="1355" y="236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27" name="Line 895"/>
                        <wps:cNvCnPr>
                          <a:cxnSpLocks noChangeShapeType="1"/>
                        </wps:cNvCnPr>
                        <wps:spPr bwMode="auto">
                          <a:xfrm>
                            <a:off x="1355" y="242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28" name="Line 894"/>
                        <wps:cNvCnPr>
                          <a:cxnSpLocks noChangeShapeType="1"/>
                        </wps:cNvCnPr>
                        <wps:spPr bwMode="auto">
                          <a:xfrm>
                            <a:off x="1355" y="248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29" name="Line 893"/>
                        <wps:cNvCnPr>
                          <a:cxnSpLocks noChangeShapeType="1"/>
                        </wps:cNvCnPr>
                        <wps:spPr bwMode="auto">
                          <a:xfrm>
                            <a:off x="1355" y="255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30" name="Line 892"/>
                        <wps:cNvCnPr>
                          <a:cxnSpLocks noChangeShapeType="1"/>
                        </wps:cNvCnPr>
                        <wps:spPr bwMode="auto">
                          <a:xfrm>
                            <a:off x="1355" y="261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31" name="Line 891"/>
                        <wps:cNvCnPr>
                          <a:cxnSpLocks noChangeShapeType="1"/>
                        </wps:cNvCnPr>
                        <wps:spPr bwMode="auto">
                          <a:xfrm>
                            <a:off x="1355" y="2674"/>
                            <a:ext cx="0" cy="36"/>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32" name="Line 890"/>
                        <wps:cNvCnPr>
                          <a:cxnSpLocks noChangeShapeType="1"/>
                        </wps:cNvCnPr>
                        <wps:spPr bwMode="auto">
                          <a:xfrm>
                            <a:off x="1355" y="273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33" name="Line 889"/>
                        <wps:cNvCnPr>
                          <a:cxnSpLocks noChangeShapeType="1"/>
                        </wps:cNvCnPr>
                        <wps:spPr bwMode="auto">
                          <a:xfrm>
                            <a:off x="1355" y="279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34" name="Line 888"/>
                        <wps:cNvCnPr>
                          <a:cxnSpLocks noChangeShapeType="1"/>
                        </wps:cNvCnPr>
                        <wps:spPr bwMode="auto">
                          <a:xfrm>
                            <a:off x="1355" y="285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35" name="Line 887"/>
                        <wps:cNvCnPr>
                          <a:cxnSpLocks noChangeShapeType="1"/>
                        </wps:cNvCnPr>
                        <wps:spPr bwMode="auto">
                          <a:xfrm>
                            <a:off x="1355" y="292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36" name="Line 886"/>
                        <wps:cNvCnPr>
                          <a:cxnSpLocks noChangeShapeType="1"/>
                        </wps:cNvCnPr>
                        <wps:spPr bwMode="auto">
                          <a:xfrm>
                            <a:off x="1355" y="298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37" name="Line 885"/>
                        <wps:cNvCnPr>
                          <a:cxnSpLocks noChangeShapeType="1"/>
                        </wps:cNvCnPr>
                        <wps:spPr bwMode="auto">
                          <a:xfrm>
                            <a:off x="1355" y="3043"/>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38" name="Line 884"/>
                        <wps:cNvCnPr>
                          <a:cxnSpLocks noChangeShapeType="1"/>
                        </wps:cNvCnPr>
                        <wps:spPr bwMode="auto">
                          <a:xfrm>
                            <a:off x="1355" y="310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39" name="Line 883"/>
                        <wps:cNvCnPr>
                          <a:cxnSpLocks noChangeShapeType="1"/>
                        </wps:cNvCnPr>
                        <wps:spPr bwMode="auto">
                          <a:xfrm>
                            <a:off x="1355" y="316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40" name="Line 882"/>
                        <wps:cNvCnPr>
                          <a:cxnSpLocks noChangeShapeType="1"/>
                        </wps:cNvCnPr>
                        <wps:spPr bwMode="auto">
                          <a:xfrm>
                            <a:off x="1355" y="813"/>
                            <a:ext cx="0" cy="172"/>
                          </a:xfrm>
                          <a:prstGeom prst="line">
                            <a:avLst/>
                          </a:prstGeom>
                          <a:noFill/>
                          <a:ln w="62600">
                            <a:solidFill>
                              <a:srgbClr val="FFFFFF"/>
                            </a:solidFill>
                            <a:round/>
                            <a:headEnd/>
                            <a:tailEnd/>
                          </a:ln>
                          <a:extLst>
                            <a:ext uri="{909E8E84-426E-40DD-AFC4-6F175D3DCCD1}">
                              <a14:hiddenFill xmlns:a14="http://schemas.microsoft.com/office/drawing/2010/main">
                                <a:noFill/>
                              </a14:hiddenFill>
                            </a:ext>
                          </a:extLst>
                        </wps:spPr>
                        <wps:bodyPr/>
                      </wps:wsp>
                      <wps:wsp>
                        <wps:cNvPr id="741" name="Rectangle 881"/>
                        <wps:cNvSpPr>
                          <a:spLocks noChangeArrowheads="1"/>
                        </wps:cNvSpPr>
                        <wps:spPr bwMode="auto">
                          <a:xfrm>
                            <a:off x="1306" y="813"/>
                            <a:ext cx="92" cy="166"/>
                          </a:xfrm>
                          <a:prstGeom prst="rect">
                            <a:avLst/>
                          </a:prstGeom>
                          <a:noFill/>
                          <a:ln w="4303">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2" name="Rectangle 880"/>
                        <wps:cNvSpPr>
                          <a:spLocks noChangeArrowheads="1"/>
                        </wps:cNvSpPr>
                        <wps:spPr bwMode="auto">
                          <a:xfrm>
                            <a:off x="4497" y="18"/>
                            <a:ext cx="610" cy="179"/>
                          </a:xfrm>
                          <a:prstGeom prst="rect">
                            <a:avLst/>
                          </a:prstGeom>
                          <a:noFill/>
                          <a:ln w="4303">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3" name="Line 879"/>
                        <wps:cNvCnPr>
                          <a:cxnSpLocks noChangeShapeType="1"/>
                        </wps:cNvCnPr>
                        <wps:spPr bwMode="auto">
                          <a:xfrm>
                            <a:off x="4805" y="20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44" name="Line 878"/>
                        <wps:cNvCnPr>
                          <a:cxnSpLocks noChangeShapeType="1"/>
                        </wps:cNvCnPr>
                        <wps:spPr bwMode="auto">
                          <a:xfrm>
                            <a:off x="4805" y="271"/>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45" name="Line 877"/>
                        <wps:cNvCnPr>
                          <a:cxnSpLocks noChangeShapeType="1"/>
                        </wps:cNvCnPr>
                        <wps:spPr bwMode="auto">
                          <a:xfrm>
                            <a:off x="4805" y="33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46" name="Line 876"/>
                        <wps:cNvCnPr>
                          <a:cxnSpLocks noChangeShapeType="1"/>
                        </wps:cNvCnPr>
                        <wps:spPr bwMode="auto">
                          <a:xfrm>
                            <a:off x="4805" y="394"/>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47" name="Line 875"/>
                        <wps:cNvCnPr>
                          <a:cxnSpLocks noChangeShapeType="1"/>
                        </wps:cNvCnPr>
                        <wps:spPr bwMode="auto">
                          <a:xfrm>
                            <a:off x="4805" y="45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48" name="Line 874"/>
                        <wps:cNvCnPr>
                          <a:cxnSpLocks noChangeShapeType="1"/>
                        </wps:cNvCnPr>
                        <wps:spPr bwMode="auto">
                          <a:xfrm>
                            <a:off x="4805" y="51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49" name="Line 873"/>
                        <wps:cNvCnPr>
                          <a:cxnSpLocks noChangeShapeType="1"/>
                        </wps:cNvCnPr>
                        <wps:spPr bwMode="auto">
                          <a:xfrm>
                            <a:off x="4805" y="57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50" name="Line 872"/>
                        <wps:cNvCnPr>
                          <a:cxnSpLocks noChangeShapeType="1"/>
                        </wps:cNvCnPr>
                        <wps:spPr bwMode="auto">
                          <a:xfrm>
                            <a:off x="4805" y="64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51" name="Line 871"/>
                        <wps:cNvCnPr>
                          <a:cxnSpLocks noChangeShapeType="1"/>
                        </wps:cNvCnPr>
                        <wps:spPr bwMode="auto">
                          <a:xfrm>
                            <a:off x="4805" y="70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52" name="Line 870"/>
                        <wps:cNvCnPr>
                          <a:cxnSpLocks noChangeShapeType="1"/>
                        </wps:cNvCnPr>
                        <wps:spPr bwMode="auto">
                          <a:xfrm>
                            <a:off x="4805" y="764"/>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53" name="Line 869"/>
                        <wps:cNvCnPr>
                          <a:cxnSpLocks noChangeShapeType="1"/>
                        </wps:cNvCnPr>
                        <wps:spPr bwMode="auto">
                          <a:xfrm>
                            <a:off x="4805" y="82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54" name="Line 868"/>
                        <wps:cNvCnPr>
                          <a:cxnSpLocks noChangeShapeType="1"/>
                        </wps:cNvCnPr>
                        <wps:spPr bwMode="auto">
                          <a:xfrm>
                            <a:off x="4805" y="88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55" name="Line 867"/>
                        <wps:cNvCnPr>
                          <a:cxnSpLocks noChangeShapeType="1"/>
                        </wps:cNvCnPr>
                        <wps:spPr bwMode="auto">
                          <a:xfrm>
                            <a:off x="4805" y="94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56" name="Line 866"/>
                        <wps:cNvCnPr>
                          <a:cxnSpLocks noChangeShapeType="1"/>
                        </wps:cNvCnPr>
                        <wps:spPr bwMode="auto">
                          <a:xfrm>
                            <a:off x="4805" y="101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57" name="Line 865"/>
                        <wps:cNvCnPr>
                          <a:cxnSpLocks noChangeShapeType="1"/>
                        </wps:cNvCnPr>
                        <wps:spPr bwMode="auto">
                          <a:xfrm>
                            <a:off x="4805" y="107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58" name="Line 864"/>
                        <wps:cNvCnPr>
                          <a:cxnSpLocks noChangeShapeType="1"/>
                        </wps:cNvCnPr>
                        <wps:spPr bwMode="auto">
                          <a:xfrm>
                            <a:off x="4805" y="1133"/>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59" name="Line 863"/>
                        <wps:cNvCnPr>
                          <a:cxnSpLocks noChangeShapeType="1"/>
                        </wps:cNvCnPr>
                        <wps:spPr bwMode="auto">
                          <a:xfrm>
                            <a:off x="4805" y="119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60" name="Line 862"/>
                        <wps:cNvCnPr>
                          <a:cxnSpLocks noChangeShapeType="1"/>
                        </wps:cNvCnPr>
                        <wps:spPr bwMode="auto">
                          <a:xfrm>
                            <a:off x="4805" y="125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61" name="Line 861"/>
                        <wps:cNvCnPr>
                          <a:cxnSpLocks noChangeShapeType="1"/>
                        </wps:cNvCnPr>
                        <wps:spPr bwMode="auto">
                          <a:xfrm>
                            <a:off x="4805" y="131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62" name="Line 860"/>
                        <wps:cNvCnPr>
                          <a:cxnSpLocks noChangeShapeType="1"/>
                        </wps:cNvCnPr>
                        <wps:spPr bwMode="auto">
                          <a:xfrm>
                            <a:off x="4805" y="138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63" name="Line 859"/>
                        <wps:cNvCnPr>
                          <a:cxnSpLocks noChangeShapeType="1"/>
                        </wps:cNvCnPr>
                        <wps:spPr bwMode="auto">
                          <a:xfrm>
                            <a:off x="4805" y="1441"/>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64" name="Line 858"/>
                        <wps:cNvCnPr>
                          <a:cxnSpLocks noChangeShapeType="1"/>
                        </wps:cNvCnPr>
                        <wps:spPr bwMode="auto">
                          <a:xfrm>
                            <a:off x="4805" y="1503"/>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65" name="Line 857"/>
                        <wps:cNvCnPr>
                          <a:cxnSpLocks noChangeShapeType="1"/>
                        </wps:cNvCnPr>
                        <wps:spPr bwMode="auto">
                          <a:xfrm>
                            <a:off x="4805" y="156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66" name="Line 856"/>
                        <wps:cNvCnPr>
                          <a:cxnSpLocks noChangeShapeType="1"/>
                        </wps:cNvCnPr>
                        <wps:spPr bwMode="auto">
                          <a:xfrm>
                            <a:off x="4805" y="162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67" name="Line 855"/>
                        <wps:cNvCnPr>
                          <a:cxnSpLocks noChangeShapeType="1"/>
                        </wps:cNvCnPr>
                        <wps:spPr bwMode="auto">
                          <a:xfrm>
                            <a:off x="4805" y="168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68" name="Line 854"/>
                        <wps:cNvCnPr>
                          <a:cxnSpLocks noChangeShapeType="1"/>
                        </wps:cNvCnPr>
                        <wps:spPr bwMode="auto">
                          <a:xfrm>
                            <a:off x="4805" y="174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69" name="Line 853"/>
                        <wps:cNvCnPr>
                          <a:cxnSpLocks noChangeShapeType="1"/>
                        </wps:cNvCnPr>
                        <wps:spPr bwMode="auto">
                          <a:xfrm>
                            <a:off x="4805" y="1811"/>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70" name="Line 852"/>
                        <wps:cNvCnPr>
                          <a:cxnSpLocks noChangeShapeType="1"/>
                        </wps:cNvCnPr>
                        <wps:spPr bwMode="auto">
                          <a:xfrm>
                            <a:off x="4805" y="1873"/>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71" name="Line 851"/>
                        <wps:cNvCnPr>
                          <a:cxnSpLocks noChangeShapeType="1"/>
                        </wps:cNvCnPr>
                        <wps:spPr bwMode="auto">
                          <a:xfrm>
                            <a:off x="4805" y="1934"/>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72" name="Line 850"/>
                        <wps:cNvCnPr>
                          <a:cxnSpLocks noChangeShapeType="1"/>
                        </wps:cNvCnPr>
                        <wps:spPr bwMode="auto">
                          <a:xfrm>
                            <a:off x="4805" y="199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73" name="Line 849"/>
                        <wps:cNvCnPr>
                          <a:cxnSpLocks noChangeShapeType="1"/>
                        </wps:cNvCnPr>
                        <wps:spPr bwMode="auto">
                          <a:xfrm>
                            <a:off x="4805" y="205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74" name="Line 848"/>
                        <wps:cNvCnPr>
                          <a:cxnSpLocks noChangeShapeType="1"/>
                        </wps:cNvCnPr>
                        <wps:spPr bwMode="auto">
                          <a:xfrm>
                            <a:off x="4805" y="211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75" name="Line 847"/>
                        <wps:cNvCnPr>
                          <a:cxnSpLocks noChangeShapeType="1"/>
                        </wps:cNvCnPr>
                        <wps:spPr bwMode="auto">
                          <a:xfrm>
                            <a:off x="4805" y="2181"/>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76" name="Line 846"/>
                        <wps:cNvCnPr>
                          <a:cxnSpLocks noChangeShapeType="1"/>
                        </wps:cNvCnPr>
                        <wps:spPr bwMode="auto">
                          <a:xfrm>
                            <a:off x="4805" y="224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77" name="Line 845"/>
                        <wps:cNvCnPr>
                          <a:cxnSpLocks noChangeShapeType="1"/>
                        </wps:cNvCnPr>
                        <wps:spPr bwMode="auto">
                          <a:xfrm>
                            <a:off x="4805" y="2304"/>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78" name="Line 844"/>
                        <wps:cNvCnPr>
                          <a:cxnSpLocks noChangeShapeType="1"/>
                        </wps:cNvCnPr>
                        <wps:spPr bwMode="auto">
                          <a:xfrm>
                            <a:off x="4805" y="236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79" name="Line 843"/>
                        <wps:cNvCnPr>
                          <a:cxnSpLocks noChangeShapeType="1"/>
                        </wps:cNvCnPr>
                        <wps:spPr bwMode="auto">
                          <a:xfrm>
                            <a:off x="4805" y="242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80" name="Line 842"/>
                        <wps:cNvCnPr>
                          <a:cxnSpLocks noChangeShapeType="1"/>
                        </wps:cNvCnPr>
                        <wps:spPr bwMode="auto">
                          <a:xfrm>
                            <a:off x="4805" y="248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81" name="Line 841"/>
                        <wps:cNvCnPr>
                          <a:cxnSpLocks noChangeShapeType="1"/>
                        </wps:cNvCnPr>
                        <wps:spPr bwMode="auto">
                          <a:xfrm>
                            <a:off x="4805" y="255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82" name="Line 840"/>
                        <wps:cNvCnPr>
                          <a:cxnSpLocks noChangeShapeType="1"/>
                        </wps:cNvCnPr>
                        <wps:spPr bwMode="auto">
                          <a:xfrm>
                            <a:off x="4805" y="273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83" name="Line 839"/>
                        <wps:cNvCnPr>
                          <a:cxnSpLocks noChangeShapeType="1"/>
                        </wps:cNvCnPr>
                        <wps:spPr bwMode="auto">
                          <a:xfrm>
                            <a:off x="4805" y="279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84" name="Line 838"/>
                        <wps:cNvCnPr>
                          <a:cxnSpLocks noChangeShapeType="1"/>
                        </wps:cNvCnPr>
                        <wps:spPr bwMode="auto">
                          <a:xfrm>
                            <a:off x="4805" y="285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85" name="Line 837"/>
                        <wps:cNvCnPr>
                          <a:cxnSpLocks noChangeShapeType="1"/>
                        </wps:cNvCnPr>
                        <wps:spPr bwMode="auto">
                          <a:xfrm>
                            <a:off x="4805" y="292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86" name="Line 836"/>
                        <wps:cNvCnPr>
                          <a:cxnSpLocks noChangeShapeType="1"/>
                        </wps:cNvCnPr>
                        <wps:spPr bwMode="auto">
                          <a:xfrm>
                            <a:off x="4805" y="298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87" name="Line 835"/>
                        <wps:cNvCnPr>
                          <a:cxnSpLocks noChangeShapeType="1"/>
                        </wps:cNvCnPr>
                        <wps:spPr bwMode="auto">
                          <a:xfrm>
                            <a:off x="4805" y="3043"/>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88" name="Line 834"/>
                        <wps:cNvCnPr>
                          <a:cxnSpLocks noChangeShapeType="1"/>
                        </wps:cNvCnPr>
                        <wps:spPr bwMode="auto">
                          <a:xfrm>
                            <a:off x="4805" y="310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89" name="Line 833"/>
                        <wps:cNvCnPr>
                          <a:cxnSpLocks noChangeShapeType="1"/>
                        </wps:cNvCnPr>
                        <wps:spPr bwMode="auto">
                          <a:xfrm>
                            <a:off x="4805" y="316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90" name="Rectangle 832"/>
                        <wps:cNvSpPr>
                          <a:spLocks noChangeArrowheads="1"/>
                        </wps:cNvSpPr>
                        <wps:spPr bwMode="auto">
                          <a:xfrm>
                            <a:off x="4756" y="2587"/>
                            <a:ext cx="92" cy="148"/>
                          </a:xfrm>
                          <a:prstGeom prst="rect">
                            <a:avLst/>
                          </a:prstGeom>
                          <a:noFill/>
                          <a:ln w="4303">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1" name="Rectangle 831"/>
                        <wps:cNvSpPr>
                          <a:spLocks noChangeArrowheads="1"/>
                        </wps:cNvSpPr>
                        <wps:spPr bwMode="auto">
                          <a:xfrm>
                            <a:off x="3591" y="1374"/>
                            <a:ext cx="1177" cy="179"/>
                          </a:xfrm>
                          <a:prstGeom prst="rect">
                            <a:avLst/>
                          </a:prstGeom>
                          <a:noFill/>
                          <a:ln w="4303">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2" name="Line 830"/>
                        <wps:cNvCnPr>
                          <a:cxnSpLocks noChangeShapeType="1"/>
                        </wps:cNvCnPr>
                        <wps:spPr bwMode="auto">
                          <a:xfrm>
                            <a:off x="4183" y="156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93" name="Line 829"/>
                        <wps:cNvCnPr>
                          <a:cxnSpLocks noChangeShapeType="1"/>
                        </wps:cNvCnPr>
                        <wps:spPr bwMode="auto">
                          <a:xfrm>
                            <a:off x="4183" y="162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94" name="Line 828"/>
                        <wps:cNvCnPr>
                          <a:cxnSpLocks noChangeShapeType="1"/>
                        </wps:cNvCnPr>
                        <wps:spPr bwMode="auto">
                          <a:xfrm>
                            <a:off x="4183" y="168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95" name="Line 827"/>
                        <wps:cNvCnPr>
                          <a:cxnSpLocks noChangeShapeType="1"/>
                        </wps:cNvCnPr>
                        <wps:spPr bwMode="auto">
                          <a:xfrm>
                            <a:off x="4183" y="174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96" name="Line 826"/>
                        <wps:cNvCnPr>
                          <a:cxnSpLocks noChangeShapeType="1"/>
                        </wps:cNvCnPr>
                        <wps:spPr bwMode="auto">
                          <a:xfrm>
                            <a:off x="4183" y="1934"/>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97" name="Line 825"/>
                        <wps:cNvCnPr>
                          <a:cxnSpLocks noChangeShapeType="1"/>
                        </wps:cNvCnPr>
                        <wps:spPr bwMode="auto">
                          <a:xfrm>
                            <a:off x="4183" y="199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98" name="Line 824"/>
                        <wps:cNvCnPr>
                          <a:cxnSpLocks noChangeShapeType="1"/>
                        </wps:cNvCnPr>
                        <wps:spPr bwMode="auto">
                          <a:xfrm>
                            <a:off x="4183" y="205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799" name="Line 823"/>
                        <wps:cNvCnPr>
                          <a:cxnSpLocks noChangeShapeType="1"/>
                        </wps:cNvCnPr>
                        <wps:spPr bwMode="auto">
                          <a:xfrm>
                            <a:off x="4183" y="211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00" name="Line 822"/>
                        <wps:cNvCnPr>
                          <a:cxnSpLocks noChangeShapeType="1"/>
                        </wps:cNvCnPr>
                        <wps:spPr bwMode="auto">
                          <a:xfrm>
                            <a:off x="4183" y="2181"/>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01" name="Line 821"/>
                        <wps:cNvCnPr>
                          <a:cxnSpLocks noChangeShapeType="1"/>
                        </wps:cNvCnPr>
                        <wps:spPr bwMode="auto">
                          <a:xfrm>
                            <a:off x="4183" y="224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02" name="Line 820"/>
                        <wps:cNvCnPr>
                          <a:cxnSpLocks noChangeShapeType="1"/>
                        </wps:cNvCnPr>
                        <wps:spPr bwMode="auto">
                          <a:xfrm>
                            <a:off x="4183" y="2304"/>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03" name="Line 819"/>
                        <wps:cNvCnPr>
                          <a:cxnSpLocks noChangeShapeType="1"/>
                        </wps:cNvCnPr>
                        <wps:spPr bwMode="auto">
                          <a:xfrm>
                            <a:off x="4183" y="236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04" name="Line 818"/>
                        <wps:cNvCnPr>
                          <a:cxnSpLocks noChangeShapeType="1"/>
                        </wps:cNvCnPr>
                        <wps:spPr bwMode="auto">
                          <a:xfrm>
                            <a:off x="4183" y="242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05" name="Line 817"/>
                        <wps:cNvCnPr>
                          <a:cxnSpLocks noChangeShapeType="1"/>
                        </wps:cNvCnPr>
                        <wps:spPr bwMode="auto">
                          <a:xfrm>
                            <a:off x="4183" y="248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06" name="Line 816"/>
                        <wps:cNvCnPr>
                          <a:cxnSpLocks noChangeShapeType="1"/>
                        </wps:cNvCnPr>
                        <wps:spPr bwMode="auto">
                          <a:xfrm>
                            <a:off x="4183" y="255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07" name="Line 815"/>
                        <wps:cNvCnPr>
                          <a:cxnSpLocks noChangeShapeType="1"/>
                        </wps:cNvCnPr>
                        <wps:spPr bwMode="auto">
                          <a:xfrm>
                            <a:off x="4183" y="261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08" name="Line 814"/>
                        <wps:cNvCnPr>
                          <a:cxnSpLocks noChangeShapeType="1"/>
                        </wps:cNvCnPr>
                        <wps:spPr bwMode="auto">
                          <a:xfrm>
                            <a:off x="4183" y="2674"/>
                            <a:ext cx="0" cy="36"/>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09" name="Line 813"/>
                        <wps:cNvCnPr>
                          <a:cxnSpLocks noChangeShapeType="1"/>
                        </wps:cNvCnPr>
                        <wps:spPr bwMode="auto">
                          <a:xfrm>
                            <a:off x="4183" y="273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10" name="Line 812"/>
                        <wps:cNvCnPr>
                          <a:cxnSpLocks noChangeShapeType="1"/>
                        </wps:cNvCnPr>
                        <wps:spPr bwMode="auto">
                          <a:xfrm>
                            <a:off x="4183" y="279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11" name="Line 811"/>
                        <wps:cNvCnPr>
                          <a:cxnSpLocks noChangeShapeType="1"/>
                        </wps:cNvCnPr>
                        <wps:spPr bwMode="auto">
                          <a:xfrm>
                            <a:off x="4183" y="285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12" name="Line 810"/>
                        <wps:cNvCnPr>
                          <a:cxnSpLocks noChangeShapeType="1"/>
                        </wps:cNvCnPr>
                        <wps:spPr bwMode="auto">
                          <a:xfrm>
                            <a:off x="4183" y="292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13" name="Line 809"/>
                        <wps:cNvCnPr>
                          <a:cxnSpLocks noChangeShapeType="1"/>
                        </wps:cNvCnPr>
                        <wps:spPr bwMode="auto">
                          <a:xfrm>
                            <a:off x="4183" y="298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14" name="Line 808"/>
                        <wps:cNvCnPr>
                          <a:cxnSpLocks noChangeShapeType="1"/>
                        </wps:cNvCnPr>
                        <wps:spPr bwMode="auto">
                          <a:xfrm>
                            <a:off x="4183" y="3043"/>
                            <a:ext cx="0" cy="31"/>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15" name="Line 807"/>
                        <wps:cNvCnPr>
                          <a:cxnSpLocks noChangeShapeType="1"/>
                        </wps:cNvCnPr>
                        <wps:spPr bwMode="auto">
                          <a:xfrm>
                            <a:off x="4183" y="1786"/>
                            <a:ext cx="0" cy="167"/>
                          </a:xfrm>
                          <a:prstGeom prst="line">
                            <a:avLst/>
                          </a:prstGeom>
                          <a:noFill/>
                          <a:ln w="62600">
                            <a:solidFill>
                              <a:srgbClr val="FFFFFF"/>
                            </a:solidFill>
                            <a:round/>
                            <a:headEnd/>
                            <a:tailEnd/>
                          </a:ln>
                          <a:extLst>
                            <a:ext uri="{909E8E84-426E-40DD-AFC4-6F175D3DCCD1}">
                              <a14:hiddenFill xmlns:a14="http://schemas.microsoft.com/office/drawing/2010/main">
                                <a:noFill/>
                              </a14:hiddenFill>
                            </a:ext>
                          </a:extLst>
                        </wps:spPr>
                        <wps:bodyPr/>
                      </wps:wsp>
                      <wps:wsp>
                        <wps:cNvPr id="816" name="Rectangle 806"/>
                        <wps:cNvSpPr>
                          <a:spLocks noChangeArrowheads="1"/>
                        </wps:cNvSpPr>
                        <wps:spPr bwMode="auto">
                          <a:xfrm>
                            <a:off x="4134" y="1786"/>
                            <a:ext cx="92" cy="160"/>
                          </a:xfrm>
                          <a:prstGeom prst="rect">
                            <a:avLst/>
                          </a:prstGeom>
                          <a:noFill/>
                          <a:ln w="4303">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7" name="AutoShape 805"/>
                        <wps:cNvSpPr>
                          <a:spLocks/>
                        </wps:cNvSpPr>
                        <wps:spPr bwMode="auto">
                          <a:xfrm>
                            <a:off x="8000" y="6456"/>
                            <a:ext cx="640" cy="640"/>
                          </a:xfrm>
                          <a:custGeom>
                            <a:avLst/>
                            <a:gdLst>
                              <a:gd name="T0" fmla="+- 0 4060 8000"/>
                              <a:gd name="T1" fmla="*/ T0 w 640"/>
                              <a:gd name="T2" fmla="+- 0 2951 6456"/>
                              <a:gd name="T3" fmla="*/ 2951 h 640"/>
                              <a:gd name="T4" fmla="+- 0 4306 8000"/>
                              <a:gd name="T5" fmla="*/ T4 w 640"/>
                              <a:gd name="T6" fmla="+- 0 3197 6456"/>
                              <a:gd name="T7" fmla="*/ 3197 h 640"/>
                              <a:gd name="T8" fmla="+- 0 4306 8000"/>
                              <a:gd name="T9" fmla="*/ T8 w 640"/>
                              <a:gd name="T10" fmla="+- 0 2951 6456"/>
                              <a:gd name="T11" fmla="*/ 2951 h 640"/>
                              <a:gd name="T12" fmla="+- 0 4060 8000"/>
                              <a:gd name="T13" fmla="*/ T12 w 640"/>
                              <a:gd name="T14" fmla="+- 0 3197 6456"/>
                              <a:gd name="T15" fmla="*/ 3197 h 640"/>
                            </a:gdLst>
                            <a:ahLst/>
                            <a:cxnLst>
                              <a:cxn ang="0">
                                <a:pos x="T1" y="T3"/>
                              </a:cxn>
                              <a:cxn ang="0">
                                <a:pos x="T5" y="T7"/>
                              </a:cxn>
                              <a:cxn ang="0">
                                <a:pos x="T9" y="T11"/>
                              </a:cxn>
                              <a:cxn ang="0">
                                <a:pos x="T13" y="T15"/>
                              </a:cxn>
                            </a:cxnLst>
                            <a:rect l="0" t="0" r="r" b="b"/>
                            <a:pathLst>
                              <a:path w="640" h="640">
                                <a:moveTo>
                                  <a:pt x="-3940" y="-3505"/>
                                </a:moveTo>
                                <a:lnTo>
                                  <a:pt x="-3694" y="-3259"/>
                                </a:lnTo>
                                <a:moveTo>
                                  <a:pt x="-3694" y="-3505"/>
                                </a:moveTo>
                                <a:lnTo>
                                  <a:pt x="-3940" y="-3259"/>
                                </a:lnTo>
                              </a:path>
                            </a:pathLst>
                          </a:custGeom>
                          <a:noFill/>
                          <a:ln w="430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8" name="Line 804"/>
                        <wps:cNvCnPr>
                          <a:cxnSpLocks noChangeShapeType="1"/>
                        </wps:cNvCnPr>
                        <wps:spPr bwMode="auto">
                          <a:xfrm>
                            <a:off x="4134" y="1953"/>
                            <a:ext cx="0" cy="6"/>
                          </a:xfrm>
                          <a:prstGeom prst="line">
                            <a:avLst/>
                          </a:prstGeom>
                          <a:noFill/>
                          <a:ln w="4303">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19" name="Line 803"/>
                        <wps:cNvCnPr>
                          <a:cxnSpLocks noChangeShapeType="1"/>
                        </wps:cNvCnPr>
                        <wps:spPr bwMode="auto">
                          <a:xfrm>
                            <a:off x="3431" y="192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20" name="Line 802"/>
                        <wps:cNvCnPr>
                          <a:cxnSpLocks noChangeShapeType="1"/>
                        </wps:cNvCnPr>
                        <wps:spPr bwMode="auto">
                          <a:xfrm>
                            <a:off x="3345" y="1959"/>
                            <a:ext cx="86"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21" name="Line 801"/>
                        <wps:cNvCnPr>
                          <a:cxnSpLocks noChangeShapeType="1"/>
                        </wps:cNvCnPr>
                        <wps:spPr bwMode="auto">
                          <a:xfrm>
                            <a:off x="2372" y="1719"/>
                            <a:ext cx="874"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22" name="Freeform 800"/>
                        <wps:cNvSpPr>
                          <a:spLocks/>
                        </wps:cNvSpPr>
                        <wps:spPr bwMode="auto">
                          <a:xfrm>
                            <a:off x="3160" y="1682"/>
                            <a:ext cx="87" cy="74"/>
                          </a:xfrm>
                          <a:custGeom>
                            <a:avLst/>
                            <a:gdLst>
                              <a:gd name="T0" fmla="+- 0 3160 3160"/>
                              <a:gd name="T1" fmla="*/ T0 w 87"/>
                              <a:gd name="T2" fmla="+- 0 1682 1682"/>
                              <a:gd name="T3" fmla="*/ 1682 h 74"/>
                              <a:gd name="T4" fmla="+- 0 3160 3160"/>
                              <a:gd name="T5" fmla="*/ T4 w 87"/>
                              <a:gd name="T6" fmla="+- 0 1756 1682"/>
                              <a:gd name="T7" fmla="*/ 1756 h 74"/>
                              <a:gd name="T8" fmla="+- 0 3246 3160"/>
                              <a:gd name="T9" fmla="*/ T8 w 87"/>
                              <a:gd name="T10" fmla="+- 0 1719 1682"/>
                              <a:gd name="T11" fmla="*/ 1719 h 74"/>
                              <a:gd name="T12" fmla="+- 0 3160 3160"/>
                              <a:gd name="T13" fmla="*/ T12 w 87"/>
                              <a:gd name="T14" fmla="+- 0 1682 1682"/>
                              <a:gd name="T15" fmla="*/ 1682 h 74"/>
                            </a:gdLst>
                            <a:ahLst/>
                            <a:cxnLst>
                              <a:cxn ang="0">
                                <a:pos x="T1" y="T3"/>
                              </a:cxn>
                              <a:cxn ang="0">
                                <a:pos x="T5" y="T7"/>
                              </a:cxn>
                              <a:cxn ang="0">
                                <a:pos x="T9" y="T11"/>
                              </a:cxn>
                              <a:cxn ang="0">
                                <a:pos x="T13" y="T15"/>
                              </a:cxn>
                            </a:cxnLst>
                            <a:rect l="0" t="0" r="r" b="b"/>
                            <a:pathLst>
                              <a:path w="87" h="74">
                                <a:moveTo>
                                  <a:pt x="0" y="0"/>
                                </a:moveTo>
                                <a:lnTo>
                                  <a:pt x="0" y="74"/>
                                </a:lnTo>
                                <a:lnTo>
                                  <a:pt x="86" y="3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3" name="Freeform 799"/>
                        <wps:cNvSpPr>
                          <a:spLocks/>
                        </wps:cNvSpPr>
                        <wps:spPr bwMode="auto">
                          <a:xfrm>
                            <a:off x="3160" y="1682"/>
                            <a:ext cx="87" cy="74"/>
                          </a:xfrm>
                          <a:custGeom>
                            <a:avLst/>
                            <a:gdLst>
                              <a:gd name="T0" fmla="+- 0 3160 3160"/>
                              <a:gd name="T1" fmla="*/ T0 w 87"/>
                              <a:gd name="T2" fmla="+- 0 1756 1682"/>
                              <a:gd name="T3" fmla="*/ 1756 h 74"/>
                              <a:gd name="T4" fmla="+- 0 3246 3160"/>
                              <a:gd name="T5" fmla="*/ T4 w 87"/>
                              <a:gd name="T6" fmla="+- 0 1719 1682"/>
                              <a:gd name="T7" fmla="*/ 1719 h 74"/>
                              <a:gd name="T8" fmla="+- 0 3160 3160"/>
                              <a:gd name="T9" fmla="*/ T8 w 87"/>
                              <a:gd name="T10" fmla="+- 0 1682 1682"/>
                              <a:gd name="T11" fmla="*/ 1682 h 74"/>
                              <a:gd name="T12" fmla="+- 0 3160 3160"/>
                              <a:gd name="T13" fmla="*/ T12 w 87"/>
                              <a:gd name="T14" fmla="+- 0 1756 1682"/>
                              <a:gd name="T15" fmla="*/ 1756 h 74"/>
                            </a:gdLst>
                            <a:ahLst/>
                            <a:cxnLst>
                              <a:cxn ang="0">
                                <a:pos x="T1" y="T3"/>
                              </a:cxn>
                              <a:cxn ang="0">
                                <a:pos x="T5" y="T7"/>
                              </a:cxn>
                              <a:cxn ang="0">
                                <a:pos x="T9" y="T11"/>
                              </a:cxn>
                              <a:cxn ang="0">
                                <a:pos x="T13" y="T15"/>
                              </a:cxn>
                            </a:cxnLst>
                            <a:rect l="0" t="0" r="r" b="b"/>
                            <a:pathLst>
                              <a:path w="87" h="74">
                                <a:moveTo>
                                  <a:pt x="0" y="74"/>
                                </a:moveTo>
                                <a:lnTo>
                                  <a:pt x="86" y="37"/>
                                </a:lnTo>
                                <a:lnTo>
                                  <a:pt x="0" y="0"/>
                                </a:lnTo>
                                <a:lnTo>
                                  <a:pt x="0" y="74"/>
                                </a:lnTo>
                                <a:close/>
                              </a:path>
                            </a:pathLst>
                          </a:custGeom>
                          <a:noFill/>
                          <a:ln w="430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4" name="Line 798"/>
                        <wps:cNvCnPr>
                          <a:cxnSpLocks noChangeShapeType="1"/>
                        </wps:cNvCnPr>
                        <wps:spPr bwMode="auto">
                          <a:xfrm>
                            <a:off x="2372" y="394"/>
                            <a:ext cx="874"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25" name="Freeform 797"/>
                        <wps:cNvSpPr>
                          <a:spLocks/>
                        </wps:cNvSpPr>
                        <wps:spPr bwMode="auto">
                          <a:xfrm>
                            <a:off x="3160" y="357"/>
                            <a:ext cx="87" cy="74"/>
                          </a:xfrm>
                          <a:custGeom>
                            <a:avLst/>
                            <a:gdLst>
                              <a:gd name="T0" fmla="+- 0 3160 3160"/>
                              <a:gd name="T1" fmla="*/ T0 w 87"/>
                              <a:gd name="T2" fmla="+- 0 357 357"/>
                              <a:gd name="T3" fmla="*/ 357 h 74"/>
                              <a:gd name="T4" fmla="+- 0 3160 3160"/>
                              <a:gd name="T5" fmla="*/ T4 w 87"/>
                              <a:gd name="T6" fmla="+- 0 431 357"/>
                              <a:gd name="T7" fmla="*/ 431 h 74"/>
                              <a:gd name="T8" fmla="+- 0 3246 3160"/>
                              <a:gd name="T9" fmla="*/ T8 w 87"/>
                              <a:gd name="T10" fmla="+- 0 394 357"/>
                              <a:gd name="T11" fmla="*/ 394 h 74"/>
                              <a:gd name="T12" fmla="+- 0 3160 3160"/>
                              <a:gd name="T13" fmla="*/ T12 w 87"/>
                              <a:gd name="T14" fmla="+- 0 357 357"/>
                              <a:gd name="T15" fmla="*/ 357 h 74"/>
                            </a:gdLst>
                            <a:ahLst/>
                            <a:cxnLst>
                              <a:cxn ang="0">
                                <a:pos x="T1" y="T3"/>
                              </a:cxn>
                              <a:cxn ang="0">
                                <a:pos x="T5" y="T7"/>
                              </a:cxn>
                              <a:cxn ang="0">
                                <a:pos x="T9" y="T11"/>
                              </a:cxn>
                              <a:cxn ang="0">
                                <a:pos x="T13" y="T15"/>
                              </a:cxn>
                            </a:cxnLst>
                            <a:rect l="0" t="0" r="r" b="b"/>
                            <a:pathLst>
                              <a:path w="87" h="74">
                                <a:moveTo>
                                  <a:pt x="0" y="0"/>
                                </a:moveTo>
                                <a:lnTo>
                                  <a:pt x="0" y="74"/>
                                </a:lnTo>
                                <a:lnTo>
                                  <a:pt x="86" y="3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6" name="Freeform 796"/>
                        <wps:cNvSpPr>
                          <a:spLocks/>
                        </wps:cNvSpPr>
                        <wps:spPr bwMode="auto">
                          <a:xfrm>
                            <a:off x="3160" y="357"/>
                            <a:ext cx="87" cy="74"/>
                          </a:xfrm>
                          <a:custGeom>
                            <a:avLst/>
                            <a:gdLst>
                              <a:gd name="T0" fmla="+- 0 3160 3160"/>
                              <a:gd name="T1" fmla="*/ T0 w 87"/>
                              <a:gd name="T2" fmla="+- 0 431 357"/>
                              <a:gd name="T3" fmla="*/ 431 h 74"/>
                              <a:gd name="T4" fmla="+- 0 3246 3160"/>
                              <a:gd name="T5" fmla="*/ T4 w 87"/>
                              <a:gd name="T6" fmla="+- 0 394 357"/>
                              <a:gd name="T7" fmla="*/ 394 h 74"/>
                              <a:gd name="T8" fmla="+- 0 3160 3160"/>
                              <a:gd name="T9" fmla="*/ T8 w 87"/>
                              <a:gd name="T10" fmla="+- 0 357 357"/>
                              <a:gd name="T11" fmla="*/ 357 h 74"/>
                              <a:gd name="T12" fmla="+- 0 3160 3160"/>
                              <a:gd name="T13" fmla="*/ T12 w 87"/>
                              <a:gd name="T14" fmla="+- 0 431 357"/>
                              <a:gd name="T15" fmla="*/ 431 h 74"/>
                            </a:gdLst>
                            <a:ahLst/>
                            <a:cxnLst>
                              <a:cxn ang="0">
                                <a:pos x="T1" y="T3"/>
                              </a:cxn>
                              <a:cxn ang="0">
                                <a:pos x="T5" y="T7"/>
                              </a:cxn>
                              <a:cxn ang="0">
                                <a:pos x="T9" y="T11"/>
                              </a:cxn>
                              <a:cxn ang="0">
                                <a:pos x="T13" y="T15"/>
                              </a:cxn>
                            </a:cxnLst>
                            <a:rect l="0" t="0" r="r" b="b"/>
                            <a:pathLst>
                              <a:path w="87" h="74">
                                <a:moveTo>
                                  <a:pt x="0" y="74"/>
                                </a:moveTo>
                                <a:lnTo>
                                  <a:pt x="86" y="37"/>
                                </a:lnTo>
                                <a:lnTo>
                                  <a:pt x="0" y="0"/>
                                </a:lnTo>
                                <a:lnTo>
                                  <a:pt x="0" y="74"/>
                                </a:lnTo>
                                <a:close/>
                              </a:path>
                            </a:pathLst>
                          </a:custGeom>
                          <a:noFill/>
                          <a:ln w="430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7" name="Line 795"/>
                        <wps:cNvCnPr>
                          <a:cxnSpLocks noChangeShapeType="1"/>
                        </wps:cNvCnPr>
                        <wps:spPr bwMode="auto">
                          <a:xfrm>
                            <a:off x="3246" y="1589"/>
                            <a:ext cx="0" cy="0"/>
                          </a:xfrm>
                          <a:prstGeom prst="line">
                            <a:avLst/>
                          </a:prstGeom>
                          <a:noFill/>
                          <a:ln w="4303">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28" name="Line 794"/>
                        <wps:cNvCnPr>
                          <a:cxnSpLocks noChangeShapeType="1"/>
                        </wps:cNvCnPr>
                        <wps:spPr bwMode="auto">
                          <a:xfrm>
                            <a:off x="2458" y="155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29" name="Line 793"/>
                        <wps:cNvCnPr>
                          <a:cxnSpLocks noChangeShapeType="1"/>
                        </wps:cNvCnPr>
                        <wps:spPr bwMode="auto">
                          <a:xfrm>
                            <a:off x="2372" y="1589"/>
                            <a:ext cx="86"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30" name="Line 792"/>
                        <wps:cNvCnPr>
                          <a:cxnSpLocks noChangeShapeType="1"/>
                        </wps:cNvCnPr>
                        <wps:spPr bwMode="auto">
                          <a:xfrm>
                            <a:off x="3246" y="2809"/>
                            <a:ext cx="0" cy="0"/>
                          </a:xfrm>
                          <a:prstGeom prst="line">
                            <a:avLst/>
                          </a:prstGeom>
                          <a:noFill/>
                          <a:ln w="4303">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31" name="Line 791"/>
                        <wps:cNvCnPr>
                          <a:cxnSpLocks noChangeShapeType="1"/>
                        </wps:cNvCnPr>
                        <wps:spPr bwMode="auto">
                          <a:xfrm>
                            <a:off x="2458" y="276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32" name="Line 790"/>
                        <wps:cNvCnPr>
                          <a:cxnSpLocks noChangeShapeType="1"/>
                        </wps:cNvCnPr>
                        <wps:spPr bwMode="auto">
                          <a:xfrm>
                            <a:off x="2372" y="2803"/>
                            <a:ext cx="86"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33" name="Line 789"/>
                        <wps:cNvCnPr>
                          <a:cxnSpLocks noChangeShapeType="1"/>
                        </wps:cNvCnPr>
                        <wps:spPr bwMode="auto">
                          <a:xfrm>
                            <a:off x="2372" y="2501"/>
                            <a:ext cx="874"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34" name="Freeform 788"/>
                        <wps:cNvSpPr>
                          <a:spLocks/>
                        </wps:cNvSpPr>
                        <wps:spPr bwMode="auto">
                          <a:xfrm>
                            <a:off x="3160" y="2464"/>
                            <a:ext cx="87" cy="74"/>
                          </a:xfrm>
                          <a:custGeom>
                            <a:avLst/>
                            <a:gdLst>
                              <a:gd name="T0" fmla="+- 0 3160 3160"/>
                              <a:gd name="T1" fmla="*/ T0 w 87"/>
                              <a:gd name="T2" fmla="+- 0 2464 2464"/>
                              <a:gd name="T3" fmla="*/ 2464 h 74"/>
                              <a:gd name="T4" fmla="+- 0 3160 3160"/>
                              <a:gd name="T5" fmla="*/ T4 w 87"/>
                              <a:gd name="T6" fmla="+- 0 2538 2464"/>
                              <a:gd name="T7" fmla="*/ 2538 h 74"/>
                              <a:gd name="T8" fmla="+- 0 3246 3160"/>
                              <a:gd name="T9" fmla="*/ T8 w 87"/>
                              <a:gd name="T10" fmla="+- 0 2501 2464"/>
                              <a:gd name="T11" fmla="*/ 2501 h 74"/>
                              <a:gd name="T12" fmla="+- 0 3160 3160"/>
                              <a:gd name="T13" fmla="*/ T12 w 87"/>
                              <a:gd name="T14" fmla="+- 0 2464 2464"/>
                              <a:gd name="T15" fmla="*/ 2464 h 74"/>
                            </a:gdLst>
                            <a:ahLst/>
                            <a:cxnLst>
                              <a:cxn ang="0">
                                <a:pos x="T1" y="T3"/>
                              </a:cxn>
                              <a:cxn ang="0">
                                <a:pos x="T5" y="T7"/>
                              </a:cxn>
                              <a:cxn ang="0">
                                <a:pos x="T9" y="T11"/>
                              </a:cxn>
                              <a:cxn ang="0">
                                <a:pos x="T13" y="T15"/>
                              </a:cxn>
                            </a:cxnLst>
                            <a:rect l="0" t="0" r="r" b="b"/>
                            <a:pathLst>
                              <a:path w="87" h="74">
                                <a:moveTo>
                                  <a:pt x="0" y="0"/>
                                </a:moveTo>
                                <a:lnTo>
                                  <a:pt x="0" y="74"/>
                                </a:lnTo>
                                <a:lnTo>
                                  <a:pt x="86" y="3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5" name="Freeform 787"/>
                        <wps:cNvSpPr>
                          <a:spLocks/>
                        </wps:cNvSpPr>
                        <wps:spPr bwMode="auto">
                          <a:xfrm>
                            <a:off x="3160" y="2464"/>
                            <a:ext cx="87" cy="74"/>
                          </a:xfrm>
                          <a:custGeom>
                            <a:avLst/>
                            <a:gdLst>
                              <a:gd name="T0" fmla="+- 0 3160 3160"/>
                              <a:gd name="T1" fmla="*/ T0 w 87"/>
                              <a:gd name="T2" fmla="+- 0 2538 2464"/>
                              <a:gd name="T3" fmla="*/ 2538 h 74"/>
                              <a:gd name="T4" fmla="+- 0 3246 3160"/>
                              <a:gd name="T5" fmla="*/ T4 w 87"/>
                              <a:gd name="T6" fmla="+- 0 2501 2464"/>
                              <a:gd name="T7" fmla="*/ 2501 h 74"/>
                              <a:gd name="T8" fmla="+- 0 3160 3160"/>
                              <a:gd name="T9" fmla="*/ T8 w 87"/>
                              <a:gd name="T10" fmla="+- 0 2464 2464"/>
                              <a:gd name="T11" fmla="*/ 2464 h 74"/>
                              <a:gd name="T12" fmla="+- 0 3160 3160"/>
                              <a:gd name="T13" fmla="*/ T12 w 87"/>
                              <a:gd name="T14" fmla="+- 0 2538 2464"/>
                              <a:gd name="T15" fmla="*/ 2538 h 74"/>
                            </a:gdLst>
                            <a:ahLst/>
                            <a:cxnLst>
                              <a:cxn ang="0">
                                <a:pos x="T1" y="T3"/>
                              </a:cxn>
                              <a:cxn ang="0">
                                <a:pos x="T5" y="T7"/>
                              </a:cxn>
                              <a:cxn ang="0">
                                <a:pos x="T9" y="T11"/>
                              </a:cxn>
                              <a:cxn ang="0">
                                <a:pos x="T13" y="T15"/>
                              </a:cxn>
                            </a:cxnLst>
                            <a:rect l="0" t="0" r="r" b="b"/>
                            <a:pathLst>
                              <a:path w="87" h="74">
                                <a:moveTo>
                                  <a:pt x="0" y="74"/>
                                </a:moveTo>
                                <a:lnTo>
                                  <a:pt x="86" y="37"/>
                                </a:lnTo>
                                <a:lnTo>
                                  <a:pt x="0" y="0"/>
                                </a:lnTo>
                                <a:lnTo>
                                  <a:pt x="0" y="74"/>
                                </a:lnTo>
                                <a:close/>
                              </a:path>
                            </a:pathLst>
                          </a:custGeom>
                          <a:noFill/>
                          <a:ln w="430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6" name="Line 786"/>
                        <wps:cNvCnPr>
                          <a:cxnSpLocks noChangeShapeType="1"/>
                        </wps:cNvCnPr>
                        <wps:spPr bwMode="auto">
                          <a:xfrm>
                            <a:off x="4756" y="2741"/>
                            <a:ext cx="0" cy="0"/>
                          </a:xfrm>
                          <a:prstGeom prst="line">
                            <a:avLst/>
                          </a:prstGeom>
                          <a:noFill/>
                          <a:ln w="4303">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37" name="Line 785"/>
                        <wps:cNvCnPr>
                          <a:cxnSpLocks noChangeShapeType="1"/>
                        </wps:cNvCnPr>
                        <wps:spPr bwMode="auto">
                          <a:xfrm>
                            <a:off x="3431" y="2704"/>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38" name="Line 784"/>
                        <wps:cNvCnPr>
                          <a:cxnSpLocks noChangeShapeType="1"/>
                        </wps:cNvCnPr>
                        <wps:spPr bwMode="auto">
                          <a:xfrm>
                            <a:off x="3345" y="2741"/>
                            <a:ext cx="86"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39" name="Line 783"/>
                        <wps:cNvCnPr>
                          <a:cxnSpLocks noChangeShapeType="1"/>
                        </wps:cNvCnPr>
                        <wps:spPr bwMode="auto">
                          <a:xfrm>
                            <a:off x="3246" y="585"/>
                            <a:ext cx="0" cy="0"/>
                          </a:xfrm>
                          <a:prstGeom prst="line">
                            <a:avLst/>
                          </a:prstGeom>
                          <a:noFill/>
                          <a:ln w="4303">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40" name="Line 782"/>
                        <wps:cNvCnPr>
                          <a:cxnSpLocks noChangeShapeType="1"/>
                        </wps:cNvCnPr>
                        <wps:spPr bwMode="auto">
                          <a:xfrm>
                            <a:off x="2458" y="54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41" name="Line 781"/>
                        <wps:cNvCnPr>
                          <a:cxnSpLocks noChangeShapeType="1"/>
                        </wps:cNvCnPr>
                        <wps:spPr bwMode="auto">
                          <a:xfrm>
                            <a:off x="2372" y="579"/>
                            <a:ext cx="86"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42" name="Line 780"/>
                        <wps:cNvCnPr>
                          <a:cxnSpLocks noChangeShapeType="1"/>
                        </wps:cNvCnPr>
                        <wps:spPr bwMode="auto">
                          <a:xfrm>
                            <a:off x="2372" y="1392"/>
                            <a:ext cx="874"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43" name="Freeform 779"/>
                        <wps:cNvSpPr>
                          <a:spLocks/>
                        </wps:cNvSpPr>
                        <wps:spPr bwMode="auto">
                          <a:xfrm>
                            <a:off x="3160" y="1355"/>
                            <a:ext cx="87" cy="74"/>
                          </a:xfrm>
                          <a:custGeom>
                            <a:avLst/>
                            <a:gdLst>
                              <a:gd name="T0" fmla="+- 0 3160 3160"/>
                              <a:gd name="T1" fmla="*/ T0 w 87"/>
                              <a:gd name="T2" fmla="+- 0 1355 1355"/>
                              <a:gd name="T3" fmla="*/ 1355 h 74"/>
                              <a:gd name="T4" fmla="+- 0 3160 3160"/>
                              <a:gd name="T5" fmla="*/ T4 w 87"/>
                              <a:gd name="T6" fmla="+- 0 1429 1355"/>
                              <a:gd name="T7" fmla="*/ 1429 h 74"/>
                              <a:gd name="T8" fmla="+- 0 3246 3160"/>
                              <a:gd name="T9" fmla="*/ T8 w 87"/>
                              <a:gd name="T10" fmla="+- 0 1392 1355"/>
                              <a:gd name="T11" fmla="*/ 1392 h 74"/>
                              <a:gd name="T12" fmla="+- 0 3160 3160"/>
                              <a:gd name="T13" fmla="*/ T12 w 87"/>
                              <a:gd name="T14" fmla="+- 0 1355 1355"/>
                              <a:gd name="T15" fmla="*/ 1355 h 74"/>
                            </a:gdLst>
                            <a:ahLst/>
                            <a:cxnLst>
                              <a:cxn ang="0">
                                <a:pos x="T1" y="T3"/>
                              </a:cxn>
                              <a:cxn ang="0">
                                <a:pos x="T5" y="T7"/>
                              </a:cxn>
                              <a:cxn ang="0">
                                <a:pos x="T9" y="T11"/>
                              </a:cxn>
                              <a:cxn ang="0">
                                <a:pos x="T13" y="T15"/>
                              </a:cxn>
                            </a:cxnLst>
                            <a:rect l="0" t="0" r="r" b="b"/>
                            <a:pathLst>
                              <a:path w="87" h="74">
                                <a:moveTo>
                                  <a:pt x="0" y="0"/>
                                </a:moveTo>
                                <a:lnTo>
                                  <a:pt x="0" y="74"/>
                                </a:lnTo>
                                <a:lnTo>
                                  <a:pt x="86" y="3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4" name="Freeform 778"/>
                        <wps:cNvSpPr>
                          <a:spLocks/>
                        </wps:cNvSpPr>
                        <wps:spPr bwMode="auto">
                          <a:xfrm>
                            <a:off x="3160" y="1355"/>
                            <a:ext cx="87" cy="74"/>
                          </a:xfrm>
                          <a:custGeom>
                            <a:avLst/>
                            <a:gdLst>
                              <a:gd name="T0" fmla="+- 0 3160 3160"/>
                              <a:gd name="T1" fmla="*/ T0 w 87"/>
                              <a:gd name="T2" fmla="+- 0 1429 1355"/>
                              <a:gd name="T3" fmla="*/ 1429 h 74"/>
                              <a:gd name="T4" fmla="+- 0 3246 3160"/>
                              <a:gd name="T5" fmla="*/ T4 w 87"/>
                              <a:gd name="T6" fmla="+- 0 1392 1355"/>
                              <a:gd name="T7" fmla="*/ 1392 h 74"/>
                              <a:gd name="T8" fmla="+- 0 3160 3160"/>
                              <a:gd name="T9" fmla="*/ T8 w 87"/>
                              <a:gd name="T10" fmla="+- 0 1355 1355"/>
                              <a:gd name="T11" fmla="*/ 1355 h 74"/>
                              <a:gd name="T12" fmla="+- 0 3160 3160"/>
                              <a:gd name="T13" fmla="*/ T12 w 87"/>
                              <a:gd name="T14" fmla="+- 0 1429 1355"/>
                              <a:gd name="T15" fmla="*/ 1429 h 74"/>
                            </a:gdLst>
                            <a:ahLst/>
                            <a:cxnLst>
                              <a:cxn ang="0">
                                <a:pos x="T1" y="T3"/>
                              </a:cxn>
                              <a:cxn ang="0">
                                <a:pos x="T5" y="T7"/>
                              </a:cxn>
                              <a:cxn ang="0">
                                <a:pos x="T9" y="T11"/>
                              </a:cxn>
                              <a:cxn ang="0">
                                <a:pos x="T13" y="T15"/>
                              </a:cxn>
                            </a:cxnLst>
                            <a:rect l="0" t="0" r="r" b="b"/>
                            <a:pathLst>
                              <a:path w="87" h="74">
                                <a:moveTo>
                                  <a:pt x="0" y="74"/>
                                </a:moveTo>
                                <a:lnTo>
                                  <a:pt x="86" y="37"/>
                                </a:lnTo>
                                <a:lnTo>
                                  <a:pt x="0" y="0"/>
                                </a:lnTo>
                                <a:lnTo>
                                  <a:pt x="0" y="74"/>
                                </a:lnTo>
                                <a:close/>
                              </a:path>
                            </a:pathLst>
                          </a:custGeom>
                          <a:noFill/>
                          <a:ln w="430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5" name="Line 777"/>
                        <wps:cNvCnPr>
                          <a:cxnSpLocks noChangeShapeType="1"/>
                        </wps:cNvCnPr>
                        <wps:spPr bwMode="auto">
                          <a:xfrm>
                            <a:off x="3246" y="992"/>
                            <a:ext cx="0" cy="0"/>
                          </a:xfrm>
                          <a:prstGeom prst="line">
                            <a:avLst/>
                          </a:prstGeom>
                          <a:noFill/>
                          <a:ln w="4303">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46" name="Line 776"/>
                        <wps:cNvCnPr>
                          <a:cxnSpLocks noChangeShapeType="1"/>
                        </wps:cNvCnPr>
                        <wps:spPr bwMode="auto">
                          <a:xfrm>
                            <a:off x="1491" y="94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47" name="Line 775"/>
                        <wps:cNvCnPr>
                          <a:cxnSpLocks noChangeShapeType="1"/>
                        </wps:cNvCnPr>
                        <wps:spPr bwMode="auto">
                          <a:xfrm>
                            <a:off x="1404" y="985"/>
                            <a:ext cx="87"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48" name="Rectangle 774"/>
                        <wps:cNvSpPr>
                          <a:spLocks noChangeArrowheads="1"/>
                        </wps:cNvSpPr>
                        <wps:spPr bwMode="auto">
                          <a:xfrm>
                            <a:off x="5304" y="18"/>
                            <a:ext cx="610" cy="179"/>
                          </a:xfrm>
                          <a:prstGeom prst="rect">
                            <a:avLst/>
                          </a:prstGeom>
                          <a:noFill/>
                          <a:ln w="4303">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9" name="Line 773"/>
                        <wps:cNvCnPr>
                          <a:cxnSpLocks noChangeShapeType="1"/>
                        </wps:cNvCnPr>
                        <wps:spPr bwMode="auto">
                          <a:xfrm>
                            <a:off x="5612" y="20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50" name="Line 772"/>
                        <wps:cNvCnPr>
                          <a:cxnSpLocks noChangeShapeType="1"/>
                        </wps:cNvCnPr>
                        <wps:spPr bwMode="auto">
                          <a:xfrm>
                            <a:off x="5612" y="271"/>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51" name="Line 771"/>
                        <wps:cNvCnPr>
                          <a:cxnSpLocks noChangeShapeType="1"/>
                        </wps:cNvCnPr>
                        <wps:spPr bwMode="auto">
                          <a:xfrm>
                            <a:off x="5612" y="33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52" name="Line 770"/>
                        <wps:cNvCnPr>
                          <a:cxnSpLocks noChangeShapeType="1"/>
                        </wps:cNvCnPr>
                        <wps:spPr bwMode="auto">
                          <a:xfrm>
                            <a:off x="5612" y="394"/>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53" name="Line 769"/>
                        <wps:cNvCnPr>
                          <a:cxnSpLocks noChangeShapeType="1"/>
                        </wps:cNvCnPr>
                        <wps:spPr bwMode="auto">
                          <a:xfrm>
                            <a:off x="5612" y="45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54" name="Line 768"/>
                        <wps:cNvCnPr>
                          <a:cxnSpLocks noChangeShapeType="1"/>
                        </wps:cNvCnPr>
                        <wps:spPr bwMode="auto">
                          <a:xfrm>
                            <a:off x="5612" y="51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55" name="Line 767"/>
                        <wps:cNvCnPr>
                          <a:cxnSpLocks noChangeShapeType="1"/>
                        </wps:cNvCnPr>
                        <wps:spPr bwMode="auto">
                          <a:xfrm>
                            <a:off x="5612" y="57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56" name="Line 766"/>
                        <wps:cNvCnPr>
                          <a:cxnSpLocks noChangeShapeType="1"/>
                        </wps:cNvCnPr>
                        <wps:spPr bwMode="auto">
                          <a:xfrm>
                            <a:off x="5612" y="64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57" name="Line 765"/>
                        <wps:cNvCnPr>
                          <a:cxnSpLocks noChangeShapeType="1"/>
                        </wps:cNvCnPr>
                        <wps:spPr bwMode="auto">
                          <a:xfrm>
                            <a:off x="5612" y="70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58" name="Line 764"/>
                        <wps:cNvCnPr>
                          <a:cxnSpLocks noChangeShapeType="1"/>
                        </wps:cNvCnPr>
                        <wps:spPr bwMode="auto">
                          <a:xfrm>
                            <a:off x="5612" y="764"/>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59" name="Line 763"/>
                        <wps:cNvCnPr>
                          <a:cxnSpLocks noChangeShapeType="1"/>
                        </wps:cNvCnPr>
                        <wps:spPr bwMode="auto">
                          <a:xfrm>
                            <a:off x="5612" y="82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60" name="Line 762"/>
                        <wps:cNvCnPr>
                          <a:cxnSpLocks noChangeShapeType="1"/>
                        </wps:cNvCnPr>
                        <wps:spPr bwMode="auto">
                          <a:xfrm>
                            <a:off x="5612" y="88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61" name="Line 761"/>
                        <wps:cNvCnPr>
                          <a:cxnSpLocks noChangeShapeType="1"/>
                        </wps:cNvCnPr>
                        <wps:spPr bwMode="auto">
                          <a:xfrm>
                            <a:off x="5612" y="94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62" name="Line 760"/>
                        <wps:cNvCnPr>
                          <a:cxnSpLocks noChangeShapeType="1"/>
                        </wps:cNvCnPr>
                        <wps:spPr bwMode="auto">
                          <a:xfrm>
                            <a:off x="5612" y="101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63" name="Line 759"/>
                        <wps:cNvCnPr>
                          <a:cxnSpLocks noChangeShapeType="1"/>
                        </wps:cNvCnPr>
                        <wps:spPr bwMode="auto">
                          <a:xfrm>
                            <a:off x="5612" y="107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64" name="Line 758"/>
                        <wps:cNvCnPr>
                          <a:cxnSpLocks noChangeShapeType="1"/>
                        </wps:cNvCnPr>
                        <wps:spPr bwMode="auto">
                          <a:xfrm>
                            <a:off x="5612" y="1133"/>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65" name="Line 757"/>
                        <wps:cNvCnPr>
                          <a:cxnSpLocks noChangeShapeType="1"/>
                        </wps:cNvCnPr>
                        <wps:spPr bwMode="auto">
                          <a:xfrm>
                            <a:off x="5612" y="119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66" name="Line 756"/>
                        <wps:cNvCnPr>
                          <a:cxnSpLocks noChangeShapeType="1"/>
                        </wps:cNvCnPr>
                        <wps:spPr bwMode="auto">
                          <a:xfrm>
                            <a:off x="5612" y="125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67" name="Line 755"/>
                        <wps:cNvCnPr>
                          <a:cxnSpLocks noChangeShapeType="1"/>
                        </wps:cNvCnPr>
                        <wps:spPr bwMode="auto">
                          <a:xfrm>
                            <a:off x="5612" y="131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68" name="Line 754"/>
                        <wps:cNvCnPr>
                          <a:cxnSpLocks noChangeShapeType="1"/>
                        </wps:cNvCnPr>
                        <wps:spPr bwMode="auto">
                          <a:xfrm>
                            <a:off x="5612" y="138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69" name="Line 753"/>
                        <wps:cNvCnPr>
                          <a:cxnSpLocks noChangeShapeType="1"/>
                        </wps:cNvCnPr>
                        <wps:spPr bwMode="auto">
                          <a:xfrm>
                            <a:off x="5612" y="1441"/>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70" name="Line 752"/>
                        <wps:cNvCnPr>
                          <a:cxnSpLocks noChangeShapeType="1"/>
                        </wps:cNvCnPr>
                        <wps:spPr bwMode="auto">
                          <a:xfrm>
                            <a:off x="5612" y="1503"/>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71" name="Line 751"/>
                        <wps:cNvCnPr>
                          <a:cxnSpLocks noChangeShapeType="1"/>
                        </wps:cNvCnPr>
                        <wps:spPr bwMode="auto">
                          <a:xfrm>
                            <a:off x="5612" y="156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72" name="Line 750"/>
                        <wps:cNvCnPr>
                          <a:cxnSpLocks noChangeShapeType="1"/>
                        </wps:cNvCnPr>
                        <wps:spPr bwMode="auto">
                          <a:xfrm>
                            <a:off x="5612" y="162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73" name="Line 749"/>
                        <wps:cNvCnPr>
                          <a:cxnSpLocks noChangeShapeType="1"/>
                        </wps:cNvCnPr>
                        <wps:spPr bwMode="auto">
                          <a:xfrm>
                            <a:off x="5612" y="168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74" name="Line 748"/>
                        <wps:cNvCnPr>
                          <a:cxnSpLocks noChangeShapeType="1"/>
                        </wps:cNvCnPr>
                        <wps:spPr bwMode="auto">
                          <a:xfrm>
                            <a:off x="5612" y="174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75" name="Line 747"/>
                        <wps:cNvCnPr>
                          <a:cxnSpLocks noChangeShapeType="1"/>
                        </wps:cNvCnPr>
                        <wps:spPr bwMode="auto">
                          <a:xfrm>
                            <a:off x="5612" y="1811"/>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76" name="Line 746"/>
                        <wps:cNvCnPr>
                          <a:cxnSpLocks noChangeShapeType="1"/>
                        </wps:cNvCnPr>
                        <wps:spPr bwMode="auto">
                          <a:xfrm>
                            <a:off x="5612" y="1873"/>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77" name="Line 745"/>
                        <wps:cNvCnPr>
                          <a:cxnSpLocks noChangeShapeType="1"/>
                        </wps:cNvCnPr>
                        <wps:spPr bwMode="auto">
                          <a:xfrm>
                            <a:off x="5612" y="1934"/>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78" name="Line 744"/>
                        <wps:cNvCnPr>
                          <a:cxnSpLocks noChangeShapeType="1"/>
                        </wps:cNvCnPr>
                        <wps:spPr bwMode="auto">
                          <a:xfrm>
                            <a:off x="5612" y="199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79" name="Line 743"/>
                        <wps:cNvCnPr>
                          <a:cxnSpLocks noChangeShapeType="1"/>
                        </wps:cNvCnPr>
                        <wps:spPr bwMode="auto">
                          <a:xfrm>
                            <a:off x="5612" y="205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80" name="Line 742"/>
                        <wps:cNvCnPr>
                          <a:cxnSpLocks noChangeShapeType="1"/>
                        </wps:cNvCnPr>
                        <wps:spPr bwMode="auto">
                          <a:xfrm>
                            <a:off x="5612" y="224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81" name="Line 741"/>
                        <wps:cNvCnPr>
                          <a:cxnSpLocks noChangeShapeType="1"/>
                        </wps:cNvCnPr>
                        <wps:spPr bwMode="auto">
                          <a:xfrm>
                            <a:off x="5612" y="2304"/>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82" name="Line 740"/>
                        <wps:cNvCnPr>
                          <a:cxnSpLocks noChangeShapeType="1"/>
                        </wps:cNvCnPr>
                        <wps:spPr bwMode="auto">
                          <a:xfrm>
                            <a:off x="5612" y="236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83" name="Line 739"/>
                        <wps:cNvCnPr>
                          <a:cxnSpLocks noChangeShapeType="1"/>
                        </wps:cNvCnPr>
                        <wps:spPr bwMode="auto">
                          <a:xfrm>
                            <a:off x="5612" y="242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84" name="Line 738"/>
                        <wps:cNvCnPr>
                          <a:cxnSpLocks noChangeShapeType="1"/>
                        </wps:cNvCnPr>
                        <wps:spPr bwMode="auto">
                          <a:xfrm>
                            <a:off x="5612" y="2489"/>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85" name="Line 737"/>
                        <wps:cNvCnPr>
                          <a:cxnSpLocks noChangeShapeType="1"/>
                        </wps:cNvCnPr>
                        <wps:spPr bwMode="auto">
                          <a:xfrm>
                            <a:off x="5612" y="255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86" name="Line 736"/>
                        <wps:cNvCnPr>
                          <a:cxnSpLocks noChangeShapeType="1"/>
                        </wps:cNvCnPr>
                        <wps:spPr bwMode="auto">
                          <a:xfrm>
                            <a:off x="5612" y="261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87" name="Line 735"/>
                        <wps:cNvCnPr>
                          <a:cxnSpLocks noChangeShapeType="1"/>
                        </wps:cNvCnPr>
                        <wps:spPr bwMode="auto">
                          <a:xfrm>
                            <a:off x="5612" y="2674"/>
                            <a:ext cx="0" cy="36"/>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88" name="Line 734"/>
                        <wps:cNvCnPr>
                          <a:cxnSpLocks noChangeShapeType="1"/>
                        </wps:cNvCnPr>
                        <wps:spPr bwMode="auto">
                          <a:xfrm>
                            <a:off x="5612" y="273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89" name="Line 733"/>
                        <wps:cNvCnPr>
                          <a:cxnSpLocks noChangeShapeType="1"/>
                        </wps:cNvCnPr>
                        <wps:spPr bwMode="auto">
                          <a:xfrm>
                            <a:off x="5612" y="2797"/>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90" name="Line 732"/>
                        <wps:cNvCnPr>
                          <a:cxnSpLocks noChangeShapeType="1"/>
                        </wps:cNvCnPr>
                        <wps:spPr bwMode="auto">
                          <a:xfrm>
                            <a:off x="5612" y="285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91" name="Line 731"/>
                        <wps:cNvCnPr>
                          <a:cxnSpLocks noChangeShapeType="1"/>
                        </wps:cNvCnPr>
                        <wps:spPr bwMode="auto">
                          <a:xfrm>
                            <a:off x="5612" y="2920"/>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92" name="Line 730"/>
                        <wps:cNvCnPr>
                          <a:cxnSpLocks noChangeShapeType="1"/>
                        </wps:cNvCnPr>
                        <wps:spPr bwMode="auto">
                          <a:xfrm>
                            <a:off x="5612" y="298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93" name="Line 729"/>
                        <wps:cNvCnPr>
                          <a:cxnSpLocks noChangeShapeType="1"/>
                        </wps:cNvCnPr>
                        <wps:spPr bwMode="auto">
                          <a:xfrm>
                            <a:off x="5612" y="3043"/>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94" name="Line 728"/>
                        <wps:cNvCnPr>
                          <a:cxnSpLocks noChangeShapeType="1"/>
                        </wps:cNvCnPr>
                        <wps:spPr bwMode="auto">
                          <a:xfrm>
                            <a:off x="5612" y="3105"/>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95" name="Line 727"/>
                        <wps:cNvCnPr>
                          <a:cxnSpLocks noChangeShapeType="1"/>
                        </wps:cNvCnPr>
                        <wps:spPr bwMode="auto">
                          <a:xfrm>
                            <a:off x="5612" y="316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96" name="Line 726"/>
                        <wps:cNvCnPr>
                          <a:cxnSpLocks noChangeShapeType="1"/>
                        </wps:cNvCnPr>
                        <wps:spPr bwMode="auto">
                          <a:xfrm>
                            <a:off x="5612" y="2076"/>
                            <a:ext cx="0" cy="166"/>
                          </a:xfrm>
                          <a:prstGeom prst="line">
                            <a:avLst/>
                          </a:prstGeom>
                          <a:noFill/>
                          <a:ln w="62600">
                            <a:solidFill>
                              <a:srgbClr val="FFFFFF"/>
                            </a:solidFill>
                            <a:round/>
                            <a:headEnd/>
                            <a:tailEnd/>
                          </a:ln>
                          <a:extLst>
                            <a:ext uri="{909E8E84-426E-40DD-AFC4-6F175D3DCCD1}">
                              <a14:hiddenFill xmlns:a14="http://schemas.microsoft.com/office/drawing/2010/main">
                                <a:noFill/>
                              </a14:hiddenFill>
                            </a:ext>
                          </a:extLst>
                        </wps:spPr>
                        <wps:bodyPr/>
                      </wps:wsp>
                      <wps:wsp>
                        <wps:cNvPr id="897" name="Rectangle 725"/>
                        <wps:cNvSpPr>
                          <a:spLocks noChangeArrowheads="1"/>
                        </wps:cNvSpPr>
                        <wps:spPr bwMode="auto">
                          <a:xfrm>
                            <a:off x="5563" y="2076"/>
                            <a:ext cx="92" cy="160"/>
                          </a:xfrm>
                          <a:prstGeom prst="rect">
                            <a:avLst/>
                          </a:prstGeom>
                          <a:noFill/>
                          <a:ln w="4303">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8" name="Line 724"/>
                        <wps:cNvCnPr>
                          <a:cxnSpLocks noChangeShapeType="1"/>
                        </wps:cNvCnPr>
                        <wps:spPr bwMode="auto">
                          <a:xfrm>
                            <a:off x="3345" y="2076"/>
                            <a:ext cx="2218"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899" name="Freeform 723"/>
                        <wps:cNvSpPr>
                          <a:spLocks/>
                        </wps:cNvSpPr>
                        <wps:spPr bwMode="auto">
                          <a:xfrm>
                            <a:off x="5477" y="2039"/>
                            <a:ext cx="87" cy="74"/>
                          </a:xfrm>
                          <a:custGeom>
                            <a:avLst/>
                            <a:gdLst>
                              <a:gd name="T0" fmla="+- 0 5477 5477"/>
                              <a:gd name="T1" fmla="*/ T0 w 87"/>
                              <a:gd name="T2" fmla="+- 0 2039 2039"/>
                              <a:gd name="T3" fmla="*/ 2039 h 74"/>
                              <a:gd name="T4" fmla="+- 0 5477 5477"/>
                              <a:gd name="T5" fmla="*/ T4 w 87"/>
                              <a:gd name="T6" fmla="+- 0 2113 2039"/>
                              <a:gd name="T7" fmla="*/ 2113 h 74"/>
                              <a:gd name="T8" fmla="+- 0 5563 5477"/>
                              <a:gd name="T9" fmla="*/ T8 w 87"/>
                              <a:gd name="T10" fmla="+- 0 2076 2039"/>
                              <a:gd name="T11" fmla="*/ 2076 h 74"/>
                              <a:gd name="T12" fmla="+- 0 5477 5477"/>
                              <a:gd name="T13" fmla="*/ T12 w 87"/>
                              <a:gd name="T14" fmla="+- 0 2039 2039"/>
                              <a:gd name="T15" fmla="*/ 2039 h 74"/>
                            </a:gdLst>
                            <a:ahLst/>
                            <a:cxnLst>
                              <a:cxn ang="0">
                                <a:pos x="T1" y="T3"/>
                              </a:cxn>
                              <a:cxn ang="0">
                                <a:pos x="T5" y="T7"/>
                              </a:cxn>
                              <a:cxn ang="0">
                                <a:pos x="T9" y="T11"/>
                              </a:cxn>
                              <a:cxn ang="0">
                                <a:pos x="T13" y="T15"/>
                              </a:cxn>
                            </a:cxnLst>
                            <a:rect l="0" t="0" r="r" b="b"/>
                            <a:pathLst>
                              <a:path w="87" h="74">
                                <a:moveTo>
                                  <a:pt x="0" y="0"/>
                                </a:moveTo>
                                <a:lnTo>
                                  <a:pt x="0" y="74"/>
                                </a:lnTo>
                                <a:lnTo>
                                  <a:pt x="86" y="3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0" name="Freeform 722"/>
                        <wps:cNvSpPr>
                          <a:spLocks/>
                        </wps:cNvSpPr>
                        <wps:spPr bwMode="auto">
                          <a:xfrm>
                            <a:off x="5477" y="2039"/>
                            <a:ext cx="87" cy="74"/>
                          </a:xfrm>
                          <a:custGeom>
                            <a:avLst/>
                            <a:gdLst>
                              <a:gd name="T0" fmla="+- 0 5477 5477"/>
                              <a:gd name="T1" fmla="*/ T0 w 87"/>
                              <a:gd name="T2" fmla="+- 0 2113 2039"/>
                              <a:gd name="T3" fmla="*/ 2113 h 74"/>
                              <a:gd name="T4" fmla="+- 0 5563 5477"/>
                              <a:gd name="T5" fmla="*/ T4 w 87"/>
                              <a:gd name="T6" fmla="+- 0 2076 2039"/>
                              <a:gd name="T7" fmla="*/ 2076 h 74"/>
                              <a:gd name="T8" fmla="+- 0 5477 5477"/>
                              <a:gd name="T9" fmla="*/ T8 w 87"/>
                              <a:gd name="T10" fmla="+- 0 2039 2039"/>
                              <a:gd name="T11" fmla="*/ 2039 h 74"/>
                              <a:gd name="T12" fmla="+- 0 5477 5477"/>
                              <a:gd name="T13" fmla="*/ T12 w 87"/>
                              <a:gd name="T14" fmla="+- 0 2113 2039"/>
                              <a:gd name="T15" fmla="*/ 2113 h 74"/>
                            </a:gdLst>
                            <a:ahLst/>
                            <a:cxnLst>
                              <a:cxn ang="0">
                                <a:pos x="T1" y="T3"/>
                              </a:cxn>
                              <a:cxn ang="0">
                                <a:pos x="T5" y="T7"/>
                              </a:cxn>
                              <a:cxn ang="0">
                                <a:pos x="T9" y="T11"/>
                              </a:cxn>
                              <a:cxn ang="0">
                                <a:pos x="T13" y="T15"/>
                              </a:cxn>
                            </a:cxnLst>
                            <a:rect l="0" t="0" r="r" b="b"/>
                            <a:pathLst>
                              <a:path w="87" h="74">
                                <a:moveTo>
                                  <a:pt x="0" y="74"/>
                                </a:moveTo>
                                <a:lnTo>
                                  <a:pt x="86" y="37"/>
                                </a:lnTo>
                                <a:lnTo>
                                  <a:pt x="0" y="0"/>
                                </a:lnTo>
                                <a:lnTo>
                                  <a:pt x="0" y="74"/>
                                </a:lnTo>
                                <a:close/>
                              </a:path>
                            </a:pathLst>
                          </a:custGeom>
                          <a:noFill/>
                          <a:ln w="430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1" name="Line 721"/>
                        <wps:cNvCnPr>
                          <a:cxnSpLocks noChangeShapeType="1"/>
                        </wps:cNvCnPr>
                        <wps:spPr bwMode="auto">
                          <a:xfrm>
                            <a:off x="3246" y="2353"/>
                            <a:ext cx="0" cy="0"/>
                          </a:xfrm>
                          <a:prstGeom prst="line">
                            <a:avLst/>
                          </a:prstGeom>
                          <a:noFill/>
                          <a:ln w="4303">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02" name="Line 720"/>
                        <wps:cNvCnPr>
                          <a:cxnSpLocks noChangeShapeType="1"/>
                        </wps:cNvCnPr>
                        <wps:spPr bwMode="auto">
                          <a:xfrm>
                            <a:off x="2458" y="231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03" name="Line 719"/>
                        <wps:cNvCnPr>
                          <a:cxnSpLocks noChangeShapeType="1"/>
                        </wps:cNvCnPr>
                        <wps:spPr bwMode="auto">
                          <a:xfrm>
                            <a:off x="2372" y="2353"/>
                            <a:ext cx="86"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04" name="Line 718"/>
                        <wps:cNvCnPr>
                          <a:cxnSpLocks noChangeShapeType="1"/>
                        </wps:cNvCnPr>
                        <wps:spPr bwMode="auto">
                          <a:xfrm>
                            <a:off x="3345" y="1466"/>
                            <a:ext cx="246" cy="0"/>
                          </a:xfrm>
                          <a:prstGeom prst="line">
                            <a:avLst/>
                          </a:prstGeom>
                          <a:noFill/>
                          <a:ln w="4303">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05" name="Line 717"/>
                        <wps:cNvCnPr>
                          <a:cxnSpLocks noChangeShapeType="1"/>
                        </wps:cNvCnPr>
                        <wps:spPr bwMode="auto">
                          <a:xfrm>
                            <a:off x="3505" y="1503"/>
                            <a:ext cx="86"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06" name="Line 716"/>
                        <wps:cNvCnPr>
                          <a:cxnSpLocks noChangeShapeType="1"/>
                        </wps:cNvCnPr>
                        <wps:spPr bwMode="auto">
                          <a:xfrm>
                            <a:off x="3591" y="1466"/>
                            <a:ext cx="0"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07" name="Line 715"/>
                        <wps:cNvCnPr>
                          <a:cxnSpLocks noChangeShapeType="1"/>
                        </wps:cNvCnPr>
                        <wps:spPr bwMode="auto">
                          <a:xfrm>
                            <a:off x="5563" y="2242"/>
                            <a:ext cx="0" cy="6"/>
                          </a:xfrm>
                          <a:prstGeom prst="line">
                            <a:avLst/>
                          </a:prstGeom>
                          <a:noFill/>
                          <a:ln w="4303">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08" name="Line 714"/>
                        <wps:cNvCnPr>
                          <a:cxnSpLocks noChangeShapeType="1"/>
                        </wps:cNvCnPr>
                        <wps:spPr bwMode="auto">
                          <a:xfrm>
                            <a:off x="3431" y="2211"/>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09" name="Line 713"/>
                        <wps:cNvCnPr>
                          <a:cxnSpLocks noChangeShapeType="1"/>
                        </wps:cNvCnPr>
                        <wps:spPr bwMode="auto">
                          <a:xfrm>
                            <a:off x="3345" y="2248"/>
                            <a:ext cx="86"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10" name="Line 712"/>
                        <wps:cNvCnPr>
                          <a:cxnSpLocks noChangeShapeType="1"/>
                        </wps:cNvCnPr>
                        <wps:spPr bwMode="auto">
                          <a:xfrm>
                            <a:off x="1404" y="813"/>
                            <a:ext cx="1842"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11" name="Freeform 711"/>
                        <wps:cNvSpPr>
                          <a:spLocks/>
                        </wps:cNvSpPr>
                        <wps:spPr bwMode="auto">
                          <a:xfrm>
                            <a:off x="3160" y="776"/>
                            <a:ext cx="87" cy="74"/>
                          </a:xfrm>
                          <a:custGeom>
                            <a:avLst/>
                            <a:gdLst>
                              <a:gd name="T0" fmla="+- 0 3160 3160"/>
                              <a:gd name="T1" fmla="*/ T0 w 87"/>
                              <a:gd name="T2" fmla="+- 0 776 776"/>
                              <a:gd name="T3" fmla="*/ 776 h 74"/>
                              <a:gd name="T4" fmla="+- 0 3160 3160"/>
                              <a:gd name="T5" fmla="*/ T4 w 87"/>
                              <a:gd name="T6" fmla="+- 0 850 776"/>
                              <a:gd name="T7" fmla="*/ 850 h 74"/>
                              <a:gd name="T8" fmla="+- 0 3246 3160"/>
                              <a:gd name="T9" fmla="*/ T8 w 87"/>
                              <a:gd name="T10" fmla="+- 0 813 776"/>
                              <a:gd name="T11" fmla="*/ 813 h 74"/>
                              <a:gd name="T12" fmla="+- 0 3160 3160"/>
                              <a:gd name="T13" fmla="*/ T12 w 87"/>
                              <a:gd name="T14" fmla="+- 0 776 776"/>
                              <a:gd name="T15" fmla="*/ 776 h 74"/>
                            </a:gdLst>
                            <a:ahLst/>
                            <a:cxnLst>
                              <a:cxn ang="0">
                                <a:pos x="T1" y="T3"/>
                              </a:cxn>
                              <a:cxn ang="0">
                                <a:pos x="T5" y="T7"/>
                              </a:cxn>
                              <a:cxn ang="0">
                                <a:pos x="T9" y="T11"/>
                              </a:cxn>
                              <a:cxn ang="0">
                                <a:pos x="T13" y="T15"/>
                              </a:cxn>
                            </a:cxnLst>
                            <a:rect l="0" t="0" r="r" b="b"/>
                            <a:pathLst>
                              <a:path w="87" h="74">
                                <a:moveTo>
                                  <a:pt x="0" y="0"/>
                                </a:moveTo>
                                <a:lnTo>
                                  <a:pt x="0" y="74"/>
                                </a:lnTo>
                                <a:lnTo>
                                  <a:pt x="86" y="3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2" name="Freeform 710"/>
                        <wps:cNvSpPr>
                          <a:spLocks/>
                        </wps:cNvSpPr>
                        <wps:spPr bwMode="auto">
                          <a:xfrm>
                            <a:off x="3160" y="776"/>
                            <a:ext cx="87" cy="74"/>
                          </a:xfrm>
                          <a:custGeom>
                            <a:avLst/>
                            <a:gdLst>
                              <a:gd name="T0" fmla="+- 0 3160 3160"/>
                              <a:gd name="T1" fmla="*/ T0 w 87"/>
                              <a:gd name="T2" fmla="+- 0 850 776"/>
                              <a:gd name="T3" fmla="*/ 850 h 74"/>
                              <a:gd name="T4" fmla="+- 0 3246 3160"/>
                              <a:gd name="T5" fmla="*/ T4 w 87"/>
                              <a:gd name="T6" fmla="+- 0 813 776"/>
                              <a:gd name="T7" fmla="*/ 813 h 74"/>
                              <a:gd name="T8" fmla="+- 0 3160 3160"/>
                              <a:gd name="T9" fmla="*/ T8 w 87"/>
                              <a:gd name="T10" fmla="+- 0 776 776"/>
                              <a:gd name="T11" fmla="*/ 776 h 74"/>
                              <a:gd name="T12" fmla="+- 0 3160 3160"/>
                              <a:gd name="T13" fmla="*/ T12 w 87"/>
                              <a:gd name="T14" fmla="+- 0 850 776"/>
                              <a:gd name="T15" fmla="*/ 850 h 74"/>
                            </a:gdLst>
                            <a:ahLst/>
                            <a:cxnLst>
                              <a:cxn ang="0">
                                <a:pos x="T1" y="T3"/>
                              </a:cxn>
                              <a:cxn ang="0">
                                <a:pos x="T5" y="T7"/>
                              </a:cxn>
                              <a:cxn ang="0">
                                <a:pos x="T9" y="T11"/>
                              </a:cxn>
                              <a:cxn ang="0">
                                <a:pos x="T13" y="T15"/>
                              </a:cxn>
                            </a:cxnLst>
                            <a:rect l="0" t="0" r="r" b="b"/>
                            <a:pathLst>
                              <a:path w="87" h="74">
                                <a:moveTo>
                                  <a:pt x="0" y="74"/>
                                </a:moveTo>
                                <a:lnTo>
                                  <a:pt x="86" y="37"/>
                                </a:lnTo>
                                <a:lnTo>
                                  <a:pt x="0" y="0"/>
                                </a:lnTo>
                                <a:lnTo>
                                  <a:pt x="0" y="74"/>
                                </a:lnTo>
                                <a:close/>
                              </a:path>
                            </a:pathLst>
                          </a:custGeom>
                          <a:noFill/>
                          <a:ln w="430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3" name="Line 709"/>
                        <wps:cNvCnPr>
                          <a:cxnSpLocks noChangeShapeType="1"/>
                        </wps:cNvCnPr>
                        <wps:spPr bwMode="auto">
                          <a:xfrm>
                            <a:off x="3345" y="1786"/>
                            <a:ext cx="789"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14" name="Freeform 708"/>
                        <wps:cNvSpPr>
                          <a:spLocks/>
                        </wps:cNvSpPr>
                        <wps:spPr bwMode="auto">
                          <a:xfrm>
                            <a:off x="4047" y="1749"/>
                            <a:ext cx="87" cy="74"/>
                          </a:xfrm>
                          <a:custGeom>
                            <a:avLst/>
                            <a:gdLst>
                              <a:gd name="T0" fmla="+- 0 4047 4047"/>
                              <a:gd name="T1" fmla="*/ T0 w 87"/>
                              <a:gd name="T2" fmla="+- 0 1749 1749"/>
                              <a:gd name="T3" fmla="*/ 1749 h 74"/>
                              <a:gd name="T4" fmla="+- 0 4047 4047"/>
                              <a:gd name="T5" fmla="*/ T4 w 87"/>
                              <a:gd name="T6" fmla="+- 0 1823 1749"/>
                              <a:gd name="T7" fmla="*/ 1823 h 74"/>
                              <a:gd name="T8" fmla="+- 0 4134 4047"/>
                              <a:gd name="T9" fmla="*/ T8 w 87"/>
                              <a:gd name="T10" fmla="+- 0 1786 1749"/>
                              <a:gd name="T11" fmla="*/ 1786 h 74"/>
                              <a:gd name="T12" fmla="+- 0 4047 4047"/>
                              <a:gd name="T13" fmla="*/ T12 w 87"/>
                              <a:gd name="T14" fmla="+- 0 1749 1749"/>
                              <a:gd name="T15" fmla="*/ 1749 h 74"/>
                            </a:gdLst>
                            <a:ahLst/>
                            <a:cxnLst>
                              <a:cxn ang="0">
                                <a:pos x="T1" y="T3"/>
                              </a:cxn>
                              <a:cxn ang="0">
                                <a:pos x="T5" y="T7"/>
                              </a:cxn>
                              <a:cxn ang="0">
                                <a:pos x="T9" y="T11"/>
                              </a:cxn>
                              <a:cxn ang="0">
                                <a:pos x="T13" y="T15"/>
                              </a:cxn>
                            </a:cxnLst>
                            <a:rect l="0" t="0" r="r" b="b"/>
                            <a:pathLst>
                              <a:path w="87" h="74">
                                <a:moveTo>
                                  <a:pt x="0" y="0"/>
                                </a:moveTo>
                                <a:lnTo>
                                  <a:pt x="0" y="74"/>
                                </a:lnTo>
                                <a:lnTo>
                                  <a:pt x="87" y="3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5" name="Freeform 707"/>
                        <wps:cNvSpPr>
                          <a:spLocks/>
                        </wps:cNvSpPr>
                        <wps:spPr bwMode="auto">
                          <a:xfrm>
                            <a:off x="4047" y="1749"/>
                            <a:ext cx="87" cy="74"/>
                          </a:xfrm>
                          <a:custGeom>
                            <a:avLst/>
                            <a:gdLst>
                              <a:gd name="T0" fmla="+- 0 4047 4047"/>
                              <a:gd name="T1" fmla="*/ T0 w 87"/>
                              <a:gd name="T2" fmla="+- 0 1823 1749"/>
                              <a:gd name="T3" fmla="*/ 1823 h 74"/>
                              <a:gd name="T4" fmla="+- 0 4134 4047"/>
                              <a:gd name="T5" fmla="*/ T4 w 87"/>
                              <a:gd name="T6" fmla="+- 0 1786 1749"/>
                              <a:gd name="T7" fmla="*/ 1786 h 74"/>
                              <a:gd name="T8" fmla="+- 0 4047 4047"/>
                              <a:gd name="T9" fmla="*/ T8 w 87"/>
                              <a:gd name="T10" fmla="+- 0 1749 1749"/>
                              <a:gd name="T11" fmla="*/ 1749 h 74"/>
                              <a:gd name="T12" fmla="+- 0 4047 4047"/>
                              <a:gd name="T13" fmla="*/ T12 w 87"/>
                              <a:gd name="T14" fmla="+- 0 1823 1749"/>
                              <a:gd name="T15" fmla="*/ 1823 h 74"/>
                            </a:gdLst>
                            <a:ahLst/>
                            <a:cxnLst>
                              <a:cxn ang="0">
                                <a:pos x="T1" y="T3"/>
                              </a:cxn>
                              <a:cxn ang="0">
                                <a:pos x="T5" y="T7"/>
                              </a:cxn>
                              <a:cxn ang="0">
                                <a:pos x="T9" y="T11"/>
                              </a:cxn>
                              <a:cxn ang="0">
                                <a:pos x="T13" y="T15"/>
                              </a:cxn>
                            </a:cxnLst>
                            <a:rect l="0" t="0" r="r" b="b"/>
                            <a:pathLst>
                              <a:path w="87" h="74">
                                <a:moveTo>
                                  <a:pt x="0" y="74"/>
                                </a:moveTo>
                                <a:lnTo>
                                  <a:pt x="87" y="37"/>
                                </a:lnTo>
                                <a:lnTo>
                                  <a:pt x="0" y="0"/>
                                </a:lnTo>
                                <a:lnTo>
                                  <a:pt x="0" y="74"/>
                                </a:lnTo>
                                <a:close/>
                              </a:path>
                            </a:pathLst>
                          </a:custGeom>
                          <a:noFill/>
                          <a:ln w="430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6" name="Line 706"/>
                        <wps:cNvCnPr>
                          <a:cxnSpLocks noChangeShapeType="1"/>
                        </wps:cNvCnPr>
                        <wps:spPr bwMode="auto">
                          <a:xfrm>
                            <a:off x="3345" y="2587"/>
                            <a:ext cx="1411"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17" name="Freeform 705"/>
                        <wps:cNvSpPr>
                          <a:spLocks/>
                        </wps:cNvSpPr>
                        <wps:spPr bwMode="auto">
                          <a:xfrm>
                            <a:off x="4670" y="2550"/>
                            <a:ext cx="87" cy="74"/>
                          </a:xfrm>
                          <a:custGeom>
                            <a:avLst/>
                            <a:gdLst>
                              <a:gd name="T0" fmla="+- 0 4670 4670"/>
                              <a:gd name="T1" fmla="*/ T0 w 87"/>
                              <a:gd name="T2" fmla="+- 0 2550 2550"/>
                              <a:gd name="T3" fmla="*/ 2550 h 74"/>
                              <a:gd name="T4" fmla="+- 0 4670 4670"/>
                              <a:gd name="T5" fmla="*/ T4 w 87"/>
                              <a:gd name="T6" fmla="+- 0 2624 2550"/>
                              <a:gd name="T7" fmla="*/ 2624 h 74"/>
                              <a:gd name="T8" fmla="+- 0 4756 4670"/>
                              <a:gd name="T9" fmla="*/ T8 w 87"/>
                              <a:gd name="T10" fmla="+- 0 2587 2550"/>
                              <a:gd name="T11" fmla="*/ 2587 h 74"/>
                              <a:gd name="T12" fmla="+- 0 4670 4670"/>
                              <a:gd name="T13" fmla="*/ T12 w 87"/>
                              <a:gd name="T14" fmla="+- 0 2550 2550"/>
                              <a:gd name="T15" fmla="*/ 2550 h 74"/>
                            </a:gdLst>
                            <a:ahLst/>
                            <a:cxnLst>
                              <a:cxn ang="0">
                                <a:pos x="T1" y="T3"/>
                              </a:cxn>
                              <a:cxn ang="0">
                                <a:pos x="T5" y="T7"/>
                              </a:cxn>
                              <a:cxn ang="0">
                                <a:pos x="T9" y="T11"/>
                              </a:cxn>
                              <a:cxn ang="0">
                                <a:pos x="T13" y="T15"/>
                              </a:cxn>
                            </a:cxnLst>
                            <a:rect l="0" t="0" r="r" b="b"/>
                            <a:pathLst>
                              <a:path w="87" h="74">
                                <a:moveTo>
                                  <a:pt x="0" y="0"/>
                                </a:moveTo>
                                <a:lnTo>
                                  <a:pt x="0" y="74"/>
                                </a:lnTo>
                                <a:lnTo>
                                  <a:pt x="86" y="3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8" name="Freeform 704"/>
                        <wps:cNvSpPr>
                          <a:spLocks/>
                        </wps:cNvSpPr>
                        <wps:spPr bwMode="auto">
                          <a:xfrm>
                            <a:off x="4670" y="2550"/>
                            <a:ext cx="87" cy="74"/>
                          </a:xfrm>
                          <a:custGeom>
                            <a:avLst/>
                            <a:gdLst>
                              <a:gd name="T0" fmla="+- 0 4670 4670"/>
                              <a:gd name="T1" fmla="*/ T0 w 87"/>
                              <a:gd name="T2" fmla="+- 0 2624 2550"/>
                              <a:gd name="T3" fmla="*/ 2624 h 74"/>
                              <a:gd name="T4" fmla="+- 0 4756 4670"/>
                              <a:gd name="T5" fmla="*/ T4 w 87"/>
                              <a:gd name="T6" fmla="+- 0 2587 2550"/>
                              <a:gd name="T7" fmla="*/ 2587 h 74"/>
                              <a:gd name="T8" fmla="+- 0 4670 4670"/>
                              <a:gd name="T9" fmla="*/ T8 w 87"/>
                              <a:gd name="T10" fmla="+- 0 2550 2550"/>
                              <a:gd name="T11" fmla="*/ 2550 h 74"/>
                              <a:gd name="T12" fmla="+- 0 4670 4670"/>
                              <a:gd name="T13" fmla="*/ T12 w 87"/>
                              <a:gd name="T14" fmla="+- 0 2624 2550"/>
                              <a:gd name="T15" fmla="*/ 2624 h 74"/>
                            </a:gdLst>
                            <a:ahLst/>
                            <a:cxnLst>
                              <a:cxn ang="0">
                                <a:pos x="T1" y="T3"/>
                              </a:cxn>
                              <a:cxn ang="0">
                                <a:pos x="T5" y="T7"/>
                              </a:cxn>
                              <a:cxn ang="0">
                                <a:pos x="T9" y="T11"/>
                              </a:cxn>
                              <a:cxn ang="0">
                                <a:pos x="T13" y="T15"/>
                              </a:cxn>
                            </a:cxnLst>
                            <a:rect l="0" t="0" r="r" b="b"/>
                            <a:pathLst>
                              <a:path w="87" h="74">
                                <a:moveTo>
                                  <a:pt x="0" y="74"/>
                                </a:moveTo>
                                <a:lnTo>
                                  <a:pt x="86" y="37"/>
                                </a:lnTo>
                                <a:lnTo>
                                  <a:pt x="0" y="0"/>
                                </a:lnTo>
                                <a:lnTo>
                                  <a:pt x="0" y="74"/>
                                </a:lnTo>
                                <a:close/>
                              </a:path>
                            </a:pathLst>
                          </a:custGeom>
                          <a:noFill/>
                          <a:ln w="430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9" name="Line 703"/>
                        <wps:cNvCnPr>
                          <a:cxnSpLocks noChangeShapeType="1"/>
                        </wps:cNvCnPr>
                        <wps:spPr bwMode="auto">
                          <a:xfrm>
                            <a:off x="2372" y="394"/>
                            <a:ext cx="874"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20" name="Freeform 702"/>
                        <wps:cNvSpPr>
                          <a:spLocks/>
                        </wps:cNvSpPr>
                        <wps:spPr bwMode="auto">
                          <a:xfrm>
                            <a:off x="3160" y="357"/>
                            <a:ext cx="87" cy="74"/>
                          </a:xfrm>
                          <a:custGeom>
                            <a:avLst/>
                            <a:gdLst>
                              <a:gd name="T0" fmla="+- 0 3160 3160"/>
                              <a:gd name="T1" fmla="*/ T0 w 87"/>
                              <a:gd name="T2" fmla="+- 0 357 357"/>
                              <a:gd name="T3" fmla="*/ 357 h 74"/>
                              <a:gd name="T4" fmla="+- 0 3160 3160"/>
                              <a:gd name="T5" fmla="*/ T4 w 87"/>
                              <a:gd name="T6" fmla="+- 0 431 357"/>
                              <a:gd name="T7" fmla="*/ 431 h 74"/>
                              <a:gd name="T8" fmla="+- 0 3246 3160"/>
                              <a:gd name="T9" fmla="*/ T8 w 87"/>
                              <a:gd name="T10" fmla="+- 0 394 357"/>
                              <a:gd name="T11" fmla="*/ 394 h 74"/>
                              <a:gd name="T12" fmla="+- 0 3160 3160"/>
                              <a:gd name="T13" fmla="*/ T12 w 87"/>
                              <a:gd name="T14" fmla="+- 0 357 357"/>
                              <a:gd name="T15" fmla="*/ 357 h 74"/>
                            </a:gdLst>
                            <a:ahLst/>
                            <a:cxnLst>
                              <a:cxn ang="0">
                                <a:pos x="T1" y="T3"/>
                              </a:cxn>
                              <a:cxn ang="0">
                                <a:pos x="T5" y="T7"/>
                              </a:cxn>
                              <a:cxn ang="0">
                                <a:pos x="T9" y="T11"/>
                              </a:cxn>
                              <a:cxn ang="0">
                                <a:pos x="T13" y="T15"/>
                              </a:cxn>
                            </a:cxnLst>
                            <a:rect l="0" t="0" r="r" b="b"/>
                            <a:pathLst>
                              <a:path w="87" h="74">
                                <a:moveTo>
                                  <a:pt x="0" y="0"/>
                                </a:moveTo>
                                <a:lnTo>
                                  <a:pt x="0" y="74"/>
                                </a:lnTo>
                                <a:lnTo>
                                  <a:pt x="86" y="3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1" name="Freeform 701"/>
                        <wps:cNvSpPr>
                          <a:spLocks/>
                        </wps:cNvSpPr>
                        <wps:spPr bwMode="auto">
                          <a:xfrm>
                            <a:off x="3160" y="357"/>
                            <a:ext cx="87" cy="74"/>
                          </a:xfrm>
                          <a:custGeom>
                            <a:avLst/>
                            <a:gdLst>
                              <a:gd name="T0" fmla="+- 0 3160 3160"/>
                              <a:gd name="T1" fmla="*/ T0 w 87"/>
                              <a:gd name="T2" fmla="+- 0 431 357"/>
                              <a:gd name="T3" fmla="*/ 431 h 74"/>
                              <a:gd name="T4" fmla="+- 0 3246 3160"/>
                              <a:gd name="T5" fmla="*/ T4 w 87"/>
                              <a:gd name="T6" fmla="+- 0 394 357"/>
                              <a:gd name="T7" fmla="*/ 394 h 74"/>
                              <a:gd name="T8" fmla="+- 0 3160 3160"/>
                              <a:gd name="T9" fmla="*/ T8 w 87"/>
                              <a:gd name="T10" fmla="+- 0 357 357"/>
                              <a:gd name="T11" fmla="*/ 357 h 74"/>
                              <a:gd name="T12" fmla="+- 0 3160 3160"/>
                              <a:gd name="T13" fmla="*/ T12 w 87"/>
                              <a:gd name="T14" fmla="+- 0 431 357"/>
                              <a:gd name="T15" fmla="*/ 431 h 74"/>
                            </a:gdLst>
                            <a:ahLst/>
                            <a:cxnLst>
                              <a:cxn ang="0">
                                <a:pos x="T1" y="T3"/>
                              </a:cxn>
                              <a:cxn ang="0">
                                <a:pos x="T5" y="T7"/>
                              </a:cxn>
                              <a:cxn ang="0">
                                <a:pos x="T9" y="T11"/>
                              </a:cxn>
                              <a:cxn ang="0">
                                <a:pos x="T13" y="T15"/>
                              </a:cxn>
                            </a:cxnLst>
                            <a:rect l="0" t="0" r="r" b="b"/>
                            <a:pathLst>
                              <a:path w="87" h="74">
                                <a:moveTo>
                                  <a:pt x="0" y="74"/>
                                </a:moveTo>
                                <a:lnTo>
                                  <a:pt x="86" y="37"/>
                                </a:lnTo>
                                <a:lnTo>
                                  <a:pt x="0" y="0"/>
                                </a:lnTo>
                                <a:lnTo>
                                  <a:pt x="0" y="74"/>
                                </a:lnTo>
                                <a:close/>
                              </a:path>
                            </a:pathLst>
                          </a:custGeom>
                          <a:noFill/>
                          <a:ln w="430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2" name="Line 700"/>
                        <wps:cNvCnPr>
                          <a:cxnSpLocks noChangeShapeType="1"/>
                        </wps:cNvCnPr>
                        <wps:spPr bwMode="auto">
                          <a:xfrm>
                            <a:off x="3246" y="585"/>
                            <a:ext cx="0" cy="0"/>
                          </a:xfrm>
                          <a:prstGeom prst="line">
                            <a:avLst/>
                          </a:prstGeom>
                          <a:noFill/>
                          <a:ln w="4303">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23" name="Line 699"/>
                        <wps:cNvCnPr>
                          <a:cxnSpLocks noChangeShapeType="1"/>
                        </wps:cNvCnPr>
                        <wps:spPr bwMode="auto">
                          <a:xfrm>
                            <a:off x="2458" y="54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24" name="Line 698"/>
                        <wps:cNvCnPr>
                          <a:cxnSpLocks noChangeShapeType="1"/>
                        </wps:cNvCnPr>
                        <wps:spPr bwMode="auto">
                          <a:xfrm>
                            <a:off x="2372" y="579"/>
                            <a:ext cx="86"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25" name="Line 697"/>
                        <wps:cNvCnPr>
                          <a:cxnSpLocks noChangeShapeType="1"/>
                        </wps:cNvCnPr>
                        <wps:spPr bwMode="auto">
                          <a:xfrm>
                            <a:off x="1404" y="813"/>
                            <a:ext cx="1842"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26" name="Freeform 696"/>
                        <wps:cNvSpPr>
                          <a:spLocks/>
                        </wps:cNvSpPr>
                        <wps:spPr bwMode="auto">
                          <a:xfrm>
                            <a:off x="3160" y="776"/>
                            <a:ext cx="87" cy="74"/>
                          </a:xfrm>
                          <a:custGeom>
                            <a:avLst/>
                            <a:gdLst>
                              <a:gd name="T0" fmla="+- 0 3160 3160"/>
                              <a:gd name="T1" fmla="*/ T0 w 87"/>
                              <a:gd name="T2" fmla="+- 0 776 776"/>
                              <a:gd name="T3" fmla="*/ 776 h 74"/>
                              <a:gd name="T4" fmla="+- 0 3160 3160"/>
                              <a:gd name="T5" fmla="*/ T4 w 87"/>
                              <a:gd name="T6" fmla="+- 0 850 776"/>
                              <a:gd name="T7" fmla="*/ 850 h 74"/>
                              <a:gd name="T8" fmla="+- 0 3246 3160"/>
                              <a:gd name="T9" fmla="*/ T8 w 87"/>
                              <a:gd name="T10" fmla="+- 0 813 776"/>
                              <a:gd name="T11" fmla="*/ 813 h 74"/>
                              <a:gd name="T12" fmla="+- 0 3160 3160"/>
                              <a:gd name="T13" fmla="*/ T12 w 87"/>
                              <a:gd name="T14" fmla="+- 0 776 776"/>
                              <a:gd name="T15" fmla="*/ 776 h 74"/>
                            </a:gdLst>
                            <a:ahLst/>
                            <a:cxnLst>
                              <a:cxn ang="0">
                                <a:pos x="T1" y="T3"/>
                              </a:cxn>
                              <a:cxn ang="0">
                                <a:pos x="T5" y="T7"/>
                              </a:cxn>
                              <a:cxn ang="0">
                                <a:pos x="T9" y="T11"/>
                              </a:cxn>
                              <a:cxn ang="0">
                                <a:pos x="T13" y="T15"/>
                              </a:cxn>
                            </a:cxnLst>
                            <a:rect l="0" t="0" r="r" b="b"/>
                            <a:pathLst>
                              <a:path w="87" h="74">
                                <a:moveTo>
                                  <a:pt x="0" y="0"/>
                                </a:moveTo>
                                <a:lnTo>
                                  <a:pt x="0" y="74"/>
                                </a:lnTo>
                                <a:lnTo>
                                  <a:pt x="86" y="3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7" name="Freeform 695"/>
                        <wps:cNvSpPr>
                          <a:spLocks/>
                        </wps:cNvSpPr>
                        <wps:spPr bwMode="auto">
                          <a:xfrm>
                            <a:off x="3160" y="776"/>
                            <a:ext cx="87" cy="74"/>
                          </a:xfrm>
                          <a:custGeom>
                            <a:avLst/>
                            <a:gdLst>
                              <a:gd name="T0" fmla="+- 0 3160 3160"/>
                              <a:gd name="T1" fmla="*/ T0 w 87"/>
                              <a:gd name="T2" fmla="+- 0 850 776"/>
                              <a:gd name="T3" fmla="*/ 850 h 74"/>
                              <a:gd name="T4" fmla="+- 0 3246 3160"/>
                              <a:gd name="T5" fmla="*/ T4 w 87"/>
                              <a:gd name="T6" fmla="+- 0 813 776"/>
                              <a:gd name="T7" fmla="*/ 813 h 74"/>
                              <a:gd name="T8" fmla="+- 0 3160 3160"/>
                              <a:gd name="T9" fmla="*/ T8 w 87"/>
                              <a:gd name="T10" fmla="+- 0 776 776"/>
                              <a:gd name="T11" fmla="*/ 776 h 74"/>
                              <a:gd name="T12" fmla="+- 0 3160 3160"/>
                              <a:gd name="T13" fmla="*/ T12 w 87"/>
                              <a:gd name="T14" fmla="+- 0 850 776"/>
                              <a:gd name="T15" fmla="*/ 850 h 74"/>
                            </a:gdLst>
                            <a:ahLst/>
                            <a:cxnLst>
                              <a:cxn ang="0">
                                <a:pos x="T1" y="T3"/>
                              </a:cxn>
                              <a:cxn ang="0">
                                <a:pos x="T5" y="T7"/>
                              </a:cxn>
                              <a:cxn ang="0">
                                <a:pos x="T9" y="T11"/>
                              </a:cxn>
                              <a:cxn ang="0">
                                <a:pos x="T13" y="T15"/>
                              </a:cxn>
                            </a:cxnLst>
                            <a:rect l="0" t="0" r="r" b="b"/>
                            <a:pathLst>
                              <a:path w="87" h="74">
                                <a:moveTo>
                                  <a:pt x="0" y="74"/>
                                </a:moveTo>
                                <a:lnTo>
                                  <a:pt x="86" y="37"/>
                                </a:lnTo>
                                <a:lnTo>
                                  <a:pt x="0" y="0"/>
                                </a:lnTo>
                                <a:lnTo>
                                  <a:pt x="0" y="74"/>
                                </a:lnTo>
                                <a:close/>
                              </a:path>
                            </a:pathLst>
                          </a:custGeom>
                          <a:noFill/>
                          <a:ln w="430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 name="Line 694"/>
                        <wps:cNvCnPr>
                          <a:cxnSpLocks noChangeShapeType="1"/>
                        </wps:cNvCnPr>
                        <wps:spPr bwMode="auto">
                          <a:xfrm>
                            <a:off x="3246" y="992"/>
                            <a:ext cx="0" cy="0"/>
                          </a:xfrm>
                          <a:prstGeom prst="line">
                            <a:avLst/>
                          </a:prstGeom>
                          <a:noFill/>
                          <a:ln w="4303">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29" name="Line 693"/>
                        <wps:cNvCnPr>
                          <a:cxnSpLocks noChangeShapeType="1"/>
                        </wps:cNvCnPr>
                        <wps:spPr bwMode="auto">
                          <a:xfrm>
                            <a:off x="1491" y="948"/>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30" name="Line 692"/>
                        <wps:cNvCnPr>
                          <a:cxnSpLocks noChangeShapeType="1"/>
                        </wps:cNvCnPr>
                        <wps:spPr bwMode="auto">
                          <a:xfrm>
                            <a:off x="1404" y="985"/>
                            <a:ext cx="87"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31" name="Line 691"/>
                        <wps:cNvCnPr>
                          <a:cxnSpLocks noChangeShapeType="1"/>
                        </wps:cNvCnPr>
                        <wps:spPr bwMode="auto">
                          <a:xfrm>
                            <a:off x="2372" y="1392"/>
                            <a:ext cx="874"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32" name="Freeform 690"/>
                        <wps:cNvSpPr>
                          <a:spLocks/>
                        </wps:cNvSpPr>
                        <wps:spPr bwMode="auto">
                          <a:xfrm>
                            <a:off x="3160" y="1355"/>
                            <a:ext cx="87" cy="74"/>
                          </a:xfrm>
                          <a:custGeom>
                            <a:avLst/>
                            <a:gdLst>
                              <a:gd name="T0" fmla="+- 0 3160 3160"/>
                              <a:gd name="T1" fmla="*/ T0 w 87"/>
                              <a:gd name="T2" fmla="+- 0 1355 1355"/>
                              <a:gd name="T3" fmla="*/ 1355 h 74"/>
                              <a:gd name="T4" fmla="+- 0 3160 3160"/>
                              <a:gd name="T5" fmla="*/ T4 w 87"/>
                              <a:gd name="T6" fmla="+- 0 1429 1355"/>
                              <a:gd name="T7" fmla="*/ 1429 h 74"/>
                              <a:gd name="T8" fmla="+- 0 3246 3160"/>
                              <a:gd name="T9" fmla="*/ T8 w 87"/>
                              <a:gd name="T10" fmla="+- 0 1392 1355"/>
                              <a:gd name="T11" fmla="*/ 1392 h 74"/>
                              <a:gd name="T12" fmla="+- 0 3160 3160"/>
                              <a:gd name="T13" fmla="*/ T12 w 87"/>
                              <a:gd name="T14" fmla="+- 0 1355 1355"/>
                              <a:gd name="T15" fmla="*/ 1355 h 74"/>
                            </a:gdLst>
                            <a:ahLst/>
                            <a:cxnLst>
                              <a:cxn ang="0">
                                <a:pos x="T1" y="T3"/>
                              </a:cxn>
                              <a:cxn ang="0">
                                <a:pos x="T5" y="T7"/>
                              </a:cxn>
                              <a:cxn ang="0">
                                <a:pos x="T9" y="T11"/>
                              </a:cxn>
                              <a:cxn ang="0">
                                <a:pos x="T13" y="T15"/>
                              </a:cxn>
                            </a:cxnLst>
                            <a:rect l="0" t="0" r="r" b="b"/>
                            <a:pathLst>
                              <a:path w="87" h="74">
                                <a:moveTo>
                                  <a:pt x="0" y="0"/>
                                </a:moveTo>
                                <a:lnTo>
                                  <a:pt x="0" y="74"/>
                                </a:lnTo>
                                <a:lnTo>
                                  <a:pt x="86" y="3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3" name="Freeform 689"/>
                        <wps:cNvSpPr>
                          <a:spLocks/>
                        </wps:cNvSpPr>
                        <wps:spPr bwMode="auto">
                          <a:xfrm>
                            <a:off x="3160" y="1355"/>
                            <a:ext cx="87" cy="74"/>
                          </a:xfrm>
                          <a:custGeom>
                            <a:avLst/>
                            <a:gdLst>
                              <a:gd name="T0" fmla="+- 0 3160 3160"/>
                              <a:gd name="T1" fmla="*/ T0 w 87"/>
                              <a:gd name="T2" fmla="+- 0 1429 1355"/>
                              <a:gd name="T3" fmla="*/ 1429 h 74"/>
                              <a:gd name="T4" fmla="+- 0 3246 3160"/>
                              <a:gd name="T5" fmla="*/ T4 w 87"/>
                              <a:gd name="T6" fmla="+- 0 1392 1355"/>
                              <a:gd name="T7" fmla="*/ 1392 h 74"/>
                              <a:gd name="T8" fmla="+- 0 3160 3160"/>
                              <a:gd name="T9" fmla="*/ T8 w 87"/>
                              <a:gd name="T10" fmla="+- 0 1355 1355"/>
                              <a:gd name="T11" fmla="*/ 1355 h 74"/>
                              <a:gd name="T12" fmla="+- 0 3160 3160"/>
                              <a:gd name="T13" fmla="*/ T12 w 87"/>
                              <a:gd name="T14" fmla="+- 0 1429 1355"/>
                              <a:gd name="T15" fmla="*/ 1429 h 74"/>
                            </a:gdLst>
                            <a:ahLst/>
                            <a:cxnLst>
                              <a:cxn ang="0">
                                <a:pos x="T1" y="T3"/>
                              </a:cxn>
                              <a:cxn ang="0">
                                <a:pos x="T5" y="T7"/>
                              </a:cxn>
                              <a:cxn ang="0">
                                <a:pos x="T9" y="T11"/>
                              </a:cxn>
                              <a:cxn ang="0">
                                <a:pos x="T13" y="T15"/>
                              </a:cxn>
                            </a:cxnLst>
                            <a:rect l="0" t="0" r="r" b="b"/>
                            <a:pathLst>
                              <a:path w="87" h="74">
                                <a:moveTo>
                                  <a:pt x="0" y="74"/>
                                </a:moveTo>
                                <a:lnTo>
                                  <a:pt x="86" y="37"/>
                                </a:lnTo>
                                <a:lnTo>
                                  <a:pt x="0" y="0"/>
                                </a:lnTo>
                                <a:lnTo>
                                  <a:pt x="0" y="74"/>
                                </a:lnTo>
                                <a:close/>
                              </a:path>
                            </a:pathLst>
                          </a:custGeom>
                          <a:noFill/>
                          <a:ln w="430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4" name="Line 688"/>
                        <wps:cNvCnPr>
                          <a:cxnSpLocks noChangeShapeType="1"/>
                        </wps:cNvCnPr>
                        <wps:spPr bwMode="auto">
                          <a:xfrm>
                            <a:off x="3246" y="1589"/>
                            <a:ext cx="0" cy="0"/>
                          </a:xfrm>
                          <a:prstGeom prst="line">
                            <a:avLst/>
                          </a:prstGeom>
                          <a:noFill/>
                          <a:ln w="4303">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35" name="Line 687"/>
                        <wps:cNvCnPr>
                          <a:cxnSpLocks noChangeShapeType="1"/>
                        </wps:cNvCnPr>
                        <wps:spPr bwMode="auto">
                          <a:xfrm>
                            <a:off x="2458" y="155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36" name="Line 686"/>
                        <wps:cNvCnPr>
                          <a:cxnSpLocks noChangeShapeType="1"/>
                        </wps:cNvCnPr>
                        <wps:spPr bwMode="auto">
                          <a:xfrm>
                            <a:off x="2372" y="1589"/>
                            <a:ext cx="86"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37" name="Line 685"/>
                        <wps:cNvCnPr>
                          <a:cxnSpLocks noChangeShapeType="1"/>
                        </wps:cNvCnPr>
                        <wps:spPr bwMode="auto">
                          <a:xfrm>
                            <a:off x="2372" y="1719"/>
                            <a:ext cx="874"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38" name="Freeform 684"/>
                        <wps:cNvSpPr>
                          <a:spLocks/>
                        </wps:cNvSpPr>
                        <wps:spPr bwMode="auto">
                          <a:xfrm>
                            <a:off x="3160" y="1682"/>
                            <a:ext cx="87" cy="74"/>
                          </a:xfrm>
                          <a:custGeom>
                            <a:avLst/>
                            <a:gdLst>
                              <a:gd name="T0" fmla="+- 0 3160 3160"/>
                              <a:gd name="T1" fmla="*/ T0 w 87"/>
                              <a:gd name="T2" fmla="+- 0 1682 1682"/>
                              <a:gd name="T3" fmla="*/ 1682 h 74"/>
                              <a:gd name="T4" fmla="+- 0 3160 3160"/>
                              <a:gd name="T5" fmla="*/ T4 w 87"/>
                              <a:gd name="T6" fmla="+- 0 1756 1682"/>
                              <a:gd name="T7" fmla="*/ 1756 h 74"/>
                              <a:gd name="T8" fmla="+- 0 3246 3160"/>
                              <a:gd name="T9" fmla="*/ T8 w 87"/>
                              <a:gd name="T10" fmla="+- 0 1719 1682"/>
                              <a:gd name="T11" fmla="*/ 1719 h 74"/>
                              <a:gd name="T12" fmla="+- 0 3160 3160"/>
                              <a:gd name="T13" fmla="*/ T12 w 87"/>
                              <a:gd name="T14" fmla="+- 0 1682 1682"/>
                              <a:gd name="T15" fmla="*/ 1682 h 74"/>
                            </a:gdLst>
                            <a:ahLst/>
                            <a:cxnLst>
                              <a:cxn ang="0">
                                <a:pos x="T1" y="T3"/>
                              </a:cxn>
                              <a:cxn ang="0">
                                <a:pos x="T5" y="T7"/>
                              </a:cxn>
                              <a:cxn ang="0">
                                <a:pos x="T9" y="T11"/>
                              </a:cxn>
                              <a:cxn ang="0">
                                <a:pos x="T13" y="T15"/>
                              </a:cxn>
                            </a:cxnLst>
                            <a:rect l="0" t="0" r="r" b="b"/>
                            <a:pathLst>
                              <a:path w="87" h="74">
                                <a:moveTo>
                                  <a:pt x="0" y="0"/>
                                </a:moveTo>
                                <a:lnTo>
                                  <a:pt x="0" y="74"/>
                                </a:lnTo>
                                <a:lnTo>
                                  <a:pt x="86" y="3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9" name="Freeform 683"/>
                        <wps:cNvSpPr>
                          <a:spLocks/>
                        </wps:cNvSpPr>
                        <wps:spPr bwMode="auto">
                          <a:xfrm>
                            <a:off x="3160" y="1682"/>
                            <a:ext cx="87" cy="74"/>
                          </a:xfrm>
                          <a:custGeom>
                            <a:avLst/>
                            <a:gdLst>
                              <a:gd name="T0" fmla="+- 0 3160 3160"/>
                              <a:gd name="T1" fmla="*/ T0 w 87"/>
                              <a:gd name="T2" fmla="+- 0 1756 1682"/>
                              <a:gd name="T3" fmla="*/ 1756 h 74"/>
                              <a:gd name="T4" fmla="+- 0 3246 3160"/>
                              <a:gd name="T5" fmla="*/ T4 w 87"/>
                              <a:gd name="T6" fmla="+- 0 1719 1682"/>
                              <a:gd name="T7" fmla="*/ 1719 h 74"/>
                              <a:gd name="T8" fmla="+- 0 3160 3160"/>
                              <a:gd name="T9" fmla="*/ T8 w 87"/>
                              <a:gd name="T10" fmla="+- 0 1682 1682"/>
                              <a:gd name="T11" fmla="*/ 1682 h 74"/>
                              <a:gd name="T12" fmla="+- 0 3160 3160"/>
                              <a:gd name="T13" fmla="*/ T12 w 87"/>
                              <a:gd name="T14" fmla="+- 0 1756 1682"/>
                              <a:gd name="T15" fmla="*/ 1756 h 74"/>
                            </a:gdLst>
                            <a:ahLst/>
                            <a:cxnLst>
                              <a:cxn ang="0">
                                <a:pos x="T1" y="T3"/>
                              </a:cxn>
                              <a:cxn ang="0">
                                <a:pos x="T5" y="T7"/>
                              </a:cxn>
                              <a:cxn ang="0">
                                <a:pos x="T9" y="T11"/>
                              </a:cxn>
                              <a:cxn ang="0">
                                <a:pos x="T13" y="T15"/>
                              </a:cxn>
                            </a:cxnLst>
                            <a:rect l="0" t="0" r="r" b="b"/>
                            <a:pathLst>
                              <a:path w="87" h="74">
                                <a:moveTo>
                                  <a:pt x="0" y="74"/>
                                </a:moveTo>
                                <a:lnTo>
                                  <a:pt x="86" y="37"/>
                                </a:lnTo>
                                <a:lnTo>
                                  <a:pt x="0" y="0"/>
                                </a:lnTo>
                                <a:lnTo>
                                  <a:pt x="0" y="74"/>
                                </a:lnTo>
                                <a:close/>
                              </a:path>
                            </a:pathLst>
                          </a:custGeom>
                          <a:noFill/>
                          <a:ln w="430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0" name="Line 682"/>
                        <wps:cNvCnPr>
                          <a:cxnSpLocks noChangeShapeType="1"/>
                        </wps:cNvCnPr>
                        <wps:spPr bwMode="auto">
                          <a:xfrm>
                            <a:off x="3345" y="2076"/>
                            <a:ext cx="2218"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41" name="Freeform 681"/>
                        <wps:cNvSpPr>
                          <a:spLocks/>
                        </wps:cNvSpPr>
                        <wps:spPr bwMode="auto">
                          <a:xfrm>
                            <a:off x="5477" y="2039"/>
                            <a:ext cx="87" cy="74"/>
                          </a:xfrm>
                          <a:custGeom>
                            <a:avLst/>
                            <a:gdLst>
                              <a:gd name="T0" fmla="+- 0 5477 5477"/>
                              <a:gd name="T1" fmla="*/ T0 w 87"/>
                              <a:gd name="T2" fmla="+- 0 2039 2039"/>
                              <a:gd name="T3" fmla="*/ 2039 h 74"/>
                              <a:gd name="T4" fmla="+- 0 5477 5477"/>
                              <a:gd name="T5" fmla="*/ T4 w 87"/>
                              <a:gd name="T6" fmla="+- 0 2113 2039"/>
                              <a:gd name="T7" fmla="*/ 2113 h 74"/>
                              <a:gd name="T8" fmla="+- 0 5563 5477"/>
                              <a:gd name="T9" fmla="*/ T8 w 87"/>
                              <a:gd name="T10" fmla="+- 0 2076 2039"/>
                              <a:gd name="T11" fmla="*/ 2076 h 74"/>
                              <a:gd name="T12" fmla="+- 0 5477 5477"/>
                              <a:gd name="T13" fmla="*/ T12 w 87"/>
                              <a:gd name="T14" fmla="+- 0 2039 2039"/>
                              <a:gd name="T15" fmla="*/ 2039 h 74"/>
                            </a:gdLst>
                            <a:ahLst/>
                            <a:cxnLst>
                              <a:cxn ang="0">
                                <a:pos x="T1" y="T3"/>
                              </a:cxn>
                              <a:cxn ang="0">
                                <a:pos x="T5" y="T7"/>
                              </a:cxn>
                              <a:cxn ang="0">
                                <a:pos x="T9" y="T11"/>
                              </a:cxn>
                              <a:cxn ang="0">
                                <a:pos x="T13" y="T15"/>
                              </a:cxn>
                            </a:cxnLst>
                            <a:rect l="0" t="0" r="r" b="b"/>
                            <a:pathLst>
                              <a:path w="87" h="74">
                                <a:moveTo>
                                  <a:pt x="0" y="0"/>
                                </a:moveTo>
                                <a:lnTo>
                                  <a:pt x="0" y="74"/>
                                </a:lnTo>
                                <a:lnTo>
                                  <a:pt x="86" y="3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2" name="Freeform 680"/>
                        <wps:cNvSpPr>
                          <a:spLocks/>
                        </wps:cNvSpPr>
                        <wps:spPr bwMode="auto">
                          <a:xfrm>
                            <a:off x="5477" y="2039"/>
                            <a:ext cx="87" cy="74"/>
                          </a:xfrm>
                          <a:custGeom>
                            <a:avLst/>
                            <a:gdLst>
                              <a:gd name="T0" fmla="+- 0 5477 5477"/>
                              <a:gd name="T1" fmla="*/ T0 w 87"/>
                              <a:gd name="T2" fmla="+- 0 2113 2039"/>
                              <a:gd name="T3" fmla="*/ 2113 h 74"/>
                              <a:gd name="T4" fmla="+- 0 5563 5477"/>
                              <a:gd name="T5" fmla="*/ T4 w 87"/>
                              <a:gd name="T6" fmla="+- 0 2076 2039"/>
                              <a:gd name="T7" fmla="*/ 2076 h 74"/>
                              <a:gd name="T8" fmla="+- 0 5477 5477"/>
                              <a:gd name="T9" fmla="*/ T8 w 87"/>
                              <a:gd name="T10" fmla="+- 0 2039 2039"/>
                              <a:gd name="T11" fmla="*/ 2039 h 74"/>
                              <a:gd name="T12" fmla="+- 0 5477 5477"/>
                              <a:gd name="T13" fmla="*/ T12 w 87"/>
                              <a:gd name="T14" fmla="+- 0 2113 2039"/>
                              <a:gd name="T15" fmla="*/ 2113 h 74"/>
                            </a:gdLst>
                            <a:ahLst/>
                            <a:cxnLst>
                              <a:cxn ang="0">
                                <a:pos x="T1" y="T3"/>
                              </a:cxn>
                              <a:cxn ang="0">
                                <a:pos x="T5" y="T7"/>
                              </a:cxn>
                              <a:cxn ang="0">
                                <a:pos x="T9" y="T11"/>
                              </a:cxn>
                              <a:cxn ang="0">
                                <a:pos x="T13" y="T15"/>
                              </a:cxn>
                            </a:cxnLst>
                            <a:rect l="0" t="0" r="r" b="b"/>
                            <a:pathLst>
                              <a:path w="87" h="74">
                                <a:moveTo>
                                  <a:pt x="0" y="74"/>
                                </a:moveTo>
                                <a:lnTo>
                                  <a:pt x="86" y="37"/>
                                </a:lnTo>
                                <a:lnTo>
                                  <a:pt x="0" y="0"/>
                                </a:lnTo>
                                <a:lnTo>
                                  <a:pt x="0" y="74"/>
                                </a:lnTo>
                                <a:close/>
                              </a:path>
                            </a:pathLst>
                          </a:custGeom>
                          <a:noFill/>
                          <a:ln w="430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3" name="Line 679"/>
                        <wps:cNvCnPr>
                          <a:cxnSpLocks noChangeShapeType="1"/>
                        </wps:cNvCnPr>
                        <wps:spPr bwMode="auto">
                          <a:xfrm>
                            <a:off x="5563" y="2242"/>
                            <a:ext cx="0" cy="6"/>
                          </a:xfrm>
                          <a:prstGeom prst="line">
                            <a:avLst/>
                          </a:prstGeom>
                          <a:noFill/>
                          <a:ln w="4303">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44" name="Line 678"/>
                        <wps:cNvCnPr>
                          <a:cxnSpLocks noChangeShapeType="1"/>
                        </wps:cNvCnPr>
                        <wps:spPr bwMode="auto">
                          <a:xfrm>
                            <a:off x="3431" y="2211"/>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45" name="Line 677"/>
                        <wps:cNvCnPr>
                          <a:cxnSpLocks noChangeShapeType="1"/>
                        </wps:cNvCnPr>
                        <wps:spPr bwMode="auto">
                          <a:xfrm>
                            <a:off x="3345" y="2248"/>
                            <a:ext cx="86"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46" name="Line 676"/>
                        <wps:cNvCnPr>
                          <a:cxnSpLocks noChangeShapeType="1"/>
                        </wps:cNvCnPr>
                        <wps:spPr bwMode="auto">
                          <a:xfrm>
                            <a:off x="3246" y="2353"/>
                            <a:ext cx="0" cy="0"/>
                          </a:xfrm>
                          <a:prstGeom prst="line">
                            <a:avLst/>
                          </a:prstGeom>
                          <a:noFill/>
                          <a:ln w="4303">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47" name="Line 675"/>
                        <wps:cNvCnPr>
                          <a:cxnSpLocks noChangeShapeType="1"/>
                        </wps:cNvCnPr>
                        <wps:spPr bwMode="auto">
                          <a:xfrm>
                            <a:off x="2458" y="231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48" name="Line 674"/>
                        <wps:cNvCnPr>
                          <a:cxnSpLocks noChangeShapeType="1"/>
                        </wps:cNvCnPr>
                        <wps:spPr bwMode="auto">
                          <a:xfrm>
                            <a:off x="2372" y="2353"/>
                            <a:ext cx="86"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49" name="Line 673"/>
                        <wps:cNvCnPr>
                          <a:cxnSpLocks noChangeShapeType="1"/>
                        </wps:cNvCnPr>
                        <wps:spPr bwMode="auto">
                          <a:xfrm>
                            <a:off x="2372" y="2501"/>
                            <a:ext cx="874"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50" name="Freeform 672"/>
                        <wps:cNvSpPr>
                          <a:spLocks/>
                        </wps:cNvSpPr>
                        <wps:spPr bwMode="auto">
                          <a:xfrm>
                            <a:off x="3160" y="2464"/>
                            <a:ext cx="87" cy="74"/>
                          </a:xfrm>
                          <a:custGeom>
                            <a:avLst/>
                            <a:gdLst>
                              <a:gd name="T0" fmla="+- 0 3160 3160"/>
                              <a:gd name="T1" fmla="*/ T0 w 87"/>
                              <a:gd name="T2" fmla="+- 0 2464 2464"/>
                              <a:gd name="T3" fmla="*/ 2464 h 74"/>
                              <a:gd name="T4" fmla="+- 0 3160 3160"/>
                              <a:gd name="T5" fmla="*/ T4 w 87"/>
                              <a:gd name="T6" fmla="+- 0 2538 2464"/>
                              <a:gd name="T7" fmla="*/ 2538 h 74"/>
                              <a:gd name="T8" fmla="+- 0 3246 3160"/>
                              <a:gd name="T9" fmla="*/ T8 w 87"/>
                              <a:gd name="T10" fmla="+- 0 2501 2464"/>
                              <a:gd name="T11" fmla="*/ 2501 h 74"/>
                              <a:gd name="T12" fmla="+- 0 3160 3160"/>
                              <a:gd name="T13" fmla="*/ T12 w 87"/>
                              <a:gd name="T14" fmla="+- 0 2464 2464"/>
                              <a:gd name="T15" fmla="*/ 2464 h 74"/>
                            </a:gdLst>
                            <a:ahLst/>
                            <a:cxnLst>
                              <a:cxn ang="0">
                                <a:pos x="T1" y="T3"/>
                              </a:cxn>
                              <a:cxn ang="0">
                                <a:pos x="T5" y="T7"/>
                              </a:cxn>
                              <a:cxn ang="0">
                                <a:pos x="T9" y="T11"/>
                              </a:cxn>
                              <a:cxn ang="0">
                                <a:pos x="T13" y="T15"/>
                              </a:cxn>
                            </a:cxnLst>
                            <a:rect l="0" t="0" r="r" b="b"/>
                            <a:pathLst>
                              <a:path w="87" h="74">
                                <a:moveTo>
                                  <a:pt x="0" y="0"/>
                                </a:moveTo>
                                <a:lnTo>
                                  <a:pt x="0" y="74"/>
                                </a:lnTo>
                                <a:lnTo>
                                  <a:pt x="86" y="3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1" name="Freeform 671"/>
                        <wps:cNvSpPr>
                          <a:spLocks/>
                        </wps:cNvSpPr>
                        <wps:spPr bwMode="auto">
                          <a:xfrm>
                            <a:off x="3160" y="2464"/>
                            <a:ext cx="87" cy="74"/>
                          </a:xfrm>
                          <a:custGeom>
                            <a:avLst/>
                            <a:gdLst>
                              <a:gd name="T0" fmla="+- 0 3160 3160"/>
                              <a:gd name="T1" fmla="*/ T0 w 87"/>
                              <a:gd name="T2" fmla="+- 0 2538 2464"/>
                              <a:gd name="T3" fmla="*/ 2538 h 74"/>
                              <a:gd name="T4" fmla="+- 0 3246 3160"/>
                              <a:gd name="T5" fmla="*/ T4 w 87"/>
                              <a:gd name="T6" fmla="+- 0 2501 2464"/>
                              <a:gd name="T7" fmla="*/ 2501 h 74"/>
                              <a:gd name="T8" fmla="+- 0 3160 3160"/>
                              <a:gd name="T9" fmla="*/ T8 w 87"/>
                              <a:gd name="T10" fmla="+- 0 2464 2464"/>
                              <a:gd name="T11" fmla="*/ 2464 h 74"/>
                              <a:gd name="T12" fmla="+- 0 3160 3160"/>
                              <a:gd name="T13" fmla="*/ T12 w 87"/>
                              <a:gd name="T14" fmla="+- 0 2538 2464"/>
                              <a:gd name="T15" fmla="*/ 2538 h 74"/>
                            </a:gdLst>
                            <a:ahLst/>
                            <a:cxnLst>
                              <a:cxn ang="0">
                                <a:pos x="T1" y="T3"/>
                              </a:cxn>
                              <a:cxn ang="0">
                                <a:pos x="T5" y="T7"/>
                              </a:cxn>
                              <a:cxn ang="0">
                                <a:pos x="T9" y="T11"/>
                              </a:cxn>
                              <a:cxn ang="0">
                                <a:pos x="T13" y="T15"/>
                              </a:cxn>
                            </a:cxnLst>
                            <a:rect l="0" t="0" r="r" b="b"/>
                            <a:pathLst>
                              <a:path w="87" h="74">
                                <a:moveTo>
                                  <a:pt x="0" y="74"/>
                                </a:moveTo>
                                <a:lnTo>
                                  <a:pt x="86" y="37"/>
                                </a:lnTo>
                                <a:lnTo>
                                  <a:pt x="0" y="0"/>
                                </a:lnTo>
                                <a:lnTo>
                                  <a:pt x="0" y="74"/>
                                </a:lnTo>
                                <a:close/>
                              </a:path>
                            </a:pathLst>
                          </a:custGeom>
                          <a:noFill/>
                          <a:ln w="430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2" name="Line 670"/>
                        <wps:cNvCnPr>
                          <a:cxnSpLocks noChangeShapeType="1"/>
                        </wps:cNvCnPr>
                        <wps:spPr bwMode="auto">
                          <a:xfrm>
                            <a:off x="3345" y="2587"/>
                            <a:ext cx="1411"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53" name="Freeform 669"/>
                        <wps:cNvSpPr>
                          <a:spLocks/>
                        </wps:cNvSpPr>
                        <wps:spPr bwMode="auto">
                          <a:xfrm>
                            <a:off x="4670" y="2550"/>
                            <a:ext cx="87" cy="74"/>
                          </a:xfrm>
                          <a:custGeom>
                            <a:avLst/>
                            <a:gdLst>
                              <a:gd name="T0" fmla="+- 0 4670 4670"/>
                              <a:gd name="T1" fmla="*/ T0 w 87"/>
                              <a:gd name="T2" fmla="+- 0 2550 2550"/>
                              <a:gd name="T3" fmla="*/ 2550 h 74"/>
                              <a:gd name="T4" fmla="+- 0 4670 4670"/>
                              <a:gd name="T5" fmla="*/ T4 w 87"/>
                              <a:gd name="T6" fmla="+- 0 2624 2550"/>
                              <a:gd name="T7" fmla="*/ 2624 h 74"/>
                              <a:gd name="T8" fmla="+- 0 4756 4670"/>
                              <a:gd name="T9" fmla="*/ T8 w 87"/>
                              <a:gd name="T10" fmla="+- 0 2587 2550"/>
                              <a:gd name="T11" fmla="*/ 2587 h 74"/>
                              <a:gd name="T12" fmla="+- 0 4670 4670"/>
                              <a:gd name="T13" fmla="*/ T12 w 87"/>
                              <a:gd name="T14" fmla="+- 0 2550 2550"/>
                              <a:gd name="T15" fmla="*/ 2550 h 74"/>
                            </a:gdLst>
                            <a:ahLst/>
                            <a:cxnLst>
                              <a:cxn ang="0">
                                <a:pos x="T1" y="T3"/>
                              </a:cxn>
                              <a:cxn ang="0">
                                <a:pos x="T5" y="T7"/>
                              </a:cxn>
                              <a:cxn ang="0">
                                <a:pos x="T9" y="T11"/>
                              </a:cxn>
                              <a:cxn ang="0">
                                <a:pos x="T13" y="T15"/>
                              </a:cxn>
                            </a:cxnLst>
                            <a:rect l="0" t="0" r="r" b="b"/>
                            <a:pathLst>
                              <a:path w="87" h="74">
                                <a:moveTo>
                                  <a:pt x="0" y="0"/>
                                </a:moveTo>
                                <a:lnTo>
                                  <a:pt x="0" y="74"/>
                                </a:lnTo>
                                <a:lnTo>
                                  <a:pt x="86" y="3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4" name="Freeform 668"/>
                        <wps:cNvSpPr>
                          <a:spLocks/>
                        </wps:cNvSpPr>
                        <wps:spPr bwMode="auto">
                          <a:xfrm>
                            <a:off x="4670" y="2550"/>
                            <a:ext cx="87" cy="74"/>
                          </a:xfrm>
                          <a:custGeom>
                            <a:avLst/>
                            <a:gdLst>
                              <a:gd name="T0" fmla="+- 0 4670 4670"/>
                              <a:gd name="T1" fmla="*/ T0 w 87"/>
                              <a:gd name="T2" fmla="+- 0 2624 2550"/>
                              <a:gd name="T3" fmla="*/ 2624 h 74"/>
                              <a:gd name="T4" fmla="+- 0 4756 4670"/>
                              <a:gd name="T5" fmla="*/ T4 w 87"/>
                              <a:gd name="T6" fmla="+- 0 2587 2550"/>
                              <a:gd name="T7" fmla="*/ 2587 h 74"/>
                              <a:gd name="T8" fmla="+- 0 4670 4670"/>
                              <a:gd name="T9" fmla="*/ T8 w 87"/>
                              <a:gd name="T10" fmla="+- 0 2550 2550"/>
                              <a:gd name="T11" fmla="*/ 2550 h 74"/>
                              <a:gd name="T12" fmla="+- 0 4670 4670"/>
                              <a:gd name="T13" fmla="*/ T12 w 87"/>
                              <a:gd name="T14" fmla="+- 0 2624 2550"/>
                              <a:gd name="T15" fmla="*/ 2624 h 74"/>
                            </a:gdLst>
                            <a:ahLst/>
                            <a:cxnLst>
                              <a:cxn ang="0">
                                <a:pos x="T1" y="T3"/>
                              </a:cxn>
                              <a:cxn ang="0">
                                <a:pos x="T5" y="T7"/>
                              </a:cxn>
                              <a:cxn ang="0">
                                <a:pos x="T9" y="T11"/>
                              </a:cxn>
                              <a:cxn ang="0">
                                <a:pos x="T13" y="T15"/>
                              </a:cxn>
                            </a:cxnLst>
                            <a:rect l="0" t="0" r="r" b="b"/>
                            <a:pathLst>
                              <a:path w="87" h="74">
                                <a:moveTo>
                                  <a:pt x="0" y="74"/>
                                </a:moveTo>
                                <a:lnTo>
                                  <a:pt x="86" y="37"/>
                                </a:lnTo>
                                <a:lnTo>
                                  <a:pt x="0" y="0"/>
                                </a:lnTo>
                                <a:lnTo>
                                  <a:pt x="0" y="74"/>
                                </a:lnTo>
                                <a:close/>
                              </a:path>
                            </a:pathLst>
                          </a:custGeom>
                          <a:noFill/>
                          <a:ln w="430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5" name="Line 667"/>
                        <wps:cNvCnPr>
                          <a:cxnSpLocks noChangeShapeType="1"/>
                        </wps:cNvCnPr>
                        <wps:spPr bwMode="auto">
                          <a:xfrm>
                            <a:off x="4756" y="2741"/>
                            <a:ext cx="0" cy="0"/>
                          </a:xfrm>
                          <a:prstGeom prst="line">
                            <a:avLst/>
                          </a:prstGeom>
                          <a:noFill/>
                          <a:ln w="4303">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56" name="Line 666"/>
                        <wps:cNvCnPr>
                          <a:cxnSpLocks noChangeShapeType="1"/>
                        </wps:cNvCnPr>
                        <wps:spPr bwMode="auto">
                          <a:xfrm>
                            <a:off x="3431" y="2704"/>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57" name="Line 665"/>
                        <wps:cNvCnPr>
                          <a:cxnSpLocks noChangeShapeType="1"/>
                        </wps:cNvCnPr>
                        <wps:spPr bwMode="auto">
                          <a:xfrm>
                            <a:off x="3345" y="2741"/>
                            <a:ext cx="86"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58" name="Line 664"/>
                        <wps:cNvCnPr>
                          <a:cxnSpLocks noChangeShapeType="1"/>
                        </wps:cNvCnPr>
                        <wps:spPr bwMode="auto">
                          <a:xfrm>
                            <a:off x="3246" y="2809"/>
                            <a:ext cx="0" cy="0"/>
                          </a:xfrm>
                          <a:prstGeom prst="line">
                            <a:avLst/>
                          </a:prstGeom>
                          <a:noFill/>
                          <a:ln w="4303">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59" name="Line 663"/>
                        <wps:cNvCnPr>
                          <a:cxnSpLocks noChangeShapeType="1"/>
                        </wps:cNvCnPr>
                        <wps:spPr bwMode="auto">
                          <a:xfrm>
                            <a:off x="2458" y="2766"/>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60" name="Line 662"/>
                        <wps:cNvCnPr>
                          <a:cxnSpLocks noChangeShapeType="1"/>
                        </wps:cNvCnPr>
                        <wps:spPr bwMode="auto">
                          <a:xfrm>
                            <a:off x="2372" y="2803"/>
                            <a:ext cx="86"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61" name="Line 661"/>
                        <wps:cNvCnPr>
                          <a:cxnSpLocks noChangeShapeType="1"/>
                        </wps:cNvCnPr>
                        <wps:spPr bwMode="auto">
                          <a:xfrm>
                            <a:off x="3345" y="1786"/>
                            <a:ext cx="789"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62" name="Freeform 660"/>
                        <wps:cNvSpPr>
                          <a:spLocks/>
                        </wps:cNvSpPr>
                        <wps:spPr bwMode="auto">
                          <a:xfrm>
                            <a:off x="4047" y="1749"/>
                            <a:ext cx="87" cy="74"/>
                          </a:xfrm>
                          <a:custGeom>
                            <a:avLst/>
                            <a:gdLst>
                              <a:gd name="T0" fmla="+- 0 4047 4047"/>
                              <a:gd name="T1" fmla="*/ T0 w 87"/>
                              <a:gd name="T2" fmla="+- 0 1749 1749"/>
                              <a:gd name="T3" fmla="*/ 1749 h 74"/>
                              <a:gd name="T4" fmla="+- 0 4047 4047"/>
                              <a:gd name="T5" fmla="*/ T4 w 87"/>
                              <a:gd name="T6" fmla="+- 0 1823 1749"/>
                              <a:gd name="T7" fmla="*/ 1823 h 74"/>
                              <a:gd name="T8" fmla="+- 0 4134 4047"/>
                              <a:gd name="T9" fmla="*/ T8 w 87"/>
                              <a:gd name="T10" fmla="+- 0 1786 1749"/>
                              <a:gd name="T11" fmla="*/ 1786 h 74"/>
                              <a:gd name="T12" fmla="+- 0 4047 4047"/>
                              <a:gd name="T13" fmla="*/ T12 w 87"/>
                              <a:gd name="T14" fmla="+- 0 1749 1749"/>
                              <a:gd name="T15" fmla="*/ 1749 h 74"/>
                            </a:gdLst>
                            <a:ahLst/>
                            <a:cxnLst>
                              <a:cxn ang="0">
                                <a:pos x="T1" y="T3"/>
                              </a:cxn>
                              <a:cxn ang="0">
                                <a:pos x="T5" y="T7"/>
                              </a:cxn>
                              <a:cxn ang="0">
                                <a:pos x="T9" y="T11"/>
                              </a:cxn>
                              <a:cxn ang="0">
                                <a:pos x="T13" y="T15"/>
                              </a:cxn>
                            </a:cxnLst>
                            <a:rect l="0" t="0" r="r" b="b"/>
                            <a:pathLst>
                              <a:path w="87" h="74">
                                <a:moveTo>
                                  <a:pt x="0" y="0"/>
                                </a:moveTo>
                                <a:lnTo>
                                  <a:pt x="0" y="74"/>
                                </a:lnTo>
                                <a:lnTo>
                                  <a:pt x="87" y="3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3" name="Freeform 659"/>
                        <wps:cNvSpPr>
                          <a:spLocks/>
                        </wps:cNvSpPr>
                        <wps:spPr bwMode="auto">
                          <a:xfrm>
                            <a:off x="4047" y="1749"/>
                            <a:ext cx="87" cy="74"/>
                          </a:xfrm>
                          <a:custGeom>
                            <a:avLst/>
                            <a:gdLst>
                              <a:gd name="T0" fmla="+- 0 4047 4047"/>
                              <a:gd name="T1" fmla="*/ T0 w 87"/>
                              <a:gd name="T2" fmla="+- 0 1823 1749"/>
                              <a:gd name="T3" fmla="*/ 1823 h 74"/>
                              <a:gd name="T4" fmla="+- 0 4134 4047"/>
                              <a:gd name="T5" fmla="*/ T4 w 87"/>
                              <a:gd name="T6" fmla="+- 0 1786 1749"/>
                              <a:gd name="T7" fmla="*/ 1786 h 74"/>
                              <a:gd name="T8" fmla="+- 0 4047 4047"/>
                              <a:gd name="T9" fmla="*/ T8 w 87"/>
                              <a:gd name="T10" fmla="+- 0 1749 1749"/>
                              <a:gd name="T11" fmla="*/ 1749 h 74"/>
                              <a:gd name="T12" fmla="+- 0 4047 4047"/>
                              <a:gd name="T13" fmla="*/ T12 w 87"/>
                              <a:gd name="T14" fmla="+- 0 1823 1749"/>
                              <a:gd name="T15" fmla="*/ 1823 h 74"/>
                            </a:gdLst>
                            <a:ahLst/>
                            <a:cxnLst>
                              <a:cxn ang="0">
                                <a:pos x="T1" y="T3"/>
                              </a:cxn>
                              <a:cxn ang="0">
                                <a:pos x="T5" y="T7"/>
                              </a:cxn>
                              <a:cxn ang="0">
                                <a:pos x="T9" y="T11"/>
                              </a:cxn>
                              <a:cxn ang="0">
                                <a:pos x="T13" y="T15"/>
                              </a:cxn>
                            </a:cxnLst>
                            <a:rect l="0" t="0" r="r" b="b"/>
                            <a:pathLst>
                              <a:path w="87" h="74">
                                <a:moveTo>
                                  <a:pt x="0" y="74"/>
                                </a:moveTo>
                                <a:lnTo>
                                  <a:pt x="87" y="37"/>
                                </a:lnTo>
                                <a:lnTo>
                                  <a:pt x="0" y="0"/>
                                </a:lnTo>
                                <a:lnTo>
                                  <a:pt x="0" y="74"/>
                                </a:lnTo>
                                <a:close/>
                              </a:path>
                            </a:pathLst>
                          </a:custGeom>
                          <a:noFill/>
                          <a:ln w="430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4" name="Line 658"/>
                        <wps:cNvCnPr>
                          <a:cxnSpLocks noChangeShapeType="1"/>
                        </wps:cNvCnPr>
                        <wps:spPr bwMode="auto">
                          <a:xfrm>
                            <a:off x="4134" y="1953"/>
                            <a:ext cx="0" cy="6"/>
                          </a:xfrm>
                          <a:prstGeom prst="line">
                            <a:avLst/>
                          </a:prstGeom>
                          <a:noFill/>
                          <a:ln w="4303">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65" name="Line 657"/>
                        <wps:cNvCnPr>
                          <a:cxnSpLocks noChangeShapeType="1"/>
                        </wps:cNvCnPr>
                        <wps:spPr bwMode="auto">
                          <a:xfrm>
                            <a:off x="3431" y="1922"/>
                            <a:ext cx="0"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66" name="Line 656"/>
                        <wps:cNvCnPr>
                          <a:cxnSpLocks noChangeShapeType="1"/>
                        </wps:cNvCnPr>
                        <wps:spPr bwMode="auto">
                          <a:xfrm>
                            <a:off x="3345" y="1959"/>
                            <a:ext cx="86" cy="37"/>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67" name="Line 655"/>
                        <wps:cNvCnPr>
                          <a:cxnSpLocks noChangeShapeType="1"/>
                        </wps:cNvCnPr>
                        <wps:spPr bwMode="auto">
                          <a:xfrm>
                            <a:off x="3345" y="1466"/>
                            <a:ext cx="246" cy="0"/>
                          </a:xfrm>
                          <a:prstGeom prst="line">
                            <a:avLst/>
                          </a:prstGeom>
                          <a:noFill/>
                          <a:ln w="4303">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68" name="Line 654"/>
                        <wps:cNvCnPr>
                          <a:cxnSpLocks noChangeShapeType="1"/>
                        </wps:cNvCnPr>
                        <wps:spPr bwMode="auto">
                          <a:xfrm>
                            <a:off x="3505" y="1503"/>
                            <a:ext cx="86"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wps:wsp>
                        <wps:cNvPr id="969" name="Line 653"/>
                        <wps:cNvCnPr>
                          <a:cxnSpLocks noChangeShapeType="1"/>
                        </wps:cNvCnPr>
                        <wps:spPr bwMode="auto">
                          <a:xfrm>
                            <a:off x="3591" y="1466"/>
                            <a:ext cx="0" cy="0"/>
                          </a:xfrm>
                          <a:prstGeom prst="line">
                            <a:avLst/>
                          </a:prstGeom>
                          <a:noFill/>
                          <a:ln w="4303">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970" name="Picture 65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3678" y="602"/>
                            <a:ext cx="198" cy="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71" name="AutoShape 651"/>
                        <wps:cNvSpPr>
                          <a:spLocks/>
                        </wps:cNvSpPr>
                        <wps:spPr bwMode="auto">
                          <a:xfrm>
                            <a:off x="69" y="10520"/>
                            <a:ext cx="9923" cy="3624"/>
                          </a:xfrm>
                          <a:custGeom>
                            <a:avLst/>
                            <a:gdLst>
                              <a:gd name="T0" fmla="+- 0 1006 69"/>
                              <a:gd name="T1" fmla="*/ T0 w 9923"/>
                              <a:gd name="T2" fmla="+- 0 237 10520"/>
                              <a:gd name="T3" fmla="*/ 237 h 3624"/>
                              <a:gd name="T4" fmla="+- 0 3614 69"/>
                              <a:gd name="T5" fmla="*/ T4 w 9923"/>
                              <a:gd name="T6" fmla="+- 0 237 10520"/>
                              <a:gd name="T7" fmla="*/ 237 h 3624"/>
                              <a:gd name="T8" fmla="+- 0 3614 69"/>
                              <a:gd name="T9" fmla="*/ T8 w 9923"/>
                              <a:gd name="T10" fmla="+- 0 1217 10520"/>
                              <a:gd name="T11" fmla="*/ 1217 h 3624"/>
                              <a:gd name="T12" fmla="+- 0 1006 69"/>
                              <a:gd name="T13" fmla="*/ T12 w 9923"/>
                              <a:gd name="T14" fmla="+- 0 1217 10520"/>
                              <a:gd name="T15" fmla="*/ 1217 h 3624"/>
                              <a:gd name="T16" fmla="+- 0 1006 69"/>
                              <a:gd name="T17" fmla="*/ T16 w 9923"/>
                              <a:gd name="T18" fmla="+- 0 237 10520"/>
                              <a:gd name="T19" fmla="*/ 237 h 3624"/>
                              <a:gd name="T20" fmla="+- 0 2216 69"/>
                              <a:gd name="T21" fmla="*/ T20 w 9923"/>
                              <a:gd name="T22" fmla="+- 0 1250 10520"/>
                              <a:gd name="T23" fmla="*/ 1250 h 3624"/>
                              <a:gd name="T24" fmla="+- 0 4826 69"/>
                              <a:gd name="T25" fmla="*/ T24 w 9923"/>
                              <a:gd name="T26" fmla="+- 0 1250 10520"/>
                              <a:gd name="T27" fmla="*/ 1250 h 3624"/>
                              <a:gd name="T28" fmla="+- 0 4826 69"/>
                              <a:gd name="T29" fmla="*/ T28 w 9923"/>
                              <a:gd name="T30" fmla="+- 0 1632 10520"/>
                              <a:gd name="T31" fmla="*/ 1632 h 3624"/>
                              <a:gd name="T32" fmla="+- 0 2216 69"/>
                              <a:gd name="T33" fmla="*/ T32 w 9923"/>
                              <a:gd name="T34" fmla="+- 0 1632 10520"/>
                              <a:gd name="T35" fmla="*/ 1632 h 3624"/>
                              <a:gd name="T36" fmla="+- 0 2216 69"/>
                              <a:gd name="T37" fmla="*/ T36 w 9923"/>
                              <a:gd name="T38" fmla="+- 0 1250 10520"/>
                              <a:gd name="T39" fmla="*/ 1250 h 36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923" h="3624">
                                <a:moveTo>
                                  <a:pt x="937" y="-10283"/>
                                </a:moveTo>
                                <a:lnTo>
                                  <a:pt x="3545" y="-10283"/>
                                </a:lnTo>
                                <a:lnTo>
                                  <a:pt x="3545" y="-9303"/>
                                </a:lnTo>
                                <a:lnTo>
                                  <a:pt x="937" y="-9303"/>
                                </a:lnTo>
                                <a:lnTo>
                                  <a:pt x="937" y="-10283"/>
                                </a:lnTo>
                                <a:close/>
                                <a:moveTo>
                                  <a:pt x="2147" y="-9270"/>
                                </a:moveTo>
                                <a:lnTo>
                                  <a:pt x="4757" y="-9270"/>
                                </a:lnTo>
                                <a:lnTo>
                                  <a:pt x="4757" y="-8888"/>
                                </a:lnTo>
                                <a:lnTo>
                                  <a:pt x="2147" y="-8888"/>
                                </a:lnTo>
                                <a:lnTo>
                                  <a:pt x="2147" y="-9270"/>
                                </a:lnTo>
                                <a:close/>
                              </a:path>
                            </a:pathLst>
                          </a:custGeom>
                          <a:noFill/>
                          <a:ln w="7824">
                            <a:solidFill>
                              <a:srgbClr val="FF0000"/>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72" name="Picture 6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4899" y="1330"/>
                            <a:ext cx="198" cy="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73" name="Rectangle 649"/>
                        <wps:cNvSpPr>
                          <a:spLocks noChangeArrowheads="1"/>
                        </wps:cNvSpPr>
                        <wps:spPr bwMode="auto">
                          <a:xfrm>
                            <a:off x="2218" y="1648"/>
                            <a:ext cx="3503" cy="727"/>
                          </a:xfrm>
                          <a:prstGeom prst="rect">
                            <a:avLst/>
                          </a:prstGeom>
                          <a:noFill/>
                          <a:ln w="7824">
                            <a:solidFill>
                              <a:srgbClr val="FF0000"/>
                            </a:solidFill>
                            <a:prstDash val="lg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74" name="Picture 6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5791" y="1926"/>
                            <a:ext cx="198" cy="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75" name="Rectangle 647"/>
                        <wps:cNvSpPr>
                          <a:spLocks noChangeArrowheads="1"/>
                        </wps:cNvSpPr>
                        <wps:spPr bwMode="auto">
                          <a:xfrm>
                            <a:off x="2217" y="2395"/>
                            <a:ext cx="2669" cy="543"/>
                          </a:xfrm>
                          <a:prstGeom prst="rect">
                            <a:avLst/>
                          </a:prstGeom>
                          <a:noFill/>
                          <a:ln w="7824">
                            <a:solidFill>
                              <a:srgbClr val="FF0000"/>
                            </a:solidFill>
                            <a:prstDash val="lg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76" name="Picture 6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4971" y="2698"/>
                            <a:ext cx="198" cy="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77" name="Line 645"/>
                        <wps:cNvCnPr>
                          <a:cxnSpLocks noChangeShapeType="1"/>
                        </wps:cNvCnPr>
                        <wps:spPr bwMode="auto">
                          <a:xfrm>
                            <a:off x="3490" y="428"/>
                            <a:ext cx="0" cy="732"/>
                          </a:xfrm>
                          <a:prstGeom prst="line">
                            <a:avLst/>
                          </a:prstGeom>
                          <a:noFill/>
                          <a:ln w="53353">
                            <a:solidFill>
                              <a:srgbClr val="FFFFFF"/>
                            </a:solidFill>
                            <a:round/>
                            <a:headEnd/>
                            <a:tailEnd/>
                          </a:ln>
                          <a:extLst>
                            <a:ext uri="{909E8E84-426E-40DD-AFC4-6F175D3DCCD1}">
                              <a14:hiddenFill xmlns:a14="http://schemas.microsoft.com/office/drawing/2010/main">
                                <a:noFill/>
                              </a14:hiddenFill>
                            </a:ext>
                          </a:extLst>
                        </wps:spPr>
                        <wps:bodyPr/>
                      </wps:wsp>
                      <wps:wsp>
                        <wps:cNvPr id="978" name="Line 644"/>
                        <wps:cNvCnPr>
                          <a:cxnSpLocks noChangeShapeType="1"/>
                        </wps:cNvCnPr>
                        <wps:spPr bwMode="auto">
                          <a:xfrm>
                            <a:off x="1025" y="709"/>
                            <a:ext cx="2508" cy="0"/>
                          </a:xfrm>
                          <a:prstGeom prst="line">
                            <a:avLst/>
                          </a:prstGeom>
                          <a:noFill/>
                          <a:ln w="3912">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79" name="Text Box 643"/>
                        <wps:cNvSpPr txBox="1">
                          <a:spLocks noChangeArrowheads="1"/>
                        </wps:cNvSpPr>
                        <wps:spPr bwMode="auto">
                          <a:xfrm>
                            <a:off x="1244" y="91"/>
                            <a:ext cx="207" cy="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220E5C" w14:textId="77777777" w:rsidR="00A541FA" w:rsidRDefault="00A541FA">
                              <w:pPr>
                                <w:spacing w:line="92" w:lineRule="exact"/>
                                <w:ind w:right="-15"/>
                                <w:rPr>
                                  <w:rFonts w:ascii="Segoe UI Semilight"/>
                                  <w:sz w:val="9"/>
                                </w:rPr>
                              </w:pPr>
                              <w:r>
                                <w:rPr>
                                  <w:rFonts w:ascii="Segoe UI Semilight"/>
                                  <w:sz w:val="9"/>
                                </w:rPr>
                                <w:t>MDD</w:t>
                              </w:r>
                            </w:p>
                          </w:txbxContent>
                        </wps:txbx>
                        <wps:bodyPr rot="0" vert="horz" wrap="square" lIns="0" tIns="0" rIns="0" bIns="0" anchor="t" anchorCtr="0" upright="1">
                          <a:noAutofit/>
                        </wps:bodyPr>
                      </wps:wsp>
                      <wps:wsp>
                        <wps:cNvPr id="980" name="Text Box 642"/>
                        <wps:cNvSpPr txBox="1">
                          <a:spLocks noChangeArrowheads="1"/>
                        </wps:cNvSpPr>
                        <wps:spPr bwMode="auto">
                          <a:xfrm>
                            <a:off x="2224" y="91"/>
                            <a:ext cx="185" cy="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EA2079" w14:textId="77777777" w:rsidR="00A541FA" w:rsidRDefault="00A541FA">
                              <w:pPr>
                                <w:spacing w:line="92" w:lineRule="exact"/>
                                <w:ind w:right="-15"/>
                                <w:rPr>
                                  <w:rFonts w:ascii="Segoe UI Semilight"/>
                                  <w:sz w:val="9"/>
                                </w:rPr>
                              </w:pPr>
                              <w:r>
                                <w:rPr>
                                  <w:rFonts w:ascii="Segoe UI Semilight"/>
                                  <w:sz w:val="9"/>
                                </w:rPr>
                                <w:t>CDD</w:t>
                              </w:r>
                            </w:p>
                          </w:txbxContent>
                        </wps:txbx>
                        <wps:bodyPr rot="0" vert="horz" wrap="square" lIns="0" tIns="0" rIns="0" bIns="0" anchor="t" anchorCtr="0" upright="1">
                          <a:noAutofit/>
                        </wps:bodyPr>
                      </wps:wsp>
                      <wps:wsp>
                        <wps:cNvPr id="981" name="Text Box 641"/>
                        <wps:cNvSpPr txBox="1">
                          <a:spLocks noChangeArrowheads="1"/>
                        </wps:cNvSpPr>
                        <wps:spPr bwMode="auto">
                          <a:xfrm>
                            <a:off x="3222" y="91"/>
                            <a:ext cx="133" cy="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80377E" w14:textId="77777777" w:rsidR="00A541FA" w:rsidRDefault="00A541FA">
                              <w:pPr>
                                <w:spacing w:line="92" w:lineRule="exact"/>
                                <w:ind w:right="-17"/>
                                <w:rPr>
                                  <w:rFonts w:ascii="Segoe UI Semilight"/>
                                  <w:sz w:val="9"/>
                                </w:rPr>
                              </w:pPr>
                              <w:r>
                                <w:rPr>
                                  <w:rFonts w:ascii="Segoe UI Semilight"/>
                                  <w:sz w:val="9"/>
                                </w:rPr>
                                <w:t>IDE</w:t>
                              </w:r>
                            </w:p>
                          </w:txbxContent>
                        </wps:txbx>
                        <wps:bodyPr rot="0" vert="horz" wrap="square" lIns="0" tIns="0" rIns="0" bIns="0" anchor="t" anchorCtr="0" upright="1">
                          <a:noAutofit/>
                        </wps:bodyPr>
                      </wps:wsp>
                      <wps:wsp>
                        <wps:cNvPr id="982" name="Text Box 640"/>
                        <wps:cNvSpPr txBox="1">
                          <a:spLocks noChangeArrowheads="1"/>
                        </wps:cNvSpPr>
                        <wps:spPr bwMode="auto">
                          <a:xfrm>
                            <a:off x="4670" y="91"/>
                            <a:ext cx="255" cy="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8DC15E" w14:textId="77777777" w:rsidR="00A541FA" w:rsidRDefault="00A541FA">
                              <w:pPr>
                                <w:spacing w:line="92" w:lineRule="exact"/>
                                <w:ind w:right="-13"/>
                                <w:rPr>
                                  <w:rFonts w:ascii="Segoe UI Semilight"/>
                                  <w:sz w:val="9"/>
                                </w:rPr>
                              </w:pPr>
                              <w:r>
                                <w:rPr>
                                  <w:rFonts w:ascii="Segoe UI Semilight"/>
                                  <w:sz w:val="9"/>
                                </w:rPr>
                                <w:t>Model</w:t>
                              </w:r>
                            </w:p>
                          </w:txbxContent>
                        </wps:txbx>
                        <wps:bodyPr rot="0" vert="horz" wrap="square" lIns="0" tIns="0" rIns="0" bIns="0" anchor="t" anchorCtr="0" upright="1">
                          <a:noAutofit/>
                        </wps:bodyPr>
                      </wps:wsp>
                      <wps:wsp>
                        <wps:cNvPr id="983" name="Text Box 639"/>
                        <wps:cNvSpPr txBox="1">
                          <a:spLocks noChangeArrowheads="1"/>
                        </wps:cNvSpPr>
                        <wps:spPr bwMode="auto">
                          <a:xfrm>
                            <a:off x="5501" y="91"/>
                            <a:ext cx="211" cy="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32646" w14:textId="77777777" w:rsidR="00A541FA" w:rsidRDefault="00A541FA">
                              <w:pPr>
                                <w:spacing w:line="92" w:lineRule="exact"/>
                                <w:ind w:right="-15"/>
                                <w:rPr>
                                  <w:rFonts w:ascii="Segoe UI Semilight"/>
                                  <w:sz w:val="9"/>
                                </w:rPr>
                              </w:pPr>
                              <w:r>
                                <w:rPr>
                                  <w:rFonts w:ascii="Segoe UI Semilight"/>
                                  <w:sz w:val="9"/>
                                </w:rPr>
                                <w:t>Code</w:t>
                              </w:r>
                            </w:p>
                          </w:txbxContent>
                        </wps:txbx>
                        <wps:bodyPr rot="0" vert="horz" wrap="square" lIns="0" tIns="0" rIns="0" bIns="0" anchor="t" anchorCtr="0" upright="1">
                          <a:noAutofit/>
                        </wps:bodyPr>
                      </wps:wsp>
                      <wps:wsp>
                        <wps:cNvPr id="984" name="Text Box 638"/>
                        <wps:cNvSpPr txBox="1">
                          <a:spLocks noChangeArrowheads="1"/>
                        </wps:cNvSpPr>
                        <wps:spPr bwMode="auto">
                          <a:xfrm>
                            <a:off x="1053" y="331"/>
                            <a:ext cx="130" cy="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E543B3" w14:textId="77777777" w:rsidR="00A541FA" w:rsidRDefault="00A541FA">
                              <w:pPr>
                                <w:spacing w:line="92" w:lineRule="exact"/>
                                <w:ind w:right="-18"/>
                                <w:rPr>
                                  <w:rFonts w:ascii="Segoe UI Semilight"/>
                                  <w:sz w:val="9"/>
                                </w:rPr>
                              </w:pPr>
                              <w:r>
                                <w:rPr>
                                  <w:rFonts w:ascii="Segoe UI Semilight"/>
                                  <w:sz w:val="9"/>
                                </w:rPr>
                                <w:t>par</w:t>
                              </w:r>
                            </w:p>
                          </w:txbxContent>
                        </wps:txbx>
                        <wps:bodyPr rot="0" vert="horz" wrap="square" lIns="0" tIns="0" rIns="0" bIns="0" anchor="t" anchorCtr="0" upright="1">
                          <a:noAutofit/>
                        </wps:bodyPr>
                      </wps:wsp>
                      <wps:wsp>
                        <wps:cNvPr id="985" name="Text Box 637"/>
                        <wps:cNvSpPr txBox="1">
                          <a:spLocks noChangeArrowheads="1"/>
                        </wps:cNvSpPr>
                        <wps:spPr bwMode="auto">
                          <a:xfrm>
                            <a:off x="2649" y="282"/>
                            <a:ext cx="49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56BE55" w14:textId="77777777" w:rsidR="00A541FA" w:rsidRDefault="00A541FA">
                              <w:pPr>
                                <w:spacing w:line="98" w:lineRule="exact"/>
                                <w:ind w:right="-15"/>
                                <w:rPr>
                                  <w:rFonts w:ascii="Segoe UI Semilight"/>
                                  <w:sz w:val="9"/>
                                </w:rPr>
                              </w:pPr>
                              <w:r>
                                <w:rPr>
                                  <w:rFonts w:ascii="Segoe UI Semilight"/>
                                  <w:w w:val="105"/>
                                  <w:sz w:val="9"/>
                                </w:rPr>
                                <w:t>Edit Code</w:t>
                              </w:r>
                            </w:p>
                            <w:p w14:paraId="06D0B79F" w14:textId="77777777" w:rsidR="00A541FA" w:rsidRDefault="00A541FA">
                              <w:pPr>
                                <w:rPr>
                                  <w:sz w:val="8"/>
                                </w:rPr>
                              </w:pPr>
                            </w:p>
                            <w:p w14:paraId="10210217" w14:textId="77777777" w:rsidR="00A541FA" w:rsidRDefault="00A541FA">
                              <w:pPr>
                                <w:rPr>
                                  <w:sz w:val="11"/>
                                </w:rPr>
                              </w:pPr>
                            </w:p>
                            <w:p w14:paraId="5D59F017" w14:textId="77777777" w:rsidR="00A541FA" w:rsidRDefault="00A541FA">
                              <w:pPr>
                                <w:spacing w:line="115" w:lineRule="exact"/>
                                <w:ind w:left="12" w:right="-15"/>
                                <w:rPr>
                                  <w:rFonts w:ascii="Segoe UI Semilight"/>
                                  <w:sz w:val="9"/>
                                </w:rPr>
                              </w:pPr>
                              <w:r>
                                <w:rPr>
                                  <w:rFonts w:ascii="Segoe UI Semilight"/>
                                  <w:w w:val="105"/>
                                  <w:sz w:val="9"/>
                                </w:rPr>
                                <w:t>Edited</w:t>
                              </w:r>
                              <w:r>
                                <w:rPr>
                                  <w:rFonts w:ascii="Segoe UI Semilight"/>
                                  <w:spacing w:val="-17"/>
                                  <w:w w:val="105"/>
                                  <w:sz w:val="9"/>
                                </w:rPr>
                                <w:t xml:space="preserve"> </w:t>
                              </w:r>
                              <w:r>
                                <w:rPr>
                                  <w:rFonts w:ascii="Segoe UI Semilight"/>
                                  <w:w w:val="105"/>
                                  <w:sz w:val="9"/>
                                </w:rPr>
                                <w:t>Code</w:t>
                              </w:r>
                            </w:p>
                          </w:txbxContent>
                        </wps:txbx>
                        <wps:bodyPr rot="0" vert="horz" wrap="square" lIns="0" tIns="0" rIns="0" bIns="0" anchor="t" anchorCtr="0" upright="1">
                          <a:noAutofit/>
                        </wps:bodyPr>
                      </wps:wsp>
                      <wps:wsp>
                        <wps:cNvPr id="986" name="Text Box 636"/>
                        <wps:cNvSpPr txBox="1">
                          <a:spLocks noChangeArrowheads="1"/>
                        </wps:cNvSpPr>
                        <wps:spPr bwMode="auto">
                          <a:xfrm>
                            <a:off x="1768" y="707"/>
                            <a:ext cx="429" cy="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404E63" w14:textId="77777777" w:rsidR="00A541FA" w:rsidRDefault="00A541FA">
                              <w:pPr>
                                <w:spacing w:line="92" w:lineRule="exact"/>
                                <w:ind w:right="-12"/>
                                <w:rPr>
                                  <w:rFonts w:ascii="Segoe UI Semilight"/>
                                  <w:sz w:val="9"/>
                                </w:rPr>
                              </w:pPr>
                              <w:r>
                                <w:rPr>
                                  <w:rFonts w:ascii="Segoe UI Semilight"/>
                                  <w:w w:val="105"/>
                                  <w:sz w:val="9"/>
                                </w:rPr>
                                <w:t>Edit</w:t>
                              </w:r>
                              <w:r>
                                <w:rPr>
                                  <w:rFonts w:ascii="Segoe UI Semilight"/>
                                  <w:spacing w:val="-18"/>
                                  <w:w w:val="105"/>
                                  <w:sz w:val="9"/>
                                </w:rPr>
                                <w:t xml:space="preserve"> </w:t>
                              </w:r>
                              <w:r>
                                <w:rPr>
                                  <w:rFonts w:ascii="Segoe UI Semilight"/>
                                  <w:w w:val="105"/>
                                  <w:sz w:val="9"/>
                                </w:rPr>
                                <w:t>Model</w:t>
                              </w:r>
                            </w:p>
                          </w:txbxContent>
                        </wps:txbx>
                        <wps:bodyPr rot="0" vert="horz" wrap="square" lIns="0" tIns="0" rIns="0" bIns="0" anchor="t" anchorCtr="0" upright="1">
                          <a:noAutofit/>
                        </wps:bodyPr>
                      </wps:wsp>
                      <wps:wsp>
                        <wps:cNvPr id="987" name="Text Box 635"/>
                        <wps:cNvSpPr txBox="1">
                          <a:spLocks noChangeArrowheads="1"/>
                        </wps:cNvSpPr>
                        <wps:spPr bwMode="auto">
                          <a:xfrm>
                            <a:off x="3727" y="634"/>
                            <a:ext cx="98" cy="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394DA9" w14:textId="77777777" w:rsidR="00A541FA" w:rsidRDefault="00A541FA">
                              <w:pPr>
                                <w:spacing w:line="154" w:lineRule="exact"/>
                                <w:rPr>
                                  <w:rFonts w:ascii="Verdana"/>
                                  <w:sz w:val="15"/>
                                </w:rPr>
                              </w:pPr>
                              <w:r>
                                <w:rPr>
                                  <w:rFonts w:ascii="Verdana"/>
                                  <w:color w:val="FFFFFF"/>
                                  <w:w w:val="102"/>
                                  <w:sz w:val="15"/>
                                </w:rPr>
                                <w:t>1</w:t>
                              </w:r>
                            </w:p>
                          </w:txbxContent>
                        </wps:txbx>
                        <wps:bodyPr rot="0" vert="horz" wrap="square" lIns="0" tIns="0" rIns="0" bIns="0" anchor="t" anchorCtr="0" upright="1">
                          <a:noAutofit/>
                        </wps:bodyPr>
                      </wps:wsp>
                      <wps:wsp>
                        <wps:cNvPr id="988" name="Text Box 634"/>
                        <wps:cNvSpPr txBox="1">
                          <a:spLocks noChangeArrowheads="1"/>
                        </wps:cNvSpPr>
                        <wps:spPr bwMode="auto">
                          <a:xfrm>
                            <a:off x="1755" y="1021"/>
                            <a:ext cx="529" cy="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6D5A4" w14:textId="77777777" w:rsidR="00A541FA" w:rsidRDefault="00A541FA">
                              <w:pPr>
                                <w:spacing w:line="92" w:lineRule="exact"/>
                                <w:ind w:right="-7"/>
                                <w:rPr>
                                  <w:rFonts w:ascii="Segoe UI Semilight"/>
                                  <w:sz w:val="9"/>
                                </w:rPr>
                              </w:pPr>
                              <w:r>
                                <w:rPr>
                                  <w:rFonts w:ascii="Segoe UI Semilight"/>
                                  <w:sz w:val="9"/>
                                </w:rPr>
                                <w:t>Edited Model</w:t>
                              </w:r>
                            </w:p>
                          </w:txbxContent>
                        </wps:txbx>
                        <wps:bodyPr rot="0" vert="horz" wrap="square" lIns="0" tIns="0" rIns="0" bIns="0" anchor="t" anchorCtr="0" upright="1">
                          <a:noAutofit/>
                        </wps:bodyPr>
                      </wps:wsp>
                      <wps:wsp>
                        <wps:cNvPr id="989" name="Text Box 633"/>
                        <wps:cNvSpPr txBox="1">
                          <a:spLocks noChangeArrowheads="1"/>
                        </wps:cNvSpPr>
                        <wps:spPr bwMode="auto">
                          <a:xfrm>
                            <a:off x="2390" y="1262"/>
                            <a:ext cx="949" cy="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E7567" w14:textId="77777777" w:rsidR="00A541FA" w:rsidRDefault="00A541FA">
                              <w:pPr>
                                <w:spacing w:line="92" w:lineRule="exact"/>
                                <w:rPr>
                                  <w:rFonts w:ascii="Segoe UI Semilight"/>
                                  <w:sz w:val="9"/>
                                </w:rPr>
                              </w:pPr>
                              <w:r>
                                <w:rPr>
                                  <w:rFonts w:ascii="Segoe UI Semilight"/>
                                  <w:sz w:val="9"/>
                                </w:rPr>
                                <w:t>Generated Code (Batch)</w:t>
                              </w:r>
                            </w:p>
                          </w:txbxContent>
                        </wps:txbx>
                        <wps:bodyPr rot="0" vert="horz" wrap="square" lIns="0" tIns="0" rIns="0" bIns="0" anchor="t" anchorCtr="0" upright="1">
                          <a:noAutofit/>
                        </wps:bodyPr>
                      </wps:wsp>
                      <wps:wsp>
                        <wps:cNvPr id="990" name="Text Box 632"/>
                        <wps:cNvSpPr txBox="1">
                          <a:spLocks noChangeArrowheads="1"/>
                        </wps:cNvSpPr>
                        <wps:spPr bwMode="auto">
                          <a:xfrm>
                            <a:off x="3370" y="1348"/>
                            <a:ext cx="258" cy="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9691E6" w14:textId="77777777" w:rsidR="00A541FA" w:rsidRDefault="00A541FA">
                              <w:pPr>
                                <w:spacing w:line="92" w:lineRule="exact"/>
                                <w:ind w:right="-15"/>
                                <w:rPr>
                                  <w:rFonts w:ascii="Segoe UI Semilight"/>
                                  <w:sz w:val="9"/>
                                </w:rPr>
                              </w:pPr>
                              <w:r>
                                <w:rPr>
                                  <w:rFonts w:ascii="Segoe UI Semilight"/>
                                  <w:sz w:val="9"/>
                                </w:rPr>
                                <w:t>Create</w:t>
                              </w:r>
                            </w:p>
                          </w:txbxContent>
                        </wps:txbx>
                        <wps:bodyPr rot="0" vert="horz" wrap="square" lIns="0" tIns="0" rIns="0" bIns="0" anchor="t" anchorCtr="0" upright="1">
                          <a:noAutofit/>
                        </wps:bodyPr>
                      </wps:wsp>
                      <wps:wsp>
                        <wps:cNvPr id="991" name="Text Box 631"/>
                        <wps:cNvSpPr txBox="1">
                          <a:spLocks noChangeArrowheads="1"/>
                        </wps:cNvSpPr>
                        <wps:spPr bwMode="auto">
                          <a:xfrm>
                            <a:off x="4947" y="1362"/>
                            <a:ext cx="98" cy="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2C0599" w14:textId="77777777" w:rsidR="00A541FA" w:rsidRDefault="00A541FA">
                              <w:pPr>
                                <w:spacing w:line="154" w:lineRule="exact"/>
                                <w:rPr>
                                  <w:rFonts w:ascii="Verdana"/>
                                  <w:sz w:val="15"/>
                                </w:rPr>
                              </w:pPr>
                              <w:r>
                                <w:rPr>
                                  <w:rFonts w:ascii="Verdana"/>
                                  <w:color w:val="FFFFFF"/>
                                  <w:w w:val="102"/>
                                  <w:sz w:val="15"/>
                                </w:rPr>
                                <w:t>2</w:t>
                              </w:r>
                            </w:p>
                          </w:txbxContent>
                        </wps:txbx>
                        <wps:bodyPr rot="0" vert="horz" wrap="square" lIns="0" tIns="0" rIns="0" bIns="0" anchor="t" anchorCtr="0" upright="1">
                          <a:noAutofit/>
                        </wps:bodyPr>
                      </wps:wsp>
                      <wps:wsp>
                        <wps:cNvPr id="992" name="Text Box 630"/>
                        <wps:cNvSpPr txBox="1">
                          <a:spLocks noChangeArrowheads="1"/>
                        </wps:cNvSpPr>
                        <wps:spPr bwMode="auto">
                          <a:xfrm>
                            <a:off x="2507" y="1496"/>
                            <a:ext cx="719"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2EE4C" w14:textId="77777777" w:rsidR="00A541FA" w:rsidRDefault="00A541FA">
                              <w:pPr>
                                <w:spacing w:line="98" w:lineRule="exact"/>
                                <w:ind w:right="-3" w:firstLine="67"/>
                                <w:rPr>
                                  <w:rFonts w:ascii="Segoe UI Semilight"/>
                                  <w:sz w:val="9"/>
                                </w:rPr>
                              </w:pPr>
                              <w:r>
                                <w:rPr>
                                  <w:rFonts w:ascii="Segoe UI Semilight"/>
                                  <w:sz w:val="9"/>
                                </w:rPr>
                                <w:t>Generated Code</w:t>
                              </w:r>
                            </w:p>
                            <w:p w14:paraId="4F0CE0B4" w14:textId="77777777" w:rsidR="00A541FA" w:rsidRDefault="00A541FA">
                              <w:pPr>
                                <w:spacing w:before="28" w:line="115" w:lineRule="exact"/>
                                <w:ind w:right="-3"/>
                                <w:rPr>
                                  <w:rFonts w:ascii="Segoe UI Semilight"/>
                                  <w:sz w:val="9"/>
                                </w:rPr>
                              </w:pPr>
                              <w:r>
                                <w:rPr>
                                  <w:rFonts w:ascii="Segoe UI Semilight"/>
                                  <w:sz w:val="9"/>
                                </w:rPr>
                                <w:t>Synchronize Code</w:t>
                              </w:r>
                            </w:p>
                          </w:txbxContent>
                        </wps:txbx>
                        <wps:bodyPr rot="0" vert="horz" wrap="square" lIns="0" tIns="0" rIns="0" bIns="0" anchor="t" anchorCtr="0" upright="1">
                          <a:noAutofit/>
                        </wps:bodyPr>
                      </wps:wsp>
                      <wps:wsp>
                        <wps:cNvPr id="993" name="Text Box 629"/>
                        <wps:cNvSpPr txBox="1">
                          <a:spLocks noChangeArrowheads="1"/>
                        </wps:cNvSpPr>
                        <wps:spPr bwMode="auto">
                          <a:xfrm>
                            <a:off x="3690" y="1446"/>
                            <a:ext cx="943" cy="6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B0F00" w14:textId="77777777" w:rsidR="00A541FA" w:rsidRDefault="00A541FA">
                              <w:pPr>
                                <w:spacing w:line="98" w:lineRule="exact"/>
                                <w:rPr>
                                  <w:rFonts w:ascii="Segoe UI Semilight"/>
                                  <w:sz w:val="9"/>
                                </w:rPr>
                              </w:pPr>
                              <w:r>
                                <w:rPr>
                                  <w:rFonts w:ascii="Segoe UI Semilight"/>
                                  <w:sz w:val="9"/>
                                </w:rPr>
                                <w:t>Synchronization Artifact</w:t>
                              </w:r>
                            </w:p>
                            <w:p w14:paraId="4FBB3935" w14:textId="77777777" w:rsidR="00A541FA" w:rsidRDefault="00A541FA">
                              <w:pPr>
                                <w:spacing w:before="4"/>
                                <w:rPr>
                                  <w:sz w:val="9"/>
                                </w:rPr>
                              </w:pPr>
                            </w:p>
                            <w:p w14:paraId="5C8E87A9" w14:textId="77777777" w:rsidR="00A541FA" w:rsidRDefault="00A541FA">
                              <w:pPr>
                                <w:ind w:left="55"/>
                                <w:rPr>
                                  <w:rFonts w:ascii="Segoe UI Semilight"/>
                                  <w:sz w:val="9"/>
                                </w:rPr>
                              </w:pPr>
                              <w:r>
                                <w:rPr>
                                  <w:rFonts w:ascii="Segoe UI Semilight"/>
                                  <w:w w:val="105"/>
                                  <w:sz w:val="9"/>
                                </w:rPr>
                                <w:t>Write</w:t>
                              </w:r>
                            </w:p>
                            <w:p w14:paraId="62F73D54" w14:textId="77777777" w:rsidR="00A541FA" w:rsidRDefault="00A541FA">
                              <w:pPr>
                                <w:rPr>
                                  <w:sz w:val="8"/>
                                </w:rPr>
                              </w:pPr>
                            </w:p>
                            <w:p w14:paraId="41F89EAD" w14:textId="77777777" w:rsidR="00A541FA" w:rsidRDefault="00A541FA">
                              <w:pPr>
                                <w:spacing w:before="4"/>
                                <w:rPr>
                                  <w:sz w:val="8"/>
                                </w:rPr>
                              </w:pPr>
                            </w:p>
                            <w:p w14:paraId="79EC208C" w14:textId="77777777" w:rsidR="00A541FA" w:rsidRDefault="00A541FA">
                              <w:pPr>
                                <w:spacing w:line="115" w:lineRule="exact"/>
                                <w:ind w:right="74"/>
                                <w:jc w:val="right"/>
                                <w:rPr>
                                  <w:rFonts w:ascii="Segoe UI Semilight"/>
                                  <w:sz w:val="9"/>
                                </w:rPr>
                              </w:pPr>
                              <w:r>
                                <w:rPr>
                                  <w:rFonts w:ascii="Segoe UI Semilight"/>
                                  <w:sz w:val="9"/>
                                </w:rPr>
                                <w:t>Write</w:t>
                              </w:r>
                            </w:p>
                          </w:txbxContent>
                        </wps:txbx>
                        <wps:bodyPr rot="0" vert="horz" wrap="square" lIns="0" tIns="0" rIns="0" bIns="0" anchor="t" anchorCtr="0" upright="1">
                          <a:noAutofit/>
                        </wps:bodyPr>
                      </wps:wsp>
                      <wps:wsp>
                        <wps:cNvPr id="994" name="Text Box 628"/>
                        <wps:cNvSpPr txBox="1">
                          <a:spLocks noChangeArrowheads="1"/>
                        </wps:cNvSpPr>
                        <wps:spPr bwMode="auto">
                          <a:xfrm>
                            <a:off x="5839" y="1959"/>
                            <a:ext cx="98" cy="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290C6" w14:textId="77777777" w:rsidR="00A541FA" w:rsidRDefault="00A541FA">
                              <w:pPr>
                                <w:spacing w:line="154" w:lineRule="exact"/>
                                <w:rPr>
                                  <w:rFonts w:ascii="Verdana"/>
                                  <w:sz w:val="15"/>
                                </w:rPr>
                              </w:pPr>
                              <w:r>
                                <w:rPr>
                                  <w:rFonts w:ascii="Verdana"/>
                                  <w:color w:val="FFFFFF"/>
                                  <w:w w:val="102"/>
                                  <w:sz w:val="15"/>
                                </w:rPr>
                                <w:t>3</w:t>
                              </w:r>
                            </w:p>
                          </w:txbxContent>
                        </wps:txbx>
                        <wps:bodyPr rot="0" vert="horz" wrap="square" lIns="0" tIns="0" rIns="0" bIns="0" anchor="t" anchorCtr="0" upright="1">
                          <a:noAutofit/>
                        </wps:bodyPr>
                      </wps:wsp>
                      <wps:wsp>
                        <wps:cNvPr id="995" name="Text Box 627"/>
                        <wps:cNvSpPr txBox="1">
                          <a:spLocks noChangeArrowheads="1"/>
                        </wps:cNvSpPr>
                        <wps:spPr bwMode="auto">
                          <a:xfrm>
                            <a:off x="2402" y="2254"/>
                            <a:ext cx="1086"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A308D" w14:textId="77777777" w:rsidR="00A541FA" w:rsidRDefault="00A541FA">
                              <w:pPr>
                                <w:spacing w:line="98" w:lineRule="exact"/>
                                <w:ind w:left="141"/>
                                <w:rPr>
                                  <w:rFonts w:ascii="Segoe UI Semilight"/>
                                  <w:sz w:val="9"/>
                                </w:rPr>
                              </w:pPr>
                              <w:r>
                                <w:rPr>
                                  <w:rFonts w:ascii="Segoe UI Semilight"/>
                                  <w:sz w:val="9"/>
                                </w:rPr>
                                <w:t>Synchronized Code</w:t>
                              </w:r>
                            </w:p>
                            <w:p w14:paraId="5B0586DC" w14:textId="77777777" w:rsidR="00A541FA" w:rsidRDefault="00A541FA">
                              <w:pPr>
                                <w:spacing w:before="22" w:line="115" w:lineRule="exact"/>
                                <w:rPr>
                                  <w:rFonts w:ascii="Segoe UI Semilight"/>
                                  <w:sz w:val="9"/>
                                </w:rPr>
                              </w:pPr>
                              <w:r>
                                <w:rPr>
                                  <w:rFonts w:ascii="Segoe UI Semilight"/>
                                  <w:sz w:val="9"/>
                                </w:rPr>
                                <w:t>Reverse Code (Incremental)</w:t>
                              </w:r>
                            </w:p>
                          </w:txbxContent>
                        </wps:txbx>
                        <wps:bodyPr rot="0" vert="horz" wrap="square" lIns="0" tIns="0" rIns="0" bIns="0" anchor="t" anchorCtr="0" upright="1">
                          <a:noAutofit/>
                        </wps:bodyPr>
                      </wps:wsp>
                      <wps:wsp>
                        <wps:cNvPr id="996" name="Text Box 626"/>
                        <wps:cNvSpPr txBox="1">
                          <a:spLocks noChangeArrowheads="1"/>
                        </wps:cNvSpPr>
                        <wps:spPr bwMode="auto">
                          <a:xfrm>
                            <a:off x="3949" y="2475"/>
                            <a:ext cx="213" cy="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1A19D" w14:textId="77777777" w:rsidR="00A541FA" w:rsidRDefault="00A541FA">
                              <w:pPr>
                                <w:spacing w:line="92" w:lineRule="exact"/>
                                <w:ind w:right="-15"/>
                                <w:rPr>
                                  <w:rFonts w:ascii="Segoe UI Semilight"/>
                                  <w:sz w:val="9"/>
                                </w:rPr>
                              </w:pPr>
                              <w:r>
                                <w:rPr>
                                  <w:rFonts w:ascii="Segoe UI Semilight"/>
                                  <w:sz w:val="9"/>
                                </w:rPr>
                                <w:t>Write</w:t>
                              </w:r>
                            </w:p>
                          </w:txbxContent>
                        </wps:txbx>
                        <wps:bodyPr rot="0" vert="horz" wrap="square" lIns="0" tIns="0" rIns="0" bIns="0" anchor="t" anchorCtr="0" upright="1">
                          <a:noAutofit/>
                        </wps:bodyPr>
                      </wps:wsp>
                      <wps:wsp>
                        <wps:cNvPr id="997" name="Text Box 625"/>
                        <wps:cNvSpPr txBox="1">
                          <a:spLocks noChangeArrowheads="1"/>
                        </wps:cNvSpPr>
                        <wps:spPr bwMode="auto">
                          <a:xfrm>
                            <a:off x="2415" y="2691"/>
                            <a:ext cx="809" cy="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AA4CE" w14:textId="77777777" w:rsidR="00A541FA" w:rsidRDefault="00A541FA">
                              <w:pPr>
                                <w:spacing w:line="92" w:lineRule="exact"/>
                                <w:ind w:right="-3"/>
                                <w:rPr>
                                  <w:rFonts w:ascii="Segoe UI Semilight"/>
                                  <w:sz w:val="9"/>
                                </w:rPr>
                              </w:pPr>
                              <w:r>
                                <w:rPr>
                                  <w:rFonts w:ascii="Segoe UI Semilight"/>
                                  <w:sz w:val="9"/>
                                </w:rPr>
                                <w:t>Synchronized Model</w:t>
                              </w:r>
                            </w:p>
                          </w:txbxContent>
                        </wps:txbx>
                        <wps:bodyPr rot="0" vert="horz" wrap="square" lIns="0" tIns="0" rIns="0" bIns="0" anchor="t" anchorCtr="0" upright="1">
                          <a:noAutofit/>
                        </wps:bodyPr>
                      </wps:wsp>
                      <wps:wsp>
                        <wps:cNvPr id="998" name="Text Box 624"/>
                        <wps:cNvSpPr txBox="1">
                          <a:spLocks noChangeArrowheads="1"/>
                        </wps:cNvSpPr>
                        <wps:spPr bwMode="auto">
                          <a:xfrm>
                            <a:off x="3764" y="2808"/>
                            <a:ext cx="809" cy="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4DC12" w14:textId="77777777" w:rsidR="00A541FA" w:rsidRDefault="00A541FA">
                              <w:pPr>
                                <w:spacing w:line="92" w:lineRule="exact"/>
                                <w:ind w:right="-3"/>
                                <w:rPr>
                                  <w:rFonts w:ascii="Segoe UI Semilight"/>
                                  <w:sz w:val="9"/>
                                </w:rPr>
                              </w:pPr>
                              <w:r>
                                <w:rPr>
                                  <w:rFonts w:ascii="Segoe UI Semilight"/>
                                  <w:sz w:val="9"/>
                                </w:rPr>
                                <w:t>Synchronized Model</w:t>
                              </w:r>
                            </w:p>
                          </w:txbxContent>
                        </wps:txbx>
                        <wps:bodyPr rot="0" vert="horz" wrap="square" lIns="0" tIns="0" rIns="0" bIns="0" anchor="t" anchorCtr="0" upright="1">
                          <a:noAutofit/>
                        </wps:bodyPr>
                      </wps:wsp>
                      <wps:wsp>
                        <wps:cNvPr id="999" name="Text Box 623"/>
                        <wps:cNvSpPr txBox="1">
                          <a:spLocks noChangeArrowheads="1"/>
                        </wps:cNvSpPr>
                        <wps:spPr bwMode="auto">
                          <a:xfrm>
                            <a:off x="5019" y="2731"/>
                            <a:ext cx="98" cy="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7E208B" w14:textId="77777777" w:rsidR="00A541FA" w:rsidRDefault="00A541FA">
                              <w:pPr>
                                <w:spacing w:line="154" w:lineRule="exact"/>
                                <w:rPr>
                                  <w:rFonts w:ascii="Verdana"/>
                                  <w:sz w:val="15"/>
                                </w:rPr>
                              </w:pPr>
                              <w:r>
                                <w:rPr>
                                  <w:rFonts w:ascii="Verdana"/>
                                  <w:color w:val="FFFFFF"/>
                                  <w:w w:val="102"/>
                                  <w:sz w:val="15"/>
                                </w:rPr>
                                <w:t>4</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94DD20" id="Group 622" o:spid="_x0000_s1046" style="position:absolute;left:0;text-align:left;margin-left:49.95pt;margin-top:.75pt;width:249.5pt;height:159.65pt;z-index:1792;mso-position-horizontal-relative:page" coordorigin="999,15" coordsize="4990,3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">
                <v:line id="Line 1000" o:spid="_x0000_s1047" style="position:absolute;visibility:visible;mso-wrap-style:square" from="1269,283" to="1269,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chj8QAAADcAAAADwAAAGRycy9kb3ducmV2LnhtbESPQWvCQBSE70L/w/IKXqRuuoit0VVE&#10;LXjV5tDjI/tMUrNvQ3Y1sb/eFYQeh5n5hlmseluLK7W+cqzhfZyAIM6dqbjQkH1/vX2C8AHZYO2Y&#10;NNzIw2r5MlhgalzHB7oeQyEihH2KGsoQmlRKn5dk0Y9dQxy9k2sthijbQpoWuwi3tVRJMpUWK44L&#10;JTa0KSk/Hy9Ww9/6Yz86yd9uu8tmZzPJ1I+ZKK2Hr/16DiJQH/7Dz/beaJgqBY8z8QjI5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pyGPxAAAANwAAAAPAAAAAAAAAAAA&#10;AAAAAKECAABkcnMvZG93bnJldi54bWxQSwUGAAAAAAQABAD5AAAAkgMAAAAA&#10;" strokeweight=".1195mm"/>
                <v:line id="Line 999" o:spid="_x0000_s1048" style="position:absolute;visibility:visible;mso-wrap-style:square" from="1269,382" to="1269,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uEFMYAAADcAAAADwAAAGRycy9kb3ducmV2LnhtbESPQWvCQBSE70L/w/IKXkQ3TUVt6iaI&#10;tuC1aQ4eH9lnkpp9G7KrSfvru4WCx2FmvmG22WhacaPeNZYVPC0iEMSl1Q1XCorP9/kGhPPIGlvL&#10;pOCbHGTpw2SLibYDf9At95UIEHYJKqi97xIpXVmTQbewHXHwzrY36IPsK6l7HALctDKOopU02HBY&#10;qLGjfU3lJb8aBT+79XF2ll/D4a14uehlEZ/0MlZq+jjuXkF4Gv09/N8+agWr+Bn+zoQjIN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rrhBTGAAAA3AAAAA8AAAAAAAAA&#10;AAAAAAAAoQIAAGRycy9kb3ducmV2LnhtbFBLBQYAAAAABAAEAPkAAACUAwAAAAA=&#10;" strokeweight=".1195mm"/>
                <v:line id="Line 998" o:spid="_x0000_s1049" style="position:absolute;visibility:visible;mso-wrap-style:square" from="1207,437" to="1207,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IcYMUAAADcAAAADwAAAGRycy9kb3ducmV2LnhtbESPQWvCQBSE70L/w/IKvUizaQi2TV1F&#10;rIJXNYceH9lnkpp9G7Krif56VxA8DjPzDTOdD6YRZ+pcbVnBRxSDIC6srrlUkO/X718gnEfW2Fgm&#10;BRdyMJ+9jKaYadvzls47X4oAYZehgsr7NpPSFRUZdJFtiYN3sJ1BH2RXSt1hH+CmkUkcT6TBmsNC&#10;hS0tKyqOu5NRcF18bsYH+d//rvLvo07z5E+niVJvr8PiB4SnwT/Dj/ZGK5gkKdzPhCMgZ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QIcYMUAAADcAAAADwAAAAAAAAAA&#10;AAAAAAChAgAAZHJzL2Rvd25yZXYueG1sUEsFBgAAAAAEAAQA+QAAAJMDAAAAAA==&#10;" strokeweight=".1195mm"/>
                <v:line id="Line 997" o:spid="_x0000_s1050" style="position:absolute;visibility:visible;mso-wrap-style:square" from="3397,415" to="3601,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x8eMMAAADcAAAADwAAAGRycy9kb3ducmV2LnhtbESP0YrCMBRE34X9h3AX9k1TuypLbSqL&#10;IOyLYNUPuNtc22pzU5po698bQfBxmJkzTLoaTCNu1LnasoLpJAJBXFhdc6ngeNiMf0A4j6yxsUwK&#10;7uRglX2MUky07Tmn296XIkDYJaig8r5NpHRFRQbdxLbEwTvZzqAPsiul7rAPcNPIOIoW0mDNYaHC&#10;ltYVFZf91ShY77ax//4/5btNeZ1RPjvcqT8r9fU5/C5BeBr8O/xq/2kFi3gOzzPhCMjs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Y8fHjDAAAA3AAAAA8AAAAAAAAAAAAA&#10;AAAAoQIAAGRycy9kb3ducmV2LnhtbFBLBQYAAAAABAAEAPkAAACRAwAAAAA=&#10;" strokecolor="#b8b8b8" strokeweight="2.293mm"/>
                <v:line id="Line 996" o:spid="_x0000_s1051" style="position:absolute;visibility:visible;mso-wrap-style:square" from="3397,1180" to="3601,11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u7iD8MAAADcAAAADwAAAGRycy9kb3ducmV2LnhtbESP0YrCMBRE34X9h3AXfNN0qxTpNpVF&#10;EPZlwaofcLe5ttXmpjTR1r83guDjMDNnmGw9mlbcqHeNZQVf8wgEcWl1w5WC42E7W4FwHllja5kU&#10;3MnBOv+YZJhqO3BBt72vRICwS1FB7X2XSunKmgy6ue2Ig3eyvUEfZF9J3eMQ4KaVcRQl0mDDYaHG&#10;jjY1lZf91SjY7P5iv/g/FbttdV1SsTzcaTgrNf0cf75BeBr9O/xq/2oFSZzA80w4AjJ/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bu4g/DAAAA3AAAAA8AAAAAAAAAAAAA&#10;AAAAoQIAAGRycy9kb3ducmV2LnhtbFBLBQYAAAAABAAEAPkAAACRAwAAAAA=&#10;" strokecolor="#b8b8b8" strokeweight="2.293mm"/>
                <v:shape id="AutoShape 995" o:spid="_x0000_s1052" style="position:absolute;left:6279;top:12704;width:530;height:2;visibility:visible;mso-wrap-style:square;v-text-anchor:top" coordsize="53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wD18UA&#10;AADcAAAADwAAAGRycy9kb3ducmV2LnhtbESPQWvCQBSE7wX/w/KE3ppNpNiSuooJCCqFUhvvj+xr&#10;Epp9G7IbTf69WxA8DjPzDbPajKYVF+pdY1lBEsUgiEurG64UFD+7l3cQziNrbC2TgokcbNazpxWm&#10;2l75my4nX4kAYZeigtr7LpXSlTUZdJHtiIP3a3uDPsi+krrHa4CbVi7ieCkNNhwWauwor6n8Ow1G&#10;QT5lr1N2Pn8OBR0P++HY6q8sUep5Pm4/QHga/SN8b++1guXiDf7PhCMg1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PAPXxQAAANwAAAAPAAAAAAAAAAAAAAAAAJgCAABkcnMv&#10;ZG93bnJldi54bWxQSwUGAAAAAAQABAD1AAAAigMAAAAA&#10;" path="m-2747,-11913r69,m-2882,-11913r51,e" filled="f" strokecolor="#b8b8b8" strokeweight="2.293mm">
                  <v:path arrowok="t" o:connecttype="custom" o:connectlocs="-2747,0;-2678,0;-2882,0;-2831,0" o:connectangles="0,0,0,0"/>
                </v:shape>
                <v:rect id="Rectangle 994" o:spid="_x0000_s1053" style="position:absolute;left:1028;top:277;width:2508;height:8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wwJcEA&#10;AADcAAAADwAAAGRycy9kb3ducmV2LnhtbERPy4rCMBTdC/5DuMLsNFVmqlSjzJtBQXx04+7SXNti&#10;c1OSjHb+frIQXB7Oe7HqTCOu5HxtWcF4lIAgLqyuuVSQH7+GMxA+IGtsLJOCP/KwWvZ7C8y0vfGe&#10;rodQihjCPkMFVQhtJqUvKjLoR7YljtzZOoMhQldK7fAWw00jJ0mSSoM1x4YKW3qvqLgcfo2Cj3xt&#10;Xt5Kl57qz+/Ndpc7756nSj0Nutc5iEBdeIjv7h+tIJ3EtfFMPAJ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3sMCXBAAAA3AAAAA8AAAAAAAAAAAAAAAAAmAIAAGRycy9kb3du&#10;cmV2LnhtbFBLBQYAAAAABAAEAPUAAACGAwAAAAA=&#10;" filled="f" strokeweight=".1195mm"/>
                <v:rect id="Rectangle 993" o:spid="_x0000_s1054" style="position:absolute;left:2014;top:18;width:610;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CVvscA&#10;AADcAAAADwAAAGRycy9kb3ducmV2LnhtbESPT0vDQBTE74LfYXlCb3Zj0djGboLaPxQFaWsu3h7Z&#10;ZxLMvg272zb99m5B8DjMzG+YeTGYThzJ+daygrtxAoK4srrlWkH5ubqdgvABWWNnmRScyUORX1/N&#10;MdP2xDs67kMtIoR9hgqaEPpMSl81ZNCPbU8cvW/rDIYoXS21w1OEm05OkiSVBluOCw329NpQ9bM/&#10;GAWL8s08vNQu/WqX6/ePbem8u39UanQzPD+BCDSE//Bfe6MVpJMZXM7EIy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Kglb7HAAAA3AAAAA8AAAAAAAAAAAAAAAAAmAIAAGRy&#10;cy9kb3ducmV2LnhtbFBLBQYAAAAABAAEAPUAAACMAwAAAAA=&#10;" filled="f" strokeweight=".1195mm"/>
                <v:line id="Line 992" o:spid="_x0000_s1055" style="position:absolute;visibility:visible;mso-wrap-style:square" from="2322,209" to="2322,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MvsMAAADcAAAADwAAAGRycy9kb3ducmV2LnhtbERPTW+CQBC9m/Q/bKaJF6NLkdiWuhJi&#10;bcJVy8HjhB2Bys4Sdiu0v757aOLx5X1vs8l04kaDay0reFpFIIgrq1uuFZSfH8sXEM4ja+wsk4If&#10;cpDtHmZbTLUd+Ui3k69FCGGXooLG+z6V0lUNGXQr2xMH7mIHgz7AoZZ6wDGEm07GUbSRBlsODQ32&#10;tG+oup6+jYLf/LlYXOTX+H4oX686KeOzTmKl5o9T/gbC0+Tv4n93oRVs1mF+OBOOgNz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gjL7DAAAA3AAAAA8AAAAAAAAAAAAA&#10;AAAAoQIAAGRycy9kb3ducmV2LnhtbFBLBQYAAAAABAAEAPkAAACRAwAAAAA=&#10;" strokeweight=".1195mm"/>
                <v:line id="Line 991" o:spid="_x0000_s1056" style="position:absolute;visibility:visible;mso-wrap-style:square" from="2322,271" to="2322,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wpJcYAAADcAAAADwAAAGRycy9kb3ducmV2LnhtbESPQWvCQBSE7wX/w/KEXkrdmIq2MauI&#10;bcGrMYceH9lnEpN9G7KrSfvru4WCx2FmvmHS7WhacaPe1ZYVzGcRCOLC6ppLBfnp8/kVhPPIGlvL&#10;pOCbHGw3k4cUE20HPtIt86UIEHYJKqi87xIpXVGRQTezHXHwzrY36IPsS6l7HALctDKOoqU0WHNY&#10;qLCjfUVFk12Ngp/d6vB0lpfh/SN/a/Qij7/0IlbqcTru1iA8jf4e/m8ftILlyxz+zoQjID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CsKSXGAAAA3AAAAA8AAAAAAAAA&#10;AAAAAAAAoQIAAGRycy9kb3ducmV2LnhtbFBLBQYAAAAABAAEAPkAAACUAwAAAAA=&#10;" strokeweight=".1195mm"/>
                <v:line id="Line 990" o:spid="_x0000_s1057" style="position:absolute;visibility:visible;mso-wrap-style:square" from="2322,332" to="2322,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H63UsYAAADcAAAADwAAAGRycy9kb3ducmV2LnhtbESPQWvCQBSE70L/w/IKXkQ3TUVt6iaI&#10;tuC1aQ4eH9lnkpp9G7KrSfvru4WCx2FmvmG22WhacaPeNZYVPC0iEMSl1Q1XCorP9/kGhPPIGlvL&#10;pOCbHGTpw2SLibYDf9At95UIEHYJKqi97xIpXVmTQbewHXHwzrY36IPsK6l7HALctDKOopU02HBY&#10;qLGjfU3lJb8aBT+79XF2ll/D4a14uehlEZ/0MlZq+jjuXkF4Gv09/N8+agWr5xj+zoQjIN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B+t1LGAAAA3AAAAA8AAAAAAAAA&#10;AAAAAAAAoQIAAGRycy9kb3ducmV2LnhtbFBLBQYAAAAABAAEAPkAAACUAwAAAAA=&#10;" strokeweight=".1195mm"/>
                <v:line id="Line 989" o:spid="_x0000_s1058" style="position:absolute;visibility:visible;mso-wrap-style:square" from="2322,579" to="2322,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ISycUAAADcAAAADwAAAGRycy9kb3ducmV2LnhtbESPT2vCQBTE70K/w/IKXkQ3RrFt6iri&#10;H/Bam4PHR/aZpGbfhuxqop/eFYQeh5n5DTNfdqYSV2pcaVnBeBSBIM6sLjlXkP7uhp8gnEfWWFkm&#10;BTdysFy89eaYaNvyD10PPhcBwi5BBYX3dSKlywoy6Ea2Jg7eyTYGfZBNLnWDbYCbSsZRNJMGSw4L&#10;Bda0Lig7Hy5GwX31sR+c5F+72aZfZz1N46Oexkr137vVNwhPnf8Pv9p7rWA2mcDzTDgCcvE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zISycUAAADcAAAADwAAAAAAAAAA&#10;AAAAAAChAgAAZHJzL2Rvd25yZXYueG1sUEsFBgAAAAAEAAQA+QAAAJMDAAAAAA==&#10;" strokeweight=".1195mm"/>
                <v:line id="Line 988" o:spid="_x0000_s1059" style="position:absolute;visibility:visible;mso-wrap-style:square" from="2322,640" to="2322,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uKvcUAAADcAAAADwAAAGRycy9kb3ducmV2LnhtbESPQWvCQBSE70L/w/IKXqRumgZrU1cR&#10;reBVzcHjI/tMUrNvQ3Y1aX+9Kwgeh5n5hpktelOLK7WusqzgfRyBIM6trrhQkB02b1MQziNrrC2T&#10;gj9ysJi/DGaYatvxjq57X4gAYZeigtL7JpXS5SUZdGPbEAfvZFuDPsi2kLrFLsBNLeMomkiDFYeF&#10;EhtalZSf9xej4H/5uR2d5G+3/sm+zjrJ4qNOYqWGr/3yG4Sn3j/Dj/ZWK5h8JHA/E46An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NuKvcUAAADcAAAADwAAAAAAAAAA&#10;AAAAAAChAgAAZHJzL2Rvd25yZXYueG1sUEsFBgAAAAAEAAQA+QAAAJMDAAAAAA==&#10;" strokeweight=".1195mm"/>
                <v:line id="Line 987" o:spid="_x0000_s1060" style="position:absolute;visibility:visible;mso-wrap-style:square" from="2322,702" to="2322,7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5cvJsYAAADcAAAADwAAAGRycy9kb3ducmV2LnhtbESPQWvCQBSE74X+h+UVvIhuGq3aNKtI&#10;W8FrbQ4eH9lnkib7NmRXE/vrXaHQ4zAz3zDpZjCNuFDnKssKnqcRCOLc6ooLBdn3brIC4TyyxsYy&#10;KbiSg8368SHFRNuev+hy8IUIEHYJKii9bxMpXV6SQTe1LXHwTrYz6IPsCqk77APcNDKOooU0WHFY&#10;KLGl95Ly+nA2Cn63y/34JH/6j8/stdbzLD7qeazU6GnYvoHwNPj/8F97rxUsZi9wPxOOgFz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LybGAAAA3AAAAA8AAAAAAAAA&#10;AAAAAAAAoQIAAGRycy9kb3ducmV2LnhtbFBLBQYAAAAABAAEAPkAAACUAwAAAAA=&#10;" strokeweight=".1195mm"/>
                <v:line id="Line 986" o:spid="_x0000_s1061" style="position:absolute;visibility:visible;mso-wrap-style:square" from="2322,764" to="2322,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WxUcUAAADcAAAADwAAAGRycy9kb3ducmV2LnhtbESPQWvCQBSE74X+h+UVvJS6aZTUpq4i&#10;VcGrmoPHR/aZpGbfhuzWRH+9Kwgeh5n5hpnOe1OLM7WusqzgcxiBIM6trrhQkO3XHxMQziNrrC2T&#10;ggs5mM9eX6aYatvxls47X4gAYZeigtL7JpXS5SUZdEPbEAfvaFuDPsi2kLrFLsBNLeMoSqTBisNC&#10;iQ39lpSfdv9GwXXxtXk/yr9uucq+T3qcxQc9jpUavPWLHxCeev8MP9obrSAZJXA/E46AnN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0WxUcUAAADcAAAADwAAAAAAAAAA&#10;AAAAAAChAgAAZHJzL2Rvd25yZXYueG1sUEsFBgAAAAAEAAQA+QAAAJMDAAAAAA==&#10;" strokeweight=".1195mm"/>
                <v:line id="Line 985" o:spid="_x0000_s1062" style="position:absolute;visibility:visible;mso-wrap-style:square" from="2322,825" to="2322,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kUysYAAADcAAAADwAAAGRycy9kb3ducmV2LnhtbESPzWvCQBTE70L/h+UVepG6aRQ/YlaR&#10;1oLX2hw8PrIvHzX7NmS3JvrXdwWhx2FmfsOk28E04kKdqy0reJtEIIhzq2suFWTfn69LEM4ja2ws&#10;k4IrOdhunkYpJtr2/EWXoy9FgLBLUEHlfZtI6fKKDLqJbYmDV9jOoA+yK6XusA9w08g4iubSYM1h&#10;ocKW3ivKz8dfo+C2WxzGhfzpP/bZ6qxnWXzSs1ipl+dhtwbhafD/4Uf7oBXMpwu4nwlHQG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AJFMrGAAAA3AAAAA8AAAAAAAAA&#10;AAAAAAAAoQIAAGRycy9kb3ducmV2LnhtbFBLBQYAAAAABAAEAPkAAACUAwAAAAA=&#10;" strokeweight=".1195mm"/>
                <v:line id="Line 984" o:spid="_x0000_s1063" style="position:absolute;visibility:visible;mso-wrap-style:square" from="2322,887" to="2322,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aAuMMAAADcAAAADwAAAGRycy9kb3ducmV2LnhtbERPTW+CQBC9m/Q/bKaJF6NLkdiWuhJi&#10;bcJVy8HjhB2Bys4Sdiu0v757aOLx5X1vs8l04kaDay0reFpFIIgrq1uuFZSfH8sXEM4ja+wsk4If&#10;cpDtHmZbTLUd+Ui3k69FCGGXooLG+z6V0lUNGXQr2xMH7mIHgz7AoZZ6wDGEm07GUbSRBlsODQ32&#10;tG+oup6+jYLf/LlYXOTX+H4oX686KeOzTmKl5o9T/gbC0+Tv4n93oRVs1mFtOBOOgNz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GWgLjDAAAA3AAAAA8AAAAAAAAAAAAA&#10;AAAAoQIAAGRycy9kb3ducmV2LnhtbFBLBQYAAAAABAAEAPkAAACRAwAAAAA=&#10;" strokeweight=".1195mm"/>
                <v:line id="Line 983" o:spid="_x0000_s1064" style="position:absolute;visibility:visible;mso-wrap-style:square" from="2322,948" to="2322,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tolI8YAAADcAAAADwAAAGRycy9kb3ducmV2LnhtbESPT2vCQBTE70K/w/IKvYhuGsVqzCrS&#10;WvBam4PHR/blT82+DdmtiX76riD0OMzMb5h0O5hGXKhztWUFr9MIBHFudc2lguz7c7IE4TyyxsYy&#10;KbiSg+3maZRiom3PX3Q5+lIECLsEFVTet4mULq/IoJvaljh4he0M+iC7UuoO+wA3jYyjaCEN1hwW&#10;KmzpvaL8fPw1Cm67t8O4kD/9xz5bnfU8i096Hiv18jzs1iA8Df4//GgftILFbAX3M+EIyM0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7aJSPGAAAA3AAAAA8AAAAAAAAA&#10;AAAAAAAAoQIAAGRycy9kb3ducmV2LnhtbFBLBQYAAAAABAAEAPkAAACUAwAAAAA=&#10;" strokeweight=".1195mm"/>
                <v:line id="Line 982" o:spid="_x0000_s1065" style="position:absolute;visibility:visible;mso-wrap-style:square" from="2322,1010" to="2322,1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w8MAAADcAAAADwAAAGRycy9kb3ducmV2LnhtbERPz2vCMBS+D/wfwhO8jDW1FN06o8jc&#10;wOtqDx4fzbOpNi+lyWy3v345DHb8+H5vdpPtxJ0G3zpWsExSEMS10y03CqrTx9MzCB+QNXaOScE3&#10;edhtZw8bLLQb+ZPuZWhEDGFfoAITQl9I6WtDFn3ieuLIXdxgMUQ4NFIPOMZw28ksTVfSYsuxwWBP&#10;b4bqW/llFfzs18fHi7yOh/fq5abzKjvrPFNqMZ/2ryACTeFf/Oc+agWrPM6PZ+IRkN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fm/8PDAAAA3AAAAA8AAAAAAAAAAAAA&#10;AAAAoQIAAGRycy9kb3ducmV2LnhtbFBLBQYAAAAABAAEAPkAAACRAwAAAAA=&#10;" strokeweight=".1195mm"/>
                <v:line id="Line 981" o:spid="_x0000_s1066" style="position:absolute;visibility:visible;mso-wrap-style:square" from="2322,1072" to="2322,1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paWMUAAADcAAAADwAAAGRycy9kb3ducmV2LnhtbESPT2vCQBTE7wW/w/KEXopuDME/0VXE&#10;WvBazcHjI/tMotm3Ibua2E/fLRQ8DjPzG2a16U0tHtS6yrKCyTgCQZxbXXGhIDt9jeYgnEfWWFsm&#10;BU9ysFkP3laYatvxNz2OvhABwi5FBaX3TSqly0sy6Ma2IQ7exbYGfZBtIXWLXYCbWsZRNJUGKw4L&#10;JTa0Kym/He9Gwc92dvi4yGv3uc8WN51k8VknsVLvw367BOGp96/wf/ugFUyTCfydCUd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KpaWMUAAADcAAAADwAAAAAAAAAA&#10;AAAAAAChAgAAZHJzL2Rvd25yZXYueG1sUEsFBgAAAAAEAAQA+QAAAJMDAAAAAA==&#10;" strokeweight=".1195mm"/>
                <v:line id="Line 980" o:spid="_x0000_s1067" style="position:absolute;visibility:visible;mso-wrap-style:square" from="2322,1133" to="2322,11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jEL8UAAADcAAAADwAAAGRycy9kb3ducmV2LnhtbESPQWvCQBSE70L/w/IKvUizaQi2TV1F&#10;rIJXNYceH9lnkpp9G7Krif56VxA8DjPzDTOdD6YRZ+pcbVnBRxSDIC6srrlUkO/X718gnEfW2Fgm&#10;BRdyMJ+9jKaYadvzls47X4oAYZehgsr7NpPSFRUZdJFtiYN3sJ1BH2RXSt1hH+CmkUkcT6TBmsNC&#10;hS0tKyqOu5NRcF18bsYH+d//rvLvo07z5E+niVJvr8PiB4SnwT/Dj/ZGK5ikCdzPhCMgZ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HjEL8UAAADcAAAADwAAAAAAAAAA&#10;AAAAAAChAgAAZHJzL2Rvd25yZXYueG1sUEsFBgAAAAAEAAQA+QAAAJMDAAAAAA==&#10;" strokeweight=".1195mm"/>
                <v:line id="Line 979" o:spid="_x0000_s1068" style="position:absolute;visibility:visible;mso-wrap-style:square" from="2322,1195" to="2322,1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RhtMUAAADcAAAADwAAAGRycy9kb3ducmV2LnhtbESPQWvCQBSE70L/w/IKXqRumgZrU1cR&#10;reBVzcHjI/tMUrNvQ3Y1aX+9Kwgeh5n5hpktelOLK7WusqzgfRyBIM6trrhQkB02b1MQziNrrC2T&#10;gj9ysJi/DGaYatvxjq57X4gAYZeigtL7JpXS5SUZdGPbEAfvZFuDPsi2kLrFLsBNLeMomkiDFYeF&#10;EhtalZSf9xej4H/5uR2d5G+3/sm+zjrJ4qNOYqWGr/3yG4Sn3j/Dj/ZWK5gkH3A/E46An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zRhtMUAAADcAAAADwAAAAAAAAAA&#10;AAAAAAChAgAAZHJzL2Rvd25yZXYueG1sUEsFBgAAAAAEAAQA+QAAAJMDAAAAAA==&#10;" strokeweight=".1195mm"/>
                <v:line id="Line 978" o:spid="_x0000_s1069" style="position:absolute;visibility:visible;mso-wrap-style:square" from="2322,1256" to="2322,1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35wMUAAADcAAAADwAAAGRycy9kb3ducmV2LnhtbESPQWvCQBSE70L/w/IKvYhuGoLV6Eak&#10;teBVm0OPj+wzSZN9G7JbE/vrXUHocZiZb5jNdjStuFDvassKXucRCOLC6ppLBfnX52wJwnlkja1l&#10;UnAlB9vsabLBVNuBj3Q5+VIECLsUFVTed6mUrqjIoJvbjjh4Z9sb9EH2pdQ9DgFuWhlH0UIarDks&#10;VNjRe0VFc/o1Cv52b4fpWf4MH/t81egkj791Eiv18jzu1iA8jf4//GgftIJFksD9TDgCMr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N35wMUAAADcAAAADwAAAAAAAAAA&#10;AAAAAAChAgAAZHJzL2Rvd25yZXYueG1sUEsFBgAAAAAEAAQA+QAAAJMDAAAAAA==&#10;" strokeweight=".1195mm"/>
                <v:line id="Line 977" o:spid="_x0000_s1070" style="position:absolute;visibility:visible;mso-wrap-style:square" from="2322,1318" to="2322,1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5FcW8UAAADcAAAADwAAAGRycy9kb3ducmV2LnhtbESPQWvCQBSE70L/w/IKXqRuGlJrU1eR&#10;quBVzcHjI/tMUrNvQ3Zror/eFQoeh5n5hpktelOLC7WusqzgfRyBIM6trrhQkB02b1MQziNrrC2T&#10;gis5WMxfBjNMte14R5e9L0SAsEtRQel9k0rp8pIMurFtiIN3sq1BH2RbSN1iF+CmlnEUTaTBisNC&#10;iQ39lJSf939GwW35uR2d5G+3WmdfZ51k8VEnsVLD1375DcJT75/h//ZWK5gkH/A4E46An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5FcW8UAAADcAAAADwAAAAAAAAAA&#10;AAAAAAChAgAAZHJzL2Rvd25yZXYueG1sUEsFBgAAAAAEAAQA+QAAAJMDAAAAAA==&#10;" strokeweight=".1195mm"/>
                <v:line id="Line 976" o:spid="_x0000_s1071" style="position:absolute;visibility:visible;mso-wrap-style:square" from="2322,1380" to="2322,14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0PCLMUAAADcAAAADwAAAGRycy9kb3ducmV2LnhtbESPQWvCQBSE70L/w/IKXqRuGkJao6tI&#10;VfCqzaHHR/aZpGbfhuzWRH+9Kwg9DjPzDbNYDaYRF+pcbVnB+zQCQVxYXXOpIP/evX2CcB5ZY2OZ&#10;FFzJwWr5Mlpgpm3PB7ocfSkChF2GCirv20xKV1Rk0E1tSxy8k+0M+iC7UuoO+wA3jYyjKJUGaw4L&#10;Fbb0VVFxPv4ZBbf1x35ykr/9ZpvPzjrJ4x+dxEqNX4f1HISnwf+Hn+29VpAmKTzOhCM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0PCLMUAAADcAAAADwAAAAAAAAAA&#10;AAAAAAChAgAAZHJzL2Rvd25yZXYueG1sUEsFBgAAAAAEAAQA+QAAAJMDAAAAAA==&#10;" strokeweight=".1195mm"/>
                <v:rect id="Rectangle 975" o:spid="_x0000_s1072" style="position:absolute;left:2273;top:394;width:92;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B98YA&#10;AADcAAAADwAAAGRycy9kb3ducmV2LnhtbESPQWvCQBSE74X+h+UJ3urGYmNJXUWrFbEg1ubi7ZF9&#10;JqHZt2F31fjvuwWhx2FmvmEms8404kLO15YVDAcJCOLC6ppLBfn3x9MrCB+QNTaWScGNPMymjw8T&#10;zLS98hddDqEUEcI+QwVVCG0mpS8qMugHtiWO3sk6gyFKV0rt8BrhppHPSZJKgzXHhQpbeq+o+Dmc&#10;jYJlvjUvi9Klx3q1/tztc+fdaKxUv9fN30AE6sJ/+N7eaAXpaAx/Z+IRkN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axB98YAAADcAAAADwAAAAAAAAAAAAAAAACYAgAAZHJz&#10;L2Rvd25yZXYueG1sUEsFBgAAAAAEAAQA9QAAAIsDAAAAAA==&#10;" filled="f" strokeweight=".1195mm"/>
                <v:line id="Line 974" o:spid="_x0000_s1073" style="position:absolute;visibility:visible;mso-wrap-style:square" from="2322,2797" to="2322,2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ZDzxcMAAADcAAAADwAAAGRycy9kb3ducmV2LnhtbERPz2vCMBS+D/wfwhO8jDW1FN06o8jc&#10;wOtqDx4fzbOpNi+lyWy3v345DHb8+H5vdpPtxJ0G3zpWsExSEMS10y03CqrTx9MzCB+QNXaOScE3&#10;edhtZw8bLLQb+ZPuZWhEDGFfoAITQl9I6WtDFn3ieuLIXdxgMUQ4NFIPOMZw28ksTVfSYsuxwWBP&#10;b4bqW/llFfzs18fHi7yOh/fq5abzKjvrPFNqMZ/2ryACTeFf/Oc+agWrPK6NZ+IRkN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Q88XDAAAA3AAAAA8AAAAAAAAAAAAA&#10;AAAAoQIAAGRycy9kb3ducmV2LnhtbFBLBQYAAAAABAAEAPkAAACRAwAAAAA=&#10;" strokeweight=".1195mm"/>
                <v:line id="Line 973" o:spid="_x0000_s1074" style="position:absolute;visibility:visible;mso-wrap-style:square" from="2322,2858" to="2322,2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xWXsYAAADcAAAADwAAAGRycy9kb3ducmV2LnhtbESPT2vCQBTE7wW/w/IKvRSzMQRtoqtI&#10;W8FrNYceH9mXPzX7NmS3JvXTdwsFj8PM/IbZ7CbTiSsNrrWsYBHFIIhLq1uuFRTnw/wFhPPIGjvL&#10;pOCHHOy2s4cN5tqO/EHXk69FgLDLUUHjfZ9L6cqGDLrI9sTBq+xg0Ac51FIPOAa46WQSx0tpsOWw&#10;0GBPrw2Vl9O3UXDbr47Plfwa396L7KLTIvnUaaLU0+O0X4PwNPl7+L991AqWaQZ/Z8IRkN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bcVl7GAAAA3AAAAA8AAAAAAAAA&#10;AAAAAAAAoQIAAGRycy9kb3ducmV2LnhtbFBLBQYAAAAABAAEAPkAAACUAwAAAAA=&#10;" strokeweight=".1195mm"/>
                <v:line id="Line 972" o:spid="_x0000_s1075" style="position:absolute;visibility:visible;mso-wrap-style:square" from="2322,2920" to="2322,2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9pHsMAAADcAAAADwAAAGRycy9kb3ducmV2LnhtbERPy26CQBTdN/EfJtekm0YHicUWHQnp&#10;I2FbZeHyhrkCytwhzCi0X99ZNOny5Lx32WQ6cafBtZYVrJYRCOLK6pZrBeXxc/ECwnlkjZ1lUvBN&#10;DrL97GGHqbYjf9H94GsRQtilqKDxvk+ldFVDBt3S9sSBO9vBoA9wqKUecAzhppNxFCXSYMuhocGe&#10;3hqqroebUfCTb4qns7yM7x/l61Wvy/ik17FSj/Mp34LwNPl/8Z+70AqS5zA/nAlHQO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I/aR7DAAAA3AAAAA8AAAAAAAAAAAAA&#10;AAAAoQIAAGRycy9kb3ducmV2LnhtbFBLBQYAAAAABAAEAPkAAACRAwAAAAA=&#10;" strokeweight=".1195mm"/>
                <v:line id="Line 971" o:spid="_x0000_s1076" style="position:absolute;visibility:visible;mso-wrap-style:square" from="2322,2982" to="2322,3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MhcYAAADcAAAADwAAAGRycy9kb3ducmV2LnhtbESPQWvCQBSE7wX/w/KEXkrdGKy2MauI&#10;reC1MYceH9lnEpN9G7KrSfvru0Khx2FmvmHS7WhacaPe1ZYVzGcRCOLC6ppLBfnp8PwKwnlkja1l&#10;UvBNDrabyUOKibYDf9It86UIEHYJKqi87xIpXVGRQTezHXHwzrY36IPsS6l7HALctDKOoqU0WHNY&#10;qLCjfUVFk12Ngp/d6vh0lpfh/SN/a/Qij7/0IlbqcTru1iA8jf4//Nc+agXLlzncz4QjID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1zzIXGAAAA3AAAAA8AAAAAAAAA&#10;AAAAAAAAoQIAAGRycy9kb3ducmV2LnhtbFBLBQYAAAAABAAEAPkAAACUAwAAAAA=&#10;" strokeweight=".1195mm"/>
                <v:line id="Line 970" o:spid="_x0000_s1077" style="position:absolute;visibility:visible;mso-wrap-style:square" from="2322,3043" to="2322,3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FS8sYAAADcAAAADwAAAGRycy9kb3ducmV2LnhtbESPQWvCQBSE70L/w/IKXkQ3DVZt6iaI&#10;tuC1aQ4eH9lnkpp9G7KrSfvru4WCx2FmvmG22WhacaPeNZYVPC0iEMSl1Q1XCorP9/kGhPPIGlvL&#10;pOCbHGTpw2SLibYDf9At95UIEHYJKqi97xIpXVmTQbewHXHwzrY36IPsK6l7HALctDKOopU02HBY&#10;qLGjfU3lJb8aBT+79XF2ll/D4a14uehlEZ/0MlZq+jjuXkF4Gv09/N8+agWr5xj+zoQjIN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2hUvLGAAAA3AAAAA8AAAAAAAAA&#10;AAAAAAAAoQIAAGRycy9kb3ducmV2LnhtbFBLBQYAAAAABAAEAPkAAACUAwAAAAA=&#10;" strokeweight=".1195mm"/>
                <v:line id="Line 969" o:spid="_x0000_s1078" style="position:absolute;visibility:visible;mso-wrap-style:square" from="2322,3105" to="2322,3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33acYAAADcAAAADwAAAGRycy9kb3ducmV2LnhtbESPQWvCQBSE74X+h+UVvIhuGq3aNKtI&#10;W8FrbQ4eH9lnkib7NmRXE/vrXaHQ4zAz3zDpZjCNuFDnKssKnqcRCOLc6ooLBdn3brIC4TyyxsYy&#10;KbiSg8368SHFRNuev+hy8IUIEHYJKii9bxMpXV6SQTe1LXHwTrYz6IPsCqk77APcNDKOooU0WHFY&#10;KLGl95Ly+nA2Cn63y/34JH/6j8/stdbzLD7qeazU6GnYvoHwNPj/8F97rxUsXmZwPxOOgFz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Lt92nGAAAA3AAAAA8AAAAAAAAA&#10;AAAAAAAAoQIAAGRycy9kb3ducmV2LnhtbFBLBQYAAAAABAAEAPkAAACUAwAAAAA=&#10;" strokeweight=".1195mm"/>
                <v:line id="Line 968" o:spid="_x0000_s1079" style="position:absolute;visibility:visible;mso-wrap-style:square" from="2322,3166" to="2322,32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RvHcUAAADcAAAADwAAAGRycy9kb3ducmV2LnhtbESPQWvCQBSE70L/w/IKXqRuGlJrU1eR&#10;quBVzcHjI/tMUrNvQ3Zror/eFQoeh5n5hpktelOLC7WusqzgfRyBIM6trrhQkB02b1MQziNrrC2T&#10;gis5WMxfBjNMte14R5e9L0SAsEtRQel9k0rp8pIMurFtiIN3sq1BH2RbSN1iF+CmlnEUTaTBisNC&#10;iQ39lJSf939GwW35uR2d5G+3WmdfZ51k8VEnsVLD1375DcJT75/h//ZWK5h8JPA4E46An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QRvHcUAAADcAAAADwAAAAAAAAAA&#10;AAAAAAChAgAAZHJzL2Rvd25yZXYueG1sUEsFBgAAAAAEAAQA+QAAAJMDAAAAAA==&#10;" strokeweight=".1195mm"/>
                <v:line id="Line 967" o:spid="_x0000_s1080" style="position:absolute;visibility:visible;mso-wrap-style:square" from="2322,1392" to="2322,28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G9q8YAAADcAAAADwAAAGRycy9kb3ducmV2LnhtbESPQWvCQBSE74X+h+UVequbCAabukop&#10;CK0WIbbg9ZF9JjHZtzG7TeK/dwuCx2FmvmEWq9E0oqfOVZYVxJMIBHFudcWFgt+f9cschPPIGhvL&#10;pOBCDlbLx4cFptoOnFG/94UIEHYpKii9b1MpXV6SQTexLXHwjrYz6IPsCqk7HALcNHIaRYk0WHFY&#10;KLGlj5Lyev9nFLh+Wh1Or4cv+b3dbXamTuKsPSv1/DS+v4HwNPp7+Nb+1AqS2Qz+z4QjIJ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UhvavGAAAA3AAAAA8AAAAAAAAA&#10;AAAAAAAAoQIAAGRycy9kb3ducmV2LnhtbFBLBQYAAAAABAAEAPkAAACUAwAAAAA=&#10;" strokecolor="white" strokeweight="1.73889mm"/>
                <v:rect id="Rectangle 966" o:spid="_x0000_s1081" style="position:absolute;left:2273;top:1392;width:92;height:1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lyscUA&#10;AADcAAAADwAAAGRycy9kb3ducmV2LnhtbESPT2vCQBTE7wW/w/KE3nSj1FhSV6n9hyhI1Vx6e2Sf&#10;SWj2bdjdavz2riD0OMzMb5jZojONOJHztWUFo2ECgriwuuZSQX74HDyD8AFZY2OZFFzIw2Lee5hh&#10;pu2Zd3Tah1JECPsMFVQhtJmUvqjIoB/aljh6R+sMhihdKbXDc4SbRo6TJJUGa44LFbb0VlHxu/8z&#10;Ct7ztZksS5f+1B9fm+137rx7mir12O9eX0AE6sJ/+N5eaQXpJIXbmXgE5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OXKxxQAAANwAAAAPAAAAAAAAAAAAAAAAAJgCAABkcnMv&#10;ZG93bnJldi54bWxQSwUGAAAAAAQABAD1AAAAigMAAAAA&#10;" filled="f" strokeweight=".1195mm"/>
                <v:rect id="Rectangle 965" o:spid="_x0000_s1082" style="position:absolute;left:2988;top:18;width:610;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XXKsYA&#10;AADcAAAADwAAAGRycy9kb3ducmV2LnhtbESPT2vCQBTE7wW/w/IKvdVNRaNEV/FPW0ShVM2lt0f2&#10;NQlm34bdrabfvlsQPA4z8xtmtuhMIy7kfG1ZwUs/AUFcWF1zqSA/vT1PQPiArLGxTAp+ycNi3nuY&#10;YabtlQ90OYZSRAj7DBVUIbSZlL6oyKDv25Y4et/WGQxRulJqh9cIN40cJEkqDdYcFypsaV1RcT7+&#10;GAWbfGdGq9KlX/Xr+/7jM3feDcdKPT12yymIQF24h2/trVaQjsbwfyYe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HXXKsYAAADcAAAADwAAAAAAAAAAAAAAAACYAgAAZHJz&#10;L2Rvd25yZXYueG1sUEsFBgAAAAAEAAQA9QAAAIsDAAAAAA==&#10;" filled="f" strokeweight=".1195mm"/>
                <v:line id="Line 964" o:spid="_x0000_s1083" style="position:absolute;visibility:visible;mso-wrap-style:square" from="3296,209" to="3296,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llGMMAAADcAAAADwAAAGRycy9kb3ducmV2LnhtbERPy26CQBTdN/EfJtekm0YHicUWHQnp&#10;I2FbZeHyhrkCytwhzCi0X99ZNOny5Lx32WQ6cafBtZYVrJYRCOLK6pZrBeXxc/ECwnlkjZ1lUvBN&#10;DrL97GGHqbYjf9H94GsRQtilqKDxvk+ldFVDBt3S9sSBO9vBoA9wqKUecAzhppNxFCXSYMuhocGe&#10;3hqqroebUfCTb4qns7yM7x/l61Wvy/ik17FSj/Mp34LwNPl/8Z+70AqS57A2nAlHQO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xJZRjDAAAA3AAAAA8AAAAAAAAAAAAA&#10;AAAAoQIAAGRycy9kb3ducmV2LnhtbFBLBQYAAAAABAAEAPkAAACRAwAAAAA=&#10;" strokeweight=".1195mm"/>
                <v:line id="Line 963" o:spid="_x0000_s1084" style="position:absolute;visibility:visible;mso-wrap-style:square" from="3296,271" to="3296,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XAg8YAAADcAAAADwAAAGRycy9kb3ducmV2LnhtbESPT2vCQBTE70K/w/IKvYhuGqzVmFWk&#10;VfCqzcHjI/vyp2bfhuzWxH76rlDwOMzMb5h0M5hGXKlztWUFr9MIBHFudc2lguxrP1mAcB5ZY2OZ&#10;FNzIwWb9NEox0bbnI11PvhQBwi5BBZX3bSKlyysy6Ka2JQ5eYTuDPsiulLrDPsBNI+MomkuDNYeF&#10;Clv6qCi/nH6Mgt/t+2FcyO/+c5ctL3qWxWc9i5V6eR62KxCeBv8I/7cPWsH8bQn3M+EIyP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MFwIPGAAAA3AAAAA8AAAAAAAAA&#10;AAAAAAAAoQIAAGRycy9kb3ducmV2LnhtbFBLBQYAAAAABAAEAPkAAACUAwAAAAA=&#10;" strokeweight=".1195mm"/>
                <v:line id="Line 962" o:spid="_x0000_s1085" style="position:absolute;visibility:visible;mso-wrap-style:square" from="3296,332" to="3296,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Ojo8MAAADcAAAADwAAAGRycy9kb3ducmV2LnhtbERPTWuDQBC9F/IflgnkUpo1Iqa1WUNo&#10;Wsi1iYccB3eiRndW3K3a/vruodDj433v9rPpxEiDaywr2KwjEMSl1Q1XCorLx9MzCOeRNXaWScE3&#10;Odjni4cdZtpO/Enj2VcihLDLUEHtfZ9J6cqaDLq17YkDd7ODQR/gUEk94BTCTSfjKEqlwYZDQ409&#10;vdVUtucvo+DnsD093uR9Or4XL61Oiviqk1ip1XI+vILwNPt/8Z/7pBWkaZgfzoQjIPN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xTo6PDAAAA3AAAAA8AAAAAAAAAAAAA&#10;AAAAoQIAAGRycy9kb3ducmV2LnhtbFBLBQYAAAAABAAEAPkAAACRAwAAAAA=&#10;" strokeweight=".1195mm"/>
                <v:line id="Line 961" o:spid="_x0000_s1086" style="position:absolute;visibility:visible;mso-wrap-style:square" from="3296,579" to="3296,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8GOMUAAADcAAAADwAAAGRycy9kb3ducmV2LnhtbESPQWvCQBSE74L/YXmCF9GNQdKauoag&#10;LXitzaHHR/aZpGbfhuxq0v76bqHgcZiZb5hdNppW3Kl3jWUF61UEgri0uuFKQfHxtnwG4TyyxtYy&#10;KfgmB9l+Otlhqu3A73Q/+0oECLsUFdTed6mUrqzJoFvZjjh4F9sb9EH2ldQ9DgFuWhlHUSINNhwW&#10;auzoUFN5Pd+Mgp/86bS4yK/h+Fpsr3pTxJ96Eys1n435CwhPo3+E/9snrSBJ1vB3JhwBuf8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x8GOMUAAADcAAAADwAAAAAAAAAA&#10;AAAAAAChAgAAZHJzL2Rvd25yZXYueG1sUEsFBgAAAAAEAAQA+QAAAJMDAAAAAA==&#10;" strokeweight=".1195mm"/>
                <v:line id="Line 960" o:spid="_x0000_s1087" style="position:absolute;visibility:visible;mso-wrap-style:square" from="3296,640" to="3296,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82YT8UAAADcAAAADwAAAGRycy9kb3ducmV2LnhtbESPQWvCQBSE7wX/w/IEL0U3Boka3YjU&#10;FrzW5uDxkX0mMdm3Ibs1aX99t1DocZiZb5j9YTSteFDvassKlosIBHFhdc2lgvzjbb4B4TyyxtYy&#10;KfgiB4ds8rTHVNuB3+lx8aUIEHYpKqi871IpXVGRQbewHXHwbrY36IPsS6l7HALctDKOokQarDks&#10;VNjRS0VFc/k0Cr6P6/PzTd6H02u+bfQqj696FSs1m47HHQhPo/8P/7XPWkGSxPB7JhwBm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82YT8UAAADcAAAADwAAAAAAAAAA&#10;AAAAAAChAgAAZHJzL2Rvd25yZXYueG1sUEsFBgAAAAAEAAQA+QAAAJMDAAAAAA==&#10;" strokeweight=".1195mm"/>
                <v:line id="Line 959" o:spid="_x0000_s1088" style="position:absolute;visibility:visible;mso-wrap-style:square" from="3296,702" to="3296,7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E91MUAAADcAAAADwAAAGRycy9kb3ducmV2LnhtbESPQWvCQBSE74X+h+UVvJS6aZTUpq4i&#10;VcGrmoPHR/aZpGbfhuzWRH+9Kwgeh5n5hpnOe1OLM7WusqzgcxiBIM6trrhQkO3XHxMQziNrrC2T&#10;ggs5mM9eX6aYatvxls47X4gAYZeigtL7JpXS5SUZdEPbEAfvaFuDPsi2kLrFLsBNLeMoSqTBisNC&#10;iQ39lpSfdv9GwXXxtXk/yr9uucq+T3qcxQc9jpUavPWLHxCeev8MP9obrSBJRnA/E46AnN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IE91MUAAADcAAAADwAAAAAAAAAA&#10;AAAAAAChAgAAZHJzL2Rvd25yZXYueG1sUEsFBgAAAAAEAAQA+QAAAJMDAAAAAA==&#10;" strokeweight=".1195mm"/>
                <v:line id="Line 958" o:spid="_x0000_s1089" style="position:absolute;visibility:visible;mso-wrap-style:square" from="3296,764" to="3296,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iloMUAAADcAAAADwAAAGRycy9kb3ducmV2LnhtbESPQWvCQBSE70L/w/IKXqRuGkJao6tI&#10;VfCqzaHHR/aZpGbfhuzWRH+9Kwg9DjPzDbNYDaYRF+pcbVnB+zQCQVxYXXOpIP/evX2CcB5ZY2OZ&#10;FFzJwWr5Mlpgpm3PB7ocfSkChF2GCirv20xKV1Rk0E1tSxy8k+0M+iC7UuoO+wA3jYyjKJUGaw4L&#10;Fbb0VVFxPv4ZBbf1x35ykr/9ZpvPzjrJ4x+dxEqNX4f1HISnwf+Hn+29VpCmCTzOhCM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2iloMUAAADcAAAADwAAAAAAAAAA&#10;AAAAAAChAgAAZHJzL2Rvd25yZXYueG1sUEsFBgAAAAAEAAQA+QAAAJMDAAAAAA==&#10;" strokeweight=".1195mm"/>
                <v:line id="Line 957" o:spid="_x0000_s1090" style="position:absolute;visibility:visible;mso-wrap-style:square" from="3296,1010" to="3296,1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QAO8UAAADcAAAADwAAAGRycy9kb3ducmV2LnhtbESPT2vCQBTE74V+h+UVvJS6abCpTV1F&#10;/ANe1Rw8PrLPJDX7NmRXE/30rlDwOMzMb5jJrDe1uFDrKssKPocRCOLc6ooLBdl+/TEG4Tyyxtoy&#10;KbiSg9n09WWCqbYdb+my84UIEHYpKii9b1IpXV6SQTe0DXHwjrY16INsC6lb7ALc1DKOokQarDgs&#10;lNjQoqT8tDsbBbf59+b9KP+65Sr7OelRFh/0KFZq8NbPf0F46v0z/N/eaAVJ8gWPM+EIyO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CQAO8UAAADcAAAADwAAAAAAAAAA&#10;AAAAAAChAgAAZHJzL2Rvd25yZXYueG1sUEsFBgAAAAAEAAQA+QAAAJMDAAAAAA==&#10;" strokeweight=".1195mm"/>
                <v:line id="Line 956" o:spid="_x0000_s1091" style="position:absolute;visibility:visible;mso-wrap-style:square" from="3296,1072" to="3296,1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aeTMUAAADcAAAADwAAAGRycy9kb3ducmV2LnhtbESPQWvCQBSE70L/w/IKvUizaZC0Td2I&#10;WAWv1Rx6fGSfSZrs25BdTfTXdwsFj8PMfMMsV5PpxIUG11hW8BLFIIhLqxuuFBTH3fMbCOeRNXaW&#10;ScGVHKzyh9kSM21H/qLLwVciQNhlqKD2vs+kdGVNBl1ke+Lgnexg0Ac5VFIPOAa46WQSx6k02HBY&#10;qLGnTU1lezgbBbf1635+kj/j57Z4b/WiSL71IlHq6XFaf4DwNPl7+L+91wrSNIW/M+EIy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PaeTMUAAADcAAAADwAAAAAAAAAA&#10;AAAAAAChAgAAZHJzL2Rvd25yZXYueG1sUEsFBgAAAAAEAAQA+QAAAJMDAAAAAA==&#10;" strokeweight=".1195mm"/>
                <v:line id="Line 955" o:spid="_x0000_s1092" style="position:absolute;visibility:visible;mso-wrap-style:square" from="3296,1133" to="3296,11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7o718YAAADcAAAADwAAAGRycy9kb3ducmV2LnhtbESPT2vCQBTE7wW/w/IKvZRmY5CkRlcR&#10;24LXag4eH9mXPzX7NmRXk/bTdwsFj8PM/IZZbyfTiRsNrrWsYB7FIIhLq1uuFRSnj5dXEM4ja+ws&#10;k4JvcrDdzB7WmGs78ifdjr4WAcIuRwWN930upSsbMugi2xMHr7KDQR/kUEs94BjgppNJHKfSYMth&#10;ocGe9g2Vl+PVKPjZZYfnSn6Nb+/F8qIXRXLWi0Spp8dptwLhafL38H/7oBWkaQZ/Z8IR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O6O9fGAAAA3AAAAA8AAAAAAAAA&#10;AAAAAAAAoQIAAGRycy9kb3ducmV2LnhtbFBLBQYAAAAABAAEAPkAAACUAwAAAAA=&#10;" strokeweight=".1195mm"/>
                <v:line id="Line 954" o:spid="_x0000_s1093" style="position:absolute;visibility:visible;mso-wrap-style:square" from="3296,1195" to="3296,1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WvpcMAAADcAAAADwAAAGRycy9kb3ducmV2LnhtbERPTWuDQBC9F/IflgnkUpo1Iqa1WUNo&#10;Wsi1iYccB3eiRndW3K3a/vruodDj433v9rPpxEiDaywr2KwjEMSl1Q1XCorLx9MzCOeRNXaWScE3&#10;Odjni4cdZtpO/Enj2VcihLDLUEHtfZ9J6cqaDLq17YkDd7ODQR/gUEk94BTCTSfjKEqlwYZDQ409&#10;vdVUtucvo+DnsD093uR9Or4XL61Oiviqk1ip1XI+vILwNPt/8Z/7pBWkaVgbzoQjIPN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Ilr6XDAAAA3AAAAA8AAAAAAAAAAAAA&#10;AAAAoQIAAGRycy9kb3ducmV2LnhtbFBLBQYAAAAABAAEAPkAAACRAwAAAAA=&#10;" strokeweight=".1195mm"/>
                <v:line id="Line 953" o:spid="_x0000_s1094" style="position:absolute;visibility:visible;mso-wrap-style:square" from="3296,1256" to="3296,1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kKPsQAAADcAAAADwAAAGRycy9kb3ducmV2LnhtbESPQWvCQBSE74L/YXmFXkQ3Bok1uoq0&#10;FbyqOfT4yD6T1OzbkN2a1F/vCoLHYWa+YVab3tTiSq2rLCuYTiIQxLnVFRcKstNu/AHCeWSNtWVS&#10;8E8ONuvhYIWpth0f6Hr0hQgQdikqKL1vUildXpJBN7ENcfDOtjXog2wLqVvsAtzUMo6iRBqsOCyU&#10;2NBnSfnl+GcU3Lbz/egsf7uv72xx0bMs/tGzWKn3t367BOGp96/ws73XCpJkAY8z4QjI9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aQo+xAAAANwAAAAPAAAAAAAAAAAA&#10;AAAAAKECAABkcnMvZG93bnJldi54bWxQSwUGAAAAAAQABAD5AAAAkgMAAAAA&#10;" strokeweight=".1195mm"/>
                <v:line id="Line 952" o:spid="_x0000_s1095" style="position:absolute;visibility:visible;mso-wrap-style:square" from="3296,1318" to="3296,1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o1fsMAAADcAAAADwAAAGRycy9kb3ducmV2LnhtbERPTWuDQBC9F/oflin0UupaCdqYbEJI&#10;G/Ba4yHHwZ2ojTsr7iba/PruodDj432vt7PpxY1G11lW8BbFIIhrqztuFFTHw+s7COeRNfaWScEP&#10;OdhuHh/WmGs78RfdSt+IEMIuRwWt90MupatbMugiOxAH7mxHgz7AsZF6xCmEm14mcZxKgx2HhhYH&#10;2rdUX8qrUXDfZcXLWX5PH5/V8qIXVXLSi0Sp56d5twLhafb/4j93oRWkWZgfzoQj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mKNX7DAAAA3AAAAA8AAAAAAAAAAAAA&#10;AAAAoQIAAGRycy9kb3ducmV2LnhtbFBLBQYAAAAABAAEAPkAAACRAwAAAAA=&#10;" strokeweight=".1195mm"/>
                <v:line id="Line 951" o:spid="_x0000_s1096" style="position:absolute;visibility:visible;mso-wrap-style:square" from="3296,1380" to="3296,14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aQ5cYAAADcAAAADwAAAGRycy9kb3ducmV2LnhtbESPQWvCQBSE74X+h+UVeim6MUis0VWk&#10;reC1MYceH9lnNpp9G7Jbk/rru4WCx2FmvmHW29G24kq9bxwrmE0TEMSV0w3XCsrjfvIKwgdkja1j&#10;UvBDHrabx4c15toN/EnXItQiQtjnqMCE0OVS+sqQRT91HXH0Tq63GKLsa6l7HCLctjJNkkxabDgu&#10;GOzozVB1Kb6tgttucXg5yfPw/lEuL3pepl96nir1/DTuViACjeEe/m8ftIJsMYO/M/EIyM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bGkOXGAAAA3AAAAA8AAAAAAAAA&#10;AAAAAAAAoQIAAGRycy9kb3ducmV2LnhtbFBLBQYAAAAABAAEAPkAAACUAwAAAAA=&#10;" strokeweight=".1195mm"/>
                <v:line id="Line 950" o:spid="_x0000_s1097" style="position:absolute;visibility:visible;mso-wrap-style:square" from="3296,1565" to="3296,1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QOksQAAADcAAAADwAAAGRycy9kb3ducmV2LnhtbESPT4vCMBTE7wt+h/AEL4umFvFPNYqs&#10;u+BV7cHjo3m21ealNFnb3U9vBMHjMDO/YVabzlTiTo0rLSsYjyIQxJnVJecK0tPPcA7CeWSNlWVS&#10;8EcONuvexwoTbVs+0P3ocxEg7BJUUHhfJ1K6rCCDbmRr4uBdbGPQB9nkUjfYBripZBxFU2mw5LBQ&#10;YE1fBWW3469R8L+d7T8v8truvtPFTU/S+KwnsVKDfrddgvDU+Xf41d5rBdNZDM8z4QjI9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FA6SxAAAANwAAAAPAAAAAAAAAAAA&#10;AAAAAKECAABkcnMvZG93bnJldi54bWxQSwUGAAAAAAQABAD5AAAAkgMAAAAA&#10;" strokeweight=".1195mm"/>
                <v:line id="Line 949" o:spid="_x0000_s1098" style="position:absolute;visibility:visible;mso-wrap-style:square" from="3296,1626" to="3296,1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irCcYAAADcAAAADwAAAGRycy9kb3ducmV2LnhtbESPzWvCQBTE70L/h+UVepG6aRQ/YlaR&#10;1oLX2hw8PrIvHzX7NmS3JvrXdwWhx2FmfsOk28E04kKdqy0reJtEIIhzq2suFWTfn69LEM4ja2ws&#10;k4IrOdhunkYpJtr2/EWXoy9FgLBLUEHlfZtI6fKKDLqJbYmDV9jOoA+yK6XusA9w08g4iubSYM1h&#10;ocKW3ivKz8dfo+C2WxzGhfzpP/bZ6qxnWXzSs1ipl+dhtwbhafD/4Uf7oBXMF1O4nwlHQG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lYqwnGAAAA3AAAAA8AAAAAAAAA&#10;AAAAAAAAoQIAAGRycy9kb3ducmV2LnhtbFBLBQYAAAAABAAEAPkAAACUAwAAAAA=&#10;" strokeweight=".1195mm"/>
                <v:line id="Line 948" o:spid="_x0000_s1099" style="position:absolute;visibility:visible;mso-wrap-style:square" from="3296,1688" to="3296,1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EzfcYAAADcAAAADwAAAGRycy9kb3ducmV2LnhtbESPT2vCQBTE7wW/w/IKvZRmYwimRleR&#10;toLXag4eH9mXPzX7NmS3JvXTdwsFj8PM/IZZbyfTiSsNrrWsYB7FIIhLq1uuFRSn/csrCOeRNXaW&#10;ScEPOdhuZg9rzLUd+ZOuR1+LAGGXo4LG+z6X0pUNGXSR7YmDV9nBoA9yqKUecAxw08kkjhfSYMth&#10;ocGe3hoqL8dvo+C2yw7Plfwa3z+K5UWnRXLWaaLU0+O0W4HwNPl7+L990AoWWQp/Z8IR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axM33GAAAA3AAAAA8AAAAAAAAA&#10;AAAAAAAAoQIAAGRycy9kb3ducmV2LnhtbFBLBQYAAAAABAAEAPkAAACUAwAAAAA=&#10;" strokeweight=".1195mm"/>
                <v:line id="Line 947" o:spid="_x0000_s1100" style="position:absolute;visibility:visible;mso-wrap-style:square" from="3296,2365" to="3296,2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2W5sYAAADcAAAADwAAAGRycy9kb3ducmV2LnhtbESPzWvCQBTE70L/h+UVepG6abB+xKwi&#10;rYJXbQ4eH9mXj5p9G7JbE/vXd4WCx2FmfsOkm8E04kqdqy0reJtEIIhzq2suFWRf+9cFCOeRNTaW&#10;ScGNHGzWT6MUE217PtL15EsRIOwSVFB53yZSurwig25iW+LgFbYz6IPsSqk77APcNDKOopk0WHNY&#10;qLClj4ryy+nHKPjdzg/jQn73n7tsedHTLD7raazUy/OwXYHwNPhH+L990Apm83e4nwlHQK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n9lubGAAAA3AAAAA8AAAAAAAAA&#10;AAAAAAAAoQIAAGRycy9kb3ducmV2LnhtbFBLBQYAAAAABAAEAPkAAACUAwAAAAA=&#10;" strokeweight=".1195mm"/>
                <v:line id="Line 946" o:spid="_x0000_s1101" style="position:absolute;visibility:visible;mso-wrap-style:square" from="3296,2427" to="3296,2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8IkcYAAADcAAAADwAAAGRycy9kb3ducmV2LnhtbESPT2vCQBTE7wW/w/IKvZRmY5CkRlcR&#10;24LXag4eH9mXPzX7NmRXk/bTdwsFj8PM/IZZbyfTiRsNrrWsYB7FIIhLq1uuFRSnj5dXEM4ja+ws&#10;k4JvcrDdzB7WmGs78ifdjr4WAcIuRwWN930upSsbMugi2xMHr7KDQR/kUEs94BjgppNJHKfSYMth&#10;ocGe9g2Vl+PVKPjZZYfnSn6Nb+/F8qIXRXLWi0Spp8dptwLhafL38H/7oBWkWQp/Z8IR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kvCJHGAAAA3AAAAA8AAAAAAAAA&#10;AAAAAAAAoQIAAGRycy9kb3ducmV2LnhtbFBLBQYAAAAABAAEAPkAAACUAwAAAAA=&#10;" strokeweight=".1195mm"/>
                <v:line id="Line 945" o:spid="_x0000_s1102" style="position:absolute;visibility:visible;mso-wrap-style:square" from="3296,2489" to="3296,2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OtCsQAAADcAAAADwAAAGRycy9kb3ducmV2LnhtbESPQWvCQBSE7wX/w/IEL0U3BjEaXUWq&#10;Ba/VHDw+ss8kmn0bslsT++u7hYLHYWa+Ydbb3tTiQa2rLCuYTiIQxLnVFRcKsvPneAHCeWSNtWVS&#10;8CQH283gbY2pth1/0ePkCxEg7FJUUHrfpFK6vCSDbmIb4uBdbWvQB9kWUrfYBbipZRxFc2mw4rBQ&#10;YkMfJeX307dR8LNLju9Xeev2h2x517MsvuhZrNRo2O9WIDz1/hX+bx+1gnmSwN+ZcAT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Y60KxAAAANwAAAAPAAAAAAAAAAAA&#10;AAAAAKECAABkcnMvZG93bnJldi54bWxQSwUGAAAAAAQABAD5AAAAkgMAAAAA&#10;" strokeweight=".1195mm"/>
                <v:line id="Line 944" o:spid="_x0000_s1103" style="position:absolute;visibility:visible;mso-wrap-style:square" from="3296,2797" to="3296,2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5eMMAAADcAAAADwAAAGRycy9kb3ducmV2LnhtbERPTWuDQBC9F/oflin0UupaCdqYbEJI&#10;G/Ba4yHHwZ2ojTsr7iba/PruodDj432vt7PpxY1G11lW8BbFIIhrqztuFFTHw+s7COeRNfaWScEP&#10;OdhuHh/WmGs78RfdSt+IEMIuRwWt90MupatbMugiOxAH7mxHgz7AsZF6xCmEm14mcZxKgx2HhhYH&#10;2rdUX8qrUXDfZcXLWX5PH5/V8qIXVXLSi0Sp56d5twLhafb/4j93oRWkWVgbzoQj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f8OXjDAAAA3AAAAA8AAAAAAAAAAAAA&#10;AAAAoQIAAGRycy9kb3ducmV2LnhtbFBLBQYAAAAABAAEAPkAAACRAwAAAAA=&#10;" strokeweight=".1195mm"/>
                <v:line id="Line 943" o:spid="_x0000_s1104" style="position:absolute;visibility:visible;mso-wrap-style:square" from="3296,2858" to="3296,2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Cc48QAAADcAAAADwAAAGRycy9kb3ducmV2LnhtbESPQYvCMBSE78L+h/CEvYimW0TXahRx&#10;V/Cq9rDHR/Nsq81LaaLt+uuNIHgcZuYbZrHqTCVu1LjSsoKvUQSCOLO65FxBetwOv0E4j6yxskwK&#10;/snBavnRW2Cibct7uh18LgKEXYIKCu/rREqXFWTQjWxNHLyTbQz6IJtc6gbbADeVjKNoIg2WHBYK&#10;rGlTUHY5XI2C+3q6G5zkuf35TWcXPU7jPz2Olfrsd+s5CE+df4df7Z1WMJnO4HkmHA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sJzjxAAAANwAAAAPAAAAAAAAAAAA&#10;AAAAAKECAABkcnMvZG93bnJldi54bWxQSwUGAAAAAAQABAD5AAAAkgMAAAAA&#10;" strokeweight=".1195mm"/>
                <v:line id="Line 942" o:spid="_x0000_s1105" style="position:absolute;visibility:visible;mso-wrap-style:square" from="3296,2920" to="3296,2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9FWcMAAADcAAAADwAAAGRycy9kb3ducmV2LnhtbERPTWuDQBC9F/oflin0UupaCcaYbEJI&#10;G/Ba46HHwZ2ojTsr7iba/PruodDj431vdrPpxY1G11lW8BbFIIhrqztuFFSn42sGwnlkjb1lUvBD&#10;Dnbbx4cN5tpO/Em30jcihLDLUUHr/ZBL6eqWDLrIDsSBO9vRoA9wbKQecQrhppdJHKfSYMehocWB&#10;Di3Vl/JqFNz3y+LlLL+n949qddGLKvnSi0Sp56d5vwbhafb/4j93oRWkWZgfzoQjIL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fRVnDAAAA3AAAAA8AAAAAAAAAAAAA&#10;AAAAoQIAAGRycy9kb3ducmV2LnhtbFBLBQYAAAAABAAEAPkAAACRAwAAAAA=&#10;" strokeweight=".1195mm"/>
                <v:line id="Line 941" o:spid="_x0000_s1106" style="position:absolute;visibility:visible;mso-wrap-style:square" from="3296,2982" to="3296,3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PgwsYAAADcAAAADwAAAGRycy9kb3ducmV2LnhtbESPQWvCQBSE74X+h+UVeim6MUiq0VWk&#10;reC1MYceH9lnNpp9G7Jbk/rru4WCx2FmvmHW29G24kq9bxwrmE0TEMSV0w3XCsrjfrIA4QOyxtYx&#10;KfghD9vN48Mac+0G/qRrEWoRIexzVGBC6HIpfWXIop+6jjh6J9dbDFH2tdQ9DhFuW5kmSSYtNhwX&#10;DHb0Zqi6FN9WwW33eng5yfPw/lEuL3pepl96nir1/DTuViACjeEe/m8ftIJsMYO/M/EIyM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MT4MLGAAAA3AAAAA8AAAAAAAAA&#10;AAAAAAAAoQIAAGRycy9kb3ducmV2LnhtbFBLBQYAAAAABAAEAPkAAACUAwAAAAA=&#10;" strokeweight=".1195mm"/>
                <v:line id="Line 940" o:spid="_x0000_s1107" style="position:absolute;visibility:visible;mso-wrap-style:square" from="3296,3043" to="3296,3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F+tcYAAADcAAAADwAAAGRycy9kb3ducmV2LnhtbESPQWvCQBSE70L/w/IKvUjdNIi1qRsR&#10;q5Br0xx6fGSfSZrs25BdTfTXdwsFj8PMfMNstpPpxIUG11hW8LKIQBCXVjdcKSi+js9rEM4ja+ws&#10;k4IrOdimD7MNJtqO/EmX3FciQNglqKD2vk+kdGVNBt3C9sTBO9nBoA9yqKQecAxw08k4ilbSYMNh&#10;ocae9jWVbX42Cm6712x+kj/jx6F4a/WyiL/1Mlbq6XHavYPwNPl7+L+daQWrdQx/Z8IRkO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PBfrXGAAAA3AAAAA8AAAAAAAAA&#10;AAAAAAAAoQIAAGRycy9kb3ducmV2LnhtbFBLBQYAAAAABAAEAPkAAACUAwAAAAA=&#10;" strokeweight=".1195mm"/>
                <v:line id="Line 939" o:spid="_x0000_s1108" style="position:absolute;visibility:visible;mso-wrap-style:square" from="3296,3105" to="3296,3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3bLsYAAADcAAAADwAAAGRycy9kb3ducmV2LnhtbESPT2vCQBTE70K/w/IKvYhuGsVqzCrS&#10;WvBam4PHR/blT82+DdmtiX76riD0OMzMb5h0O5hGXKhztWUFr9MIBHFudc2lguz7c7IE4TyyxsYy&#10;KbiSg+3maZRiom3PX3Q5+lIECLsEFVTet4mULq/IoJvaljh4he0M+iC7UuoO+wA3jYyjaCEN1hwW&#10;KmzpvaL8fPw1Cm67t8O4kD/9xz5bnfU8i096Hiv18jzs1iA8Df4//GgftILFcgb3M+EIyM0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yN2y7GAAAA3AAAAA8AAAAAAAAA&#10;AAAAAAAAoQIAAGRycy9kb3ducmV2LnhtbFBLBQYAAAAABAAEAPkAAACUAwAAAAA=&#10;" strokeweight=".1195mm"/>
                <v:line id="Line 938" o:spid="_x0000_s1109" style="position:absolute;visibility:visible;mso-wrap-style:square" from="3296,3166" to="3296,32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RDWsYAAADcAAAADwAAAGRycy9kb3ducmV2LnhtbESPT2vCQBTE7wW/w/IKvZRmYwgao6tI&#10;W8FrNYceH9mXPzX7NmS3JvXTdwsFj8PM/IbZ7CbTiSsNrrWsYB7FIIhLq1uuFRTnw0sGwnlkjZ1l&#10;UvBDDnbb2cMGc21H/qDrydciQNjlqKDxvs+ldGVDBl1ke+LgVXYw6IMcaqkHHAPcdDKJ44U02HJY&#10;aLCn14bKy+nbKLjtl8fnSn6Nb+/F6qLTIvnUaaLU0+O0X4PwNPl7+L991AoWWQp/Z8IRkN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NkQ1rGAAAA3AAAAA8AAAAAAAAA&#10;AAAAAAAAoQIAAGRycy9kb3ducmV2LnhtbFBLBQYAAAAABAAEAPkAAACUAwAAAAA=&#10;" strokeweight=".1195mm"/>
                <v:rect id="Rectangle 937" o:spid="_x0000_s1110" style="position:absolute;left:3246;top:394;width:92;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vAgcYA&#10;AADcAAAADwAAAGRycy9kb3ducmV2LnhtbESPW2vCQBSE3wX/w3KEvummpUZJXcVelKIgXvLSt0P2&#10;NAlmz4bdrab/vlsQfBxm5htmtuhMIy7kfG1ZweMoAUFcWF1zqSA/rYZTED4ga2wsk4Jf8rCY93sz&#10;zLS98oEux1CKCGGfoYIqhDaT0hcVGfQj2xJH79s6gyFKV0rt8BrhppFPSZJKgzXHhQpbequoOB9/&#10;jIL3fGPGr6VLv+qP9Xa3z513zxOlHgbd8gVEoC7cw7f2p1aQTsfwfyYe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YvAgcYAAADcAAAADwAAAAAAAAAAAAAAAACYAgAAZHJz&#10;L2Rvd25yZXYueG1sUEsFBgAAAAAEAAQA9QAAAIsDAAAAAA==&#10;" filled="f" strokeweight=".1195mm"/>
                <v:rect id="Rectangle 936" o:spid="_x0000_s1111" style="position:absolute;left:3246;top:813;width:92;height:1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le9sYA&#10;AADcAAAADwAAAGRycy9kb3ducmV2LnhtbESPT2vCQBTE7wW/w/IEb3WjaJToKq3/KC1Iq7n09si+&#10;JsHs27C7avrtu4VCj8PM/IZZrjvTiBs5X1tWMBomIIgLq2suFeTn/eMchA/IGhvLpOCbPKxXvYcl&#10;Ztre+YNup1CKCGGfoYIqhDaT0hcVGfRD2xJH78s6gyFKV0rt8B7hppHjJEmlwZrjQoUtbSoqLqer&#10;UbDNX830uXTpZ707vB3fc+fdZKbUoN89LUAE6sJ/+K/9ohWk8xR+z8Qj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Vle9sYAAADcAAAADwAAAAAAAAAAAAAAAACYAgAAZHJz&#10;L2Rvd25yZXYueG1sUEsFBgAAAAAEAAQA9QAAAIsDAAAAAA==&#10;" filled="f" strokeweight=".1195mm"/>
                <v:line id="Line 935" o:spid="_x0000_s1112" style="position:absolute;visibility:visible;mso-wrap-style:square" from="3296,1392" to="3296,1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qAMYAAADcAAAADwAAAGRycy9kb3ducmV2LnhtbESPQWvCQBSE70L/w/IK3nQTD6lNXaUU&#10;hFZLILbg9ZF9JjHZtzG7xvTfdwsFj8PMfMOsNqNpxUC9qy0riOcRCOLC6ppLBd9f29kShPPIGlvL&#10;pOCHHGzWD5MVptreOKfh4EsRIOxSVFB536VSuqIig25uO+LgnWxv0AfZl1L3eAtw08pFFCXSYM1h&#10;ocKO3ioqmsPVKHDDoj6en48f8nOf7TLTJHHeXZSaPo6vLyA8jf4e/m+/awXJ8gn+zoQjIN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TfqgDGAAAA3AAAAA8AAAAAAAAA&#10;AAAAAAAAoQIAAGRycy9kb3ducmV2LnhtbFBLBQYAAAAABAAEAPkAAACUAwAAAAA=&#10;" strokecolor="white" strokeweight="1.73889mm"/>
                <v:rect id="Rectangle 934" o:spid="_x0000_s1113" style="position:absolute;left:3246;top:1392;width:92;height: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pvH8MA&#10;AADcAAAADwAAAGRycy9kb3ducmV2LnhtbERPy2rCQBTdF/oPwy24q5MWGyU6itVWREF8ZOPukrlN&#10;gpk7YWaq8e+dRaHLw3lPZp1pxJWcry0reOsnIIgLq2suFeSn79cRCB+QNTaWScGdPMymz08TzLS9&#10;8YGux1CKGMI+QwVVCG0mpS8qMuj7tiWO3I91BkOErpTa4S2Gm0a+J0kqDdYcGypsaVFRcTn+GgXL&#10;fGM+PkuXnuuv1Xa3z513g6FSvZduPgYRqAv/4j/3WitIR3FtPBOPgJ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4pvH8MAAADcAAAADwAAAAAAAAAAAAAAAACYAgAAZHJzL2Rv&#10;d25yZXYueG1sUEsFBgAAAAAEAAQA9QAAAIgDAAAAAA==&#10;" filled="f" strokeweight=".1195mm"/>
                <v:rect id="Rectangle 933" o:spid="_x0000_s1114" style="position:absolute;left:3246;top:1719;width:92;height:6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bKhMcA&#10;AADcAAAADwAAAGRycy9kb3ducmV2LnhtbESPQWvCQBSE70L/w/IK3nRT0TRNXcVWLdJCaW0uvT2y&#10;r0lo9m3YXTX+e1co9DjMzDfMfNmbVhzJ+caygrtxAoK4tLrhSkHxtR1lIHxA1thaJgVn8rBc3Azm&#10;mGt74k867kMlIoR9jgrqELpcSl/WZNCPbUccvR/rDIYoXSW1w1OEm1ZOkiSVBhuOCzV29FxT+bs/&#10;GAXr4tXMniqXfjebl7f3j8J5N71Xanjbrx5BBOrDf/ivvdMK0uwBrmfiEZCL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GyoTHAAAA3AAAAA8AAAAAAAAAAAAAAAAAmAIAAGRy&#10;cy9kb3ducmV2LnhtbFBLBQYAAAAABAAEAPUAAACMAwAAAAA=&#10;" filled="f" strokeweight=".1195mm"/>
                <v:line id="Line 932" o:spid="_x0000_s1115" style="position:absolute;visibility:visible;mso-wrap-style:square" from="3296,2501" to="3296,2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kqcEAAADcAAAADwAAAGRycy9kb3ducmV2LnhtbERPy4rCMBTdD/gP4Qqzm6a6KNoxigjC&#10;vBCsA24vzbWtNjc1ydTO35uF4PJw3ovVYFrRk/ONZQWTJAVBXFrdcKXg97B9m4HwAVlja5kU/JOH&#10;1XL0ssBc2xvvqS9CJWII+xwV1CF0uZS+rMmgT2xHHLmTdQZDhK6S2uEthptWTtM0kwYbjg01drSp&#10;qbwUf0aB76fN8Tw/fsqf793Xzlyyyb67KvU6HtbvIAIN4Sl+uD+0gmwe58cz8QjI5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76SpwQAAANwAAAAPAAAAAAAAAAAAAAAA&#10;AKECAABkcnMvZG93bnJldi54bWxQSwUGAAAAAAQABAD5AAAAjwMAAAAA&#10;" strokecolor="white" strokeweight="1.73889mm"/>
                <v:rect id="Rectangle 931" o:spid="_x0000_s1116" style="position:absolute;left:3246;top:2501;width:92;height: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lQX8cA&#10;AADcAAAADwAAAGRycy9kb3ducmV2LnhtbESPT0vDQBTE7wW/w/KE3symxUaN3RZr/1AURGsu3h7Z&#10;ZxLMvg272zb99t2C0OMwM79hpvPetOJAzjeWFYySFARxaXXDlYLie333CMIHZI2tZVJwIg/z2c1g&#10;irm2R/6iwy5UIkLY56igDqHLpfRlTQZ9Yjvi6P1aZzBE6SqpHR4j3LRynKaZNNhwXKixo9eayr/d&#10;3ihYFm9msqhc9tOsNu8fn4Xz7v5BqeFt//IMIlAfruH/9lYryJ5GcDkTj4Ccn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9pUF/HAAAA3AAAAA8AAAAAAAAAAAAAAAAAmAIAAGRy&#10;cy9kb3ducmV2LnhtbFBLBQYAAAAABAAEAPUAAACMAwAAAAA=&#10;" filled="f" strokeweight=".1195mm"/>
                <v:rect id="Rectangle 930" o:spid="_x0000_s1117" style="position:absolute;left:1047;top:18;width:610;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vOKMcA&#10;AADcAAAADwAAAGRycy9kb3ducmV2LnhtbESPT0vDQBTE74LfYXlCb3Zj0djGboLaPxQFaWsu3h7Z&#10;ZxLMvg272zb99m5B8DjMzG+YeTGYThzJ+daygrtxAoK4srrlWkH5ubqdgvABWWNnmRScyUORX1/N&#10;MdP2xDs67kMtIoR9hgqaEPpMSl81ZNCPbU8cvW/rDIYoXS21w1OEm05OkiSVBluOCw329NpQ9bM/&#10;GAWL8s08vNQu/WqX6/ePbem8u39UanQzPD+BCDSE//Bfe6MVpLMJXM7EIy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7zijHAAAA3AAAAA8AAAAAAAAAAAAAAAAAmAIAAGRy&#10;cy9kb3ducmV2LnhtbFBLBQYAAAAABAAEAPUAAACMAwAAAAA=&#10;" filled="f" strokeweight=".1195mm"/>
                <v:line id="Line 929" o:spid="_x0000_s1118" style="position:absolute;visibility:visible;mso-wrap-style:square" from="1355,209" to="1355,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RN88YAAADcAAAADwAAAGRycy9kb3ducmV2LnhtbESPT2vCQBTE70K/w/IKvYhuGsVqzCrS&#10;WvBam4PHR/blT82+DdmtiX76riD0OMzMb5h0O5hGXKhztWUFr9MIBHFudc2lguz7c7IE4TyyxsYy&#10;KbiSg+3maZRiom3PX3Q5+lIECLsEFVTet4mULq/IoJvaljh4he0M+iC7UuoO+wA3jYyjaCEN1hwW&#10;KmzpvaL8fPw1Cm67t8O4kD/9xz5bnfU8i096Hiv18jzs1iA8Df4//GgftILFagb3M+EIyM0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lUTfPGAAAA3AAAAA8AAAAAAAAA&#10;AAAAAAAAoQIAAGRycy9kb3ducmV2LnhtbFBLBQYAAAAABAAEAPkAAACUAwAAAAA=&#10;" strokeweight=".1195mm"/>
                <v:line id="Line 928" o:spid="_x0000_s1119" style="position:absolute;visibility:visible;mso-wrap-style:square" from="1355,271" to="1355,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3Vh8YAAADcAAAADwAAAGRycy9kb3ducmV2LnhtbESPT2vCQBTE7wW/w/IKvRSzMQRtoqtI&#10;W8FrNYceH9mXPzX7NmS3JvXTdwsFj8PM/IbZ7CbTiSsNrrWsYBHFIIhLq1uuFRTnw/wFhPPIGjvL&#10;pOCHHOy2s4cN5tqO/EHXk69FgLDLUUHjfZ9L6cqGDLrI9sTBq+xg0Ac51FIPOAa46WQSx0tpsOWw&#10;0GBPrw2Vl9O3UXDbr47Plfwa396L7KLTIvnUaaLU0+O0X4PwNPl7+L991AqWWQp/Z8IRkN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a91YfGAAAA3AAAAA8AAAAAAAAA&#10;AAAAAAAAoQIAAGRycy9kb3ducmV2LnhtbFBLBQYAAAAABAAEAPkAAACUAwAAAAA=&#10;" strokeweight=".1195mm"/>
                <v:line id="Line 927" o:spid="_x0000_s1120" style="position:absolute;visibility:visible;mso-wrap-style:square" from="1355,332" to="1355,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FwHMYAAADcAAAADwAAAGRycy9kb3ducmV2LnhtbESPT2vCQBTE70K/w/IKvYhuGqzVmFWk&#10;VfCqzcHjI/vyp2bfhuzWxH76rlDwOMzMb5h0M5hGXKlztWUFr9MIBHFudc2lguxrP1mAcB5ZY2OZ&#10;FNzIwWb9NEox0bbnI11PvhQBwi5BBZX3bSKlyysy6Ka2JQ5eYTuDPsiulLrDPsBNI+MomkuDNYeF&#10;Clv6qCi/nH6Mgt/t+2FcyO/+c5ctL3qWxWc9i5V6eR62KxCeBv8I/7cPWsF8+Qb3M+EIyP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nxcBzGAAAA3AAAAA8AAAAAAAAA&#10;AAAAAAAAoQIAAGRycy9kb3ducmV2LnhtbFBLBQYAAAAABAAEAPkAAACUAwAAAAA=&#10;" strokeweight=".1195mm"/>
                <v:line id="Line 926" o:spid="_x0000_s1121" style="position:absolute;visibility:visible;mso-wrap-style:square" from="1355,394" to="1355,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Pua8QAAADcAAAADwAAAGRycy9kb3ducmV2LnhtbESPQWvCQBSE74L/YXmFXkQ3Bok1uoq0&#10;FbyqOfT4yD6T1OzbkN2a1F/vCoLHYWa+YVab3tTiSq2rLCuYTiIQxLnVFRcKstNu/AHCeWSNtWVS&#10;8E8ONuvhYIWpth0f6Hr0hQgQdikqKL1vUildXpJBN7ENcfDOtjXog2wLqVvsAtzUMo6iRBqsOCyU&#10;2NBnSfnl+GcU3Lbz/egsf7uv72xx0bMs/tGzWKn3t367BOGp96/ws73XCpJFAo8z4QjI9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I+5rxAAAANwAAAAPAAAAAAAAAAAA&#10;AAAAAKECAABkcnMvZG93bnJldi54bWxQSwUGAAAAAAQABAD5AAAAkgMAAAAA&#10;" strokeweight=".1195mm"/>
                <v:line id="Line 925" o:spid="_x0000_s1122" style="position:absolute;visibility:visible;mso-wrap-style:square" from="1355,456" to="1355,4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9L8MQAAADcAAAADwAAAGRycy9kb3ducmV2LnhtbESPQYvCMBSE78L+h/CEvYimW0TXahRx&#10;V/Cq9rDHR/Nsq81LaaLt+uuNIHgcZuYbZrHqTCVu1LjSsoKvUQSCOLO65FxBetwOv0E4j6yxskwK&#10;/snBavnRW2Cibct7uh18LgKEXYIKCu/rREqXFWTQjWxNHLyTbQz6IJtc6gbbADeVjKNoIg2WHBYK&#10;rGlTUHY5XI2C+3q6G5zkuf35TWcXPU7jPz2Olfrsd+s5CE+df4df7Z1WMJlN4XkmHA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b0vwxAAAANwAAAAPAAAAAAAAAAAA&#10;AAAAAKECAABkcnMvZG93bnJldi54bWxQSwUGAAAAAAQABAD5AAAAkgMAAAAA&#10;" strokeweight=".1195mm"/>
                <v:line id="Line 924" o:spid="_x0000_s1123" style="position:absolute;visibility:visible;mso-wrap-style:square" from="1355,517" to="1355,5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fgsMAAADcAAAADwAAAGRycy9kb3ducmV2LnhtbERPTWuDQBC9F/oflin0UuJaCaaabEJI&#10;G/Ba46HHwZ2ojTsr7iba/PruodDj431vdrPpxY1G11lW8BrFIIhrqztuFFSn4+INhPPIGnvLpOCH&#10;HOy2jw8bzLWd+JNupW9ECGGXo4LW+yGX0tUtGXSRHYgDd7ajQR/g2Eg94hTCTS+TOE6lwY5DQ4sD&#10;HVqqL+XVKLjvV8XLWX5P7x9VdtHLKvnSy0Sp56d5vwbhafb/4j93oRWkWVgbzoQjIL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fw34LDAAAA3AAAAA8AAAAAAAAAAAAA&#10;AAAAoQIAAGRycy9kb3ducmV2LnhtbFBLBQYAAAAABAAEAPkAAACRAwAAAAA=&#10;" strokeweight=".1195mm"/>
                <v:line id="Line 923" o:spid="_x0000_s1124" style="position:absolute;visibility:visible;mso-wrap-style:square" from="1355,579" to="1355,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6GcQAAADcAAAADwAAAGRycy9kb3ducmV2LnhtbESPQWvCQBSE7wX/w/IEL0U3BlETXUWq&#10;Ba/VHDw+ss8kmn0bslsT++u7hYLHYWa+Ydbb3tTiQa2rLCuYTiIQxLnVFRcKsvPneAnCeWSNtWVS&#10;8CQH283gbY2pth1/0ePkCxEg7FJUUHrfpFK6vCSDbmIb4uBdbWvQB9kWUrfYBbipZRxFc2mw4rBQ&#10;YkMfJeX307dR8LNbHN+v8tbtD1ly17MsvuhZrNRo2O9WIDz1/hX+bx+1gnmSwN+ZcAT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vHoZxAAAANwAAAAPAAAAAAAAAAAA&#10;AAAAAKECAABkcnMvZG93bnJldi54bWxQSwUGAAAAAAQABAD5AAAAkgMAAAAA&#10;" strokeweight=".1195mm"/>
                <v:line id="Line 922" o:spid="_x0000_s1125" style="position:absolute;visibility:visible;mso-wrap-style:square" from="1355,640" to="1355,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21JnsMAAADcAAAADwAAAGRycy9kb3ducmV2LnhtbERPTW+CQBC9N/E/bMakl0YXCakVXQmx&#10;beK1yqHHCTsCys4Sdgvor+8emvT48r532WRaMVDvGssKVssIBHFpdcOVguL8uXgD4TyyxtYyKbiT&#10;g2w/e9phqu3IXzScfCVCCLsUFdTed6mUrqzJoFvajjhwF9sb9AH2ldQ9jiHctDKOoldpsOHQUGNH&#10;h5rK2+nHKHjk6+PLRV7H949ic9NJEX/rJFbqeT7lWxCeJv8v/nMftYJ1FOaHM+EIyP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dtSZ7DAAAA3AAAAA8AAAAAAAAAAAAA&#10;AAAAoQIAAGRycy9kb3ducmV2LnhtbFBLBQYAAAAABAAEAPkAAACRAwAAAAA=&#10;" strokeweight=".1195mm"/>
                <v:line id="Line 921" o:spid="_x0000_s1126" style="position:absolute;visibility:visible;mso-wrap-style:square" from="1355,702" to="1355,7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HsBcQAAADcAAAADwAAAGRycy9kb3ducmV2LnhtbESPQYvCMBSE7wv+h/AEL4umFlm1GkVc&#10;F7yu9uDx0TzbavNSmqyt/vqNIHgcZuYbZrnuTCVu1LjSsoLxKAJBnFldcq4gPf4MZyCcR9ZYWSYF&#10;d3KwXvU+lpho2/Iv3Q4+FwHCLkEFhfd1IqXLCjLoRrYmDt7ZNgZ9kE0udYNtgJtKxlH0JQ2WHBYK&#10;rGlbUHY9/BkFj810/3mWl/Z7l86vepLGJz2JlRr0u80ChKfOv8Ov9l4rmEZjeJ4JR0C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IewFxAAAANwAAAAPAAAAAAAAAAAA&#10;AAAAAKECAABkcnMvZG93bnJldi54bWxQSwUGAAAAAAQABAD5AAAAkgMAAAAA&#10;" strokeweight=".1195mm"/>
                <v:line id="Line 920" o:spid="_x0000_s1127" style="position:absolute;visibility:visible;mso-wrap-style:square" from="1355,764" to="1355,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NycsYAAADcAAAADwAAAGRycy9kb3ducmV2LnhtbESPT2vCQBTE7wW/w/KEXopuGkLV6CrS&#10;P5Br0xw8PrLPJJp9G7LbJPrpu4VCj8PM/IbZHSbTioF611hW8LyMQBCXVjdcKSi+PhZrEM4ja2wt&#10;k4IbOTjsZw87TLUd+ZOG3FciQNilqKD2vkuldGVNBt3SdsTBO9veoA+yr6TucQxw08o4il6kwYbD&#10;Qo0dvdZUXvNvo+B+XGVPZ3kZ396LzVUnRXzSSazU43w6bkF4mvx/+K+daQWrKIbfM+EIyP0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jzcnLGAAAA3AAAAA8AAAAAAAAA&#10;AAAAAAAAoQIAAGRycy9kb3ducmV2LnhtbFBLBQYAAAAABAAEAPkAAACUAwAAAAA=&#10;" strokeweight=".1195mm"/>
                <v:line id="Line 919" o:spid="_x0000_s1128" style="position:absolute;visibility:visible;mso-wrap-style:square" from="1306,967" to="1352,9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7/X6cUAAADcAAAADwAAAGRycy9kb3ducmV2LnhtbESPQWvCQBSE70L/w/IKXkQ3TaVq6iqi&#10;Fbxqc/D4yD6T1OzbkN2a6K93BcHjMDPfMPNlZypxocaVlhV8jCIQxJnVJecK0t/tcArCeWSNlWVS&#10;cCUHy8Vbb46Jti3v6XLwuQgQdgkqKLyvEyldVpBBN7I1cfBOtjHog2xyqRtsA9xUMo6iL2mw5LBQ&#10;YE3rgrLz4d8ouK0mu8FJ/rWbn3R21uM0PupxrFT/vVt9g/DU+Vf42d5pBZPoEx5nwhGQ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7/X6cUAAADcAAAADwAAAAAAAAAA&#10;AAAAAAChAgAAZHJzL2Rvd25yZXYueG1sUEsFBgAAAAAEAAQA+QAAAJMDAAAAAA==&#10;" strokeweight=".1195mm"/>
                <v:line id="Line 918" o:spid="_x0000_s1129" style="position:absolute;visibility:visible;mso-wrap-style:square" from="1355,1010" to="1355,1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ZPncQAAADcAAAADwAAAGRycy9kb3ducmV2LnhtbESPQWvCQBSE7wX/w/KEXkrdGILa6Cqi&#10;Fbxqc/D4yD6TaPZtyK4m7a93BaHHYWa+YRar3tTiTq2rLCsYjyIQxLnVFRcKsp/d5wyE88gaa8uk&#10;4JccrJaDtwWm2nZ8oPvRFyJA2KWooPS+SaV0eUkG3cg2xME729agD7ItpG6xC3BTyziKJtJgxWGh&#10;xIY2JeXX480o+FtP9x9neem239nXVSdZfNJJrNT7sF/PQXjq/X/41d5rBdMogeeZcATk8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Vk+dxAAAANwAAAAPAAAAAAAAAAAA&#10;AAAAAKECAABkcnMvZG93bnJldi54bWxQSwUGAAAAAAQABAD5AAAAkgMAAAAA&#10;" strokeweight=".1195mm"/>
                <v:line id="Line 917" o:spid="_x0000_s1130" style="position:absolute;visibility:visible;mso-wrap-style:square" from="1355,1072" to="1355,1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xrqBsQAAADcAAAADwAAAGRycy9kb3ducmV2LnhtbESPS4vCQBCE74L/YWhhL4tODD6jo8g+&#10;wKuag8cm0ybRTE/IjCa7v35HWPBYVNVX1HrbmUo8qHGlZQXjUQSCOLO65FxBevoeLkA4j6yxskwK&#10;fsjBdtPvrTHRtuUDPY4+FwHCLkEFhfd1IqXLCjLoRrYmDt7FNgZ9kE0udYNtgJtKxlE0kwZLDgsF&#10;1vRRUHY73o2C3918/36R1/bzK13e9CSNz3oSK/U26HYrEJ46/wr/t/dawTyawvNMOAJy8w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GuoGxAAAANwAAAAPAAAAAAAAAAAA&#10;AAAAAKECAABkcnMvZG93bnJldi54bWxQSwUGAAAAAAQABAD5AAAAkgMAAAAA&#10;" strokeweight=".1195mm"/>
                <v:line id="Line 916" o:spid="_x0000_s1131" style="position:absolute;visibility:visible;mso-wrap-style:square" from="1355,1133" to="1355,11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8h0ccYAAADcAAAADwAAAGRycy9kb3ducmV2LnhtbESPQWvCQBSE7wX/w/IEL6XZGIJpU1eR&#10;2oLXag4eH9lnEs2+DdltkvbXdwsFj8PMfMOst5NpxUC9aywrWEYxCOLS6oYrBcXp4+kZhPPIGlvL&#10;pOCbHGw3s4c15tqO/EnD0VciQNjlqKD2vsuldGVNBl1kO+LgXWxv0AfZV1L3OAa4aWUSxytpsOGw&#10;UGNHbzWVt+OXUfCzyw6PF3kd9+/Fy02nRXLWaaLUYj7tXkF4mvw9/N8+aAVZvIK/M+EIyM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fIdHHGAAAA3AAAAA8AAAAAAAAA&#10;AAAAAAAAoQIAAGRycy9kb3ducmV2LnhtbFBLBQYAAAAABAAEAPkAAACUAwAAAAA=&#10;" strokeweight=".1195mm"/>
                <v:line id="Line 915" o:spid="_x0000_s1132" style="position:absolute;visibility:visible;mso-wrap-style:square" from="1355,1195" to="1355,1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TR6sUAAADcAAAADwAAAGRycy9kb3ducmV2LnhtbESPQWvCQBSE70L/w/IKXqTZNIhpU9cQ&#10;qgWv2hx6fGSfSWr2bciuJu2v7wpCj8PMfMOs88l04kqDay0reI5iEMSV1S3XCsrPj6cXEM4ja+ws&#10;k4IfcpBvHmZrzLQd+UDXo69FgLDLUEHjfZ9J6aqGDLrI9sTBO9nBoA9yqKUecAxw08kkjlfSYMth&#10;ocGe3huqzseLUfBbpPvFSX6P2135etbLMvnSy0Sp+eNUvIHwNPn/8L291wrSOIXbmXAE5OY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ITR6sUAAADcAAAADwAAAAAAAAAA&#10;AAAAAAChAgAAZHJzL2Rvd25yZXYueG1sUEsFBgAAAAAEAAQA+QAAAJMDAAAAAA==&#10;" strokeweight=".1195mm"/>
                <v:line id="Line 914" o:spid="_x0000_s1133" style="position:absolute;visibility:visible;mso-wrap-style:square" from="1355,1256" to="1355,1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FmMMAAADcAAAADwAAAGRycy9kb3ducmV2LnhtbERPTW+CQBC9N/E/bMakl0YXCakVXQmx&#10;beK1yqHHCTsCys4Sdgvor+8emvT48r532WRaMVDvGssKVssIBHFpdcOVguL8uXgD4TyyxtYyKbiT&#10;g2w/e9phqu3IXzScfCVCCLsUFdTed6mUrqzJoFvajjhwF9sb9AH2ldQ9jiHctDKOoldpsOHQUGNH&#10;h5rK2+nHKHjk6+PLRV7H949ic9NJEX/rJFbqeT7lWxCeJv8v/nMftYJ1FNaGM+EIyP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kbRZjDAAAA3AAAAA8AAAAAAAAAAAAA&#10;AAAAoQIAAGRycy9kb3ducmV2LnhtbFBLBQYAAAAABAAEAPkAAACRAwAAAAA=&#10;" strokeweight=".1195mm"/>
                <v:line id="Line 913" o:spid="_x0000_s1134" style="position:absolute;visibility:visible;mso-wrap-style:square" from="1355,1318" to="1355,1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fgA8YAAADcAAAADwAAAGRycy9kb3ducmV2LnhtbESPQWvCQBSE74X+h+UVeim6aRBjopsg&#10;bQWv2hx6fGSfSTT7NmS3Ju2vdwsFj8PMfMNsisl04kqDay0reJ1HIIgrq1uuFZSfu9kKhPPIGjvL&#10;pOCHHBT548MGM21HPtD16GsRIOwyVNB432dSuqohg25ue+Lgnexg0Ac51FIPOAa46WQcRUtpsOWw&#10;0GBPbw1Vl+O3UfC7TfYvJ3ke3z/K9KIXZfylF7FSz0/Tdg3C0+Tv4f/2XitIohT+zoQjIP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ZX4APGAAAA3AAAAA8AAAAAAAAA&#10;AAAAAAAAoQIAAGRycy9kb3ducmV2LnhtbFBLBQYAAAAABAAEAPkAAACUAwAAAAA=&#10;" strokeweight=".1195mm"/>
                <v:line id="Line 912" o:spid="_x0000_s1135" style="position:absolute;visibility:visible;mso-wrap-style:square" from="1355,1380" to="1355,14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fQ8MAAADcAAAADwAAAGRycy9kb3ducmV2LnhtbERPTW+CQBC9N/E/bMakl0YWCSmKrsbY&#10;NuFay6HHCTsCys4Sdivor+8emvT48r63+8l04kaDay0rWEYxCOLK6pZrBeXXx2IFwnlkjZ1lUnAn&#10;B/vd7GmLubYjf9Lt5GsRQtjlqKDxvs+ldFVDBl1ke+LAne1g0Ac41FIPOIZw08kkjl+lwZZDQ4M9&#10;HRuqrqcfo+BxyIqXs7yMb+/l+qrTMvnWaaLU83w6bEB4mvy/+M9daAXZMswPZ8IRkL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030PDAAAA3AAAAA8AAAAAAAAAAAAA&#10;AAAAoQIAAGRycy9kb3ducmV2LnhtbFBLBQYAAAAABAAEAPkAAACRAwAAAAA=&#10;" strokeweight=".1195mm"/>
                <v:line id="Line 911" o:spid="_x0000_s1136" style="position:absolute;visibility:visible;mso-wrap-style:square" from="1355,1441" to="1355,14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h62MUAAADcAAAADwAAAGRycy9kb3ducmV2LnhtbESPQWvCQBSE74X+h+UVeil1kyCmRleR&#10;WsGrmoPHR/aZpGbfhuxq0v56VxA8DjPzDTNfDqYRV+pcbVlBPIpAEBdW11wqyA+bzy8QziNrbCyT&#10;gj9ysFy8vswx07bnHV33vhQBwi5DBZX3bSalKyoy6Ea2JQ7eyXYGfZBdKXWHfYCbRiZRNJEGaw4L&#10;Fbb0XVFx3l+Mgv9Vuv04yd9+/ZNPz3qcJ0c9TpR6fxtWMxCeBv8MP9pbrSCNY7ifCUdAL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fh62MUAAADcAAAADwAAAAAAAAAA&#10;AAAAAAChAgAAZHJzL2Rvd25yZXYueG1sUEsFBgAAAAAEAAQA+QAAAJMDAAAAAA==&#10;" strokeweight=".1195mm"/>
                <v:line id="Line 910" o:spid="_x0000_s1137" style="position:absolute;visibility:visible;mso-wrap-style:square" from="1355,1503" to="1355,1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rkr8QAAADcAAAADwAAAGRycy9kb3ducmV2LnhtbESPQYvCMBSE74L/ITzBi6ypRdbdrlHE&#10;VfC62oPHR/Nsq81LabK2+uuNIHgcZuYbZr7sTCWu1LjSsoLJOAJBnFldcq4gPWw/vkA4j6yxskwK&#10;buRguej35pho2/IfXfc+FwHCLkEFhfd1IqXLCjLoxrYmDt7JNgZ9kE0udYNtgJtKxlH0KQ2WHBYK&#10;rGldUHbZ/xsF99VsNzrJc/u7Sb8veprGRz2NlRoOutUPCE+df4df7Z1WMJvE8DwTjoBcP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KuSvxAAAANwAAAAPAAAAAAAAAAAA&#10;AAAAAKECAABkcnMvZG93bnJldi54bWxQSwUGAAAAAAQABAD5AAAAkgMAAAAA&#10;" strokeweight=".1195mm"/>
                <v:line id="Line 909" o:spid="_x0000_s1138" style="position:absolute;visibility:visible;mso-wrap-style:square" from="1355,1565" to="1355,1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ZBNMYAAADcAAAADwAAAGRycy9kb3ducmV2LnhtbESPT2vCQBTE70K/w/IKXkrdmErVmFXE&#10;tuC1aQ4eH9mXPzX7NmS3JvXTu4WCx2FmfsOku9G04kK9aywrmM8iEMSF1Q1XCvKvj+cVCOeRNbaW&#10;ScEvOdhtHyYpJtoO/EmXzFciQNglqKD2vkukdEVNBt3MdsTBK21v0AfZV1L3OAS4aWUcRa/SYMNh&#10;ocaODjUV5+zHKLjul8enUn4Pb+/5+qwXeXzSi1ip6eO434DwNPp7+L991AqW8xf4OxOOgN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JmQTTGAAAA3AAAAA8AAAAAAAAA&#10;AAAAAAAAoQIAAGRycy9kb3ducmV2LnhtbFBLBQYAAAAABAAEAPkAAACUAwAAAAA=&#10;" strokeweight=".1195mm"/>
                <v:line id="Line 908" o:spid="_x0000_s1139" style="position:absolute;visibility:visible;mso-wrap-style:square" from="1355,1626" to="1355,1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ZQMUAAADcAAAADwAAAGRycy9kb3ducmV2LnhtbESPQWvCQBSE74X+h+UVvJS6MQRTo6tI&#10;VfCq5uDxkX0mqdm3IbuatL/eLRQ8DjPzDbNYDaYRd+pcbVnBZByBIC6srrlUkJ92H58gnEfW2Fgm&#10;BT/kYLV8fVlgpm3PB7offSkChF2GCirv20xKV1Rk0I1tSxy8i+0M+iC7UuoO+wA3jYyjaCoN1hwW&#10;Kmzpq6LierwZBb/rdP9+kd/9ZpvPrjrJ47NOYqVGb8N6DsLT4J/h//ZeK0gnCfydCUdAL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Y/ZQMUAAADcAAAADwAAAAAAAAAA&#10;AAAAAAChAgAAZHJzL2Rvd25yZXYueG1sUEsFBgAAAAAEAAQA+QAAAJMDAAAAAA==&#10;" strokeweight=".1195mm"/>
                <v:line id="Line 907" o:spid="_x0000_s1140" style="position:absolute;visibility:visible;mso-wrap-style:square" from="1355,1688" to="1355,1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N828YAAADcAAAADwAAAGRycy9kb3ducmV2LnhtbESPT2vCQBTE70K/w/IKvZS6MWjVmFWk&#10;teC1aQ4eH9mXPzX7NmS3JvXTd4WCx2FmfsOku9G04kK9aywrmE0jEMSF1Q1XCvKvj5cVCOeRNbaW&#10;ScEvOdhtHyYpJtoO/EmXzFciQNglqKD2vkukdEVNBt3UdsTBK21v0AfZV1L3OAS4aWUcRa/SYMNh&#10;ocaO3moqztmPUXDdL4/Ppfwe3g/5+qzneXzS81ipp8dxvwHhafT38H/7qBUsZwu4nQlHQG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LDfNvGAAAA3AAAAA8AAAAAAAAA&#10;AAAAAAAAoQIAAGRycy9kb3ducmV2LnhtbFBLBQYAAAAABAAEAPkAAACUAwAAAAA=&#10;" strokeweight=".1195mm"/>
                <v:line id="Line 906" o:spid="_x0000_s1141" style="position:absolute;visibility:visible;mso-wrap-style:square" from="1355,1749" to="1355,17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HirMYAAADcAAAADwAAAGRycy9kb3ducmV2LnhtbESPQWvCQBSE74X+h+UVeim6MUis0VWk&#10;reC1MYceH9lnNpp9G7Jbk/rru4WCx2FmvmHW29G24kq9bxwrmE0TEMSV0w3XCsrjfvIKwgdkja1j&#10;UvBDHrabx4c15toN/EnXItQiQtjnqMCE0OVS+sqQRT91HXH0Tq63GKLsa6l7HCLctjJNkkxabDgu&#10;GOzozVB1Kb6tgttucXg5yfPw/lEuL3pepl96nir1/DTuViACjeEe/m8ftILFLIO/M/EIyM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IR4qzGAAAA3AAAAA8AAAAAAAAA&#10;AAAAAAAAoQIAAGRycy9kb3ducmV2LnhtbFBLBQYAAAAABAAEAPkAAACUAwAAAAA=&#10;" strokeweight=".1195mm"/>
                <v:line id="Line 905" o:spid="_x0000_s1142" style="position:absolute;visibility:visible;mso-wrap-style:square" from="1355,1811" to="1355,1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HN8QAAADcAAAADwAAAGRycy9kb3ducmV2LnhtbESPQWvCQBSE7wX/w/KEXopuDGI0uorY&#10;Cl61OfT4yD6TaPZtyG5N9Ne7hYLHYWa+YVab3tTiRq2rLCuYjCMQxLnVFRcKsu/9aA7CeWSNtWVS&#10;cCcHm/XgbYWpth0f6XbyhQgQdikqKL1vUildXpJBN7YNcfDOtjXog2wLqVvsAtzUMo6imTRYcVgo&#10;saFdSfn19GsUPLbJ4eMsL93nV7a46mkW/+hprNT7sN8uQXjq/Sv83z5oBckkgb8z4QjI9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XUc3xAAAANwAAAAPAAAAAAAAAAAA&#10;AAAAAKECAABkcnMvZG93bnJldi54bWxQSwUGAAAAAAQABAD5AAAAkgMAAAAA&#10;" strokeweight=".1195mm"/>
                <v:line id="Line 904" o:spid="_x0000_s1143" style="position:absolute;visibility:visible;mso-wrap-style:square" from="1355,1873" to="1355,1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LTRcMAAADcAAAADwAAAGRycy9kb3ducmV2LnhtbERPTW+CQBC9N/E/bMakl0YWCSmKrsbY&#10;NuFay6HHCTsCys4Sdivor+8emvT48r63+8l04kaDay0rWEYxCOLK6pZrBeXXx2IFwnlkjZ1lUnAn&#10;B/vd7GmLubYjf9Lt5GsRQtjlqKDxvs+ldFVDBl1ke+LAne1g0Ac41FIPOIZw08kkjl+lwZZDQ4M9&#10;HRuqrqcfo+BxyIqXs7yMb+/l+qrTMvnWaaLU83w6bEB4mvy/+M9daAXZMqwNZ8IRkL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zC00XDAAAA3AAAAA8AAAAAAAAAAAAA&#10;AAAAoQIAAGRycy9kb3ducmV2LnhtbFBLBQYAAAAABAAEAPkAAACRAwAAAAA=&#10;" strokeweight=".1195mm"/>
                <v:line id="Line 903" o:spid="_x0000_s1144" style="position:absolute;visibility:visible;mso-wrap-style:square" from="1355,1934" to="1355,1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4523sQAAADcAAAADwAAAGRycy9kb3ducmV2LnhtbESPQYvCMBSE78L+h/AWvIimFtG1GkVW&#10;Ba9qD3t8NM+2a/NSmmirv94sLHgcZuYbZrnuTCXu1LjSsoLxKAJBnFldcq4gPe+HXyCcR9ZYWSYF&#10;D3KwXn30lpho2/KR7iefiwBhl6CCwvs6kdJlBRl0I1sTB+9iG4M+yCaXusE2wE0l4yiaSoMlh4UC&#10;a/ouKLuebkbBczM7DC7yt93u0vlVT9L4R09ipfqf3WYBwlPn3+H/9kErmI3n8HcmHAG5e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jnbexAAAANwAAAAPAAAAAAAAAAAA&#10;AAAAAKECAABkcnMvZG93bnJldi54bWxQSwUGAAAAAAQABAD5AAAAkgMAAAAA&#10;" strokeweight=".1195mm"/>
                <v:line id="Line 902" o:spid="_x0000_s1145" style="position:absolute;visibility:visible;mso-wrap-style:square" from="1355,1996" to="1355,2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gV/sEAAADcAAAADwAAAGRycy9kb3ducmV2LnhtbERPy4rCMBTdC/5DuIIb0dQiPqpRxHHA&#10;rdqFy0tzbavNTWkytvr1k8XALA/nvdl1phIvalxpWcF0EoEgzqwuOVeQXr/HSxDOI2usLJOCNznY&#10;bfu9DSbatnym18XnIoSwS1BB4X2dSOmyggy6ia2JA3e3jUEfYJNL3WAbwk0l4yiaS4Mlh4YCazoU&#10;lD0vP0bBZ784je7y0X4d09VTz9L4pmexUsNBt1+D8NT5f/Gf+6QVLOIwP5wJR0Bu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2BX+wQAAANwAAAAPAAAAAAAAAAAAAAAA&#10;AKECAABkcnMvZG93bnJldi54bWxQSwUGAAAAAAQABAD5AAAAjwMAAAAA&#10;" strokeweight=".1195mm"/>
                <v:line id="Line 901" o:spid="_x0000_s1146" style="position:absolute;visibility:visible;mso-wrap-style:square" from="1355,2057" to="1355,20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5SwZcQAAADcAAAADwAAAGRycy9kb3ducmV2LnhtbESPQYvCMBSE74L/ITzBi6ypRdbdrlHE&#10;VfC62oPHR/Nsq81LabK2+uuNIHgcZuYbZr7sTCWu1LjSsoLJOAJBnFldcq4gPWw/vkA4j6yxskwK&#10;buRguej35pho2/IfXfc+FwHCLkEFhfd1IqXLCjLoxrYmDt7JNgZ9kE0udYNtgJtKxlH0KQ2WHBYK&#10;rGldUHbZ/xsF99VsNzrJc/u7Sb8veprGRz2NlRoOutUPCE+df4df7Z1WMIsn8DwTjoBcP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lLBlxAAAANwAAAAPAAAAAAAAAAAA&#10;AAAAAKECAABkcnMvZG93bnJldi54bWxQSwUGAAAAAAQABAD5AAAAkgMAAAAA&#10;" strokeweight=".1195mm"/>
                <v:line id="Line 900" o:spid="_x0000_s1147" style="position:absolute;visibility:visible;mso-wrap-style:square" from="1355,2119" to="1355,2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YuEsUAAADcAAAADwAAAGRycy9kb3ducmV2LnhtbESPT2vCQBTE74LfYXlCL6IbF/FP6ipi&#10;W/Cq5uDxkX0mqdm3Ibs1aT99t1DwOMzMb5jNrre1eFDrK8caZtMEBHHuTMWFhuzyMVmB8AHZYO2Y&#10;NHyTh912ONhgalzHJ3qcQyEihH2KGsoQmlRKn5dk0U9dQxy9m2sthijbQpoWuwi3tVRJspAWK44L&#10;JTZ0KCm/n7+shp/98ji+yc/u7T1b3808U1czV1q/jPr9K4hAfXiG/9tHo2GpFPydiUdAb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YuEsUAAADcAAAADwAAAAAAAAAA&#10;AAAAAAChAgAAZHJzL2Rvd25yZXYueG1sUEsFBgAAAAAEAAQA+QAAAJMDAAAAAA==&#10;" strokeweight=".1195mm"/>
                <v:line id="Line 899" o:spid="_x0000_s1148" style="position:absolute;visibility:visible;mso-wrap-style:square" from="1355,2181" to="1355,22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qLicUAAADcAAAADwAAAGRycy9kb3ducmV2LnhtbESPQWvCQBSE70L/w/IKXkQ3TaVq6iqi&#10;Fbxqc/D4yD6T1OzbkN2a6K93BcHjMDPfMPNlZypxocaVlhV8jCIQxJnVJecK0t/tcArCeWSNlWVS&#10;cCUHy8Vbb46Jti3v6XLwuQgQdgkqKLyvEyldVpBBN7I1cfBOtjHog2xyqRtsA9xUMo6iL2mw5LBQ&#10;YE3rgrLz4d8ouK0mu8FJ/rWbn3R21uM0PupxrFT/vVt9g/DU+Vf42d5pBZP4Ex5nwhGQ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AqLicUAAADcAAAADwAAAAAAAAAA&#10;AAAAAAChAgAAZHJzL2Rvd25yZXYueG1sUEsFBgAAAAAEAAQA+QAAAJMDAAAAAA==&#10;" strokeweight=".1195mm"/>
                <v:line id="Line 898" o:spid="_x0000_s1149" style="position:absolute;visibility:visible;mso-wrap-style:square" from="1355,2242" to="1355,2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T/cUAAADcAAAADwAAAGRycy9kb3ducmV2LnhtbESPQWvCQBSE70L/w/IKXkQ3DaGpaVaR&#10;1oLXag49PrLPJE32bchuTfTXdwsFj8PMfMPk28l04kKDaywreFpFIIhLqxuuFBSnj+ULCOeRNXaW&#10;ScGVHGw3D7McM21H/qTL0VciQNhlqKD2vs+kdGVNBt3K9sTBO9vBoA9yqKQecAxw08k4ip6lwYbD&#10;Qo09vdVUtscfo+C2Sw+Ls/we3/fFutVJEX/pJFZq/jjtXkF4mvw9/N8+aAVpnMDfmXAE5OY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MT/cUAAADcAAAADwAAAAAAAAAA&#10;AAAAAAChAgAAZHJzL2Rvd25yZXYueG1sUEsFBgAAAAAEAAQA+QAAAJMDAAAAAA==&#10;" strokeweight=".1195mm"/>
                <v:line id="Line 897" o:spid="_x0000_s1150" style="position:absolute;visibility:visible;mso-wrap-style:square" from="1355,2304" to="1355,2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2ZsUAAADcAAAADwAAAGRycy9kb3ducmV2LnhtbESPQWvCQBSE70L/w/IKXkQ3DVo1dRXR&#10;Cl61OXh8ZJ9JavZtyG5N7K93BcHjMDPfMItVZypxpcaVlhV8jCIQxJnVJecK0p/dcAbCeWSNlWVS&#10;cCMHq+Vbb4GJti0f6Hr0uQgQdgkqKLyvEyldVpBBN7I1cfDOtjHog2xyqRtsA9xUMo6iT2mw5LBQ&#10;YE2bgrLL8c8o+F9P94Oz/G233+n8osdpfNLjWKn+e7f+AuGp86/ws73XCqbxBB5nwhGQy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K+2ZsUAAADcAAAADwAAAAAAAAAA&#10;AAAAAAChAgAAZHJzL2Rvd25yZXYueG1sUEsFBgAAAAAEAAQA+QAAAJMDAAAAAA==&#10;" strokeweight=".1195mm"/>
                <v:line id="Line 896" o:spid="_x0000_s1151" style="position:absolute;visibility:visible;mso-wrap-style:square" from="1355,2365" to="1355,2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0oEcQAAADcAAAADwAAAGRycy9kb3ducmV2LnhtbESPT4vCMBTE7wt+h/AEL4umFvFPNYqs&#10;u+BV7cHjo3m21ealNFnb3U9vBMHjMDO/YVabzlTiTo0rLSsYjyIQxJnVJecK0tPPcA7CeWSNlWVS&#10;8EcONuvexwoTbVs+0P3ocxEg7BJUUHhfJ1K6rCCDbmRr4uBdbGPQB9nkUjfYBripZBxFU2mw5LBQ&#10;YE1fBWW3469R8L+d7T8v8truvtPFTU/S+KwnsVKDfrddgvDU+Xf41d5rBbN4Cs8z4QjI9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fSgRxAAAANwAAAAPAAAAAAAAAAAA&#10;AAAAAKECAABkcnMvZG93bnJldi54bWxQSwUGAAAAAAQABAD5AAAAkgMAAAAA&#10;" strokeweight=".1195mm"/>
                <v:line id="Line 895" o:spid="_x0000_s1152" style="position:absolute;visibility:visible;mso-wrap-style:square" from="1355,2427" to="1355,2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GNisQAAADcAAAADwAAAGRycy9kb3ducmV2LnhtbESPQWvCQBSE7wX/w/KEXopuDNJodBWx&#10;FbxWc/D4yD6TaPZtyG5N9Ne7hYLHYWa+YZbr3tTiRq2rLCuYjCMQxLnVFRcKsuNuNAPhPLLG2jIp&#10;uJOD9WrwtsRU245/6HbwhQgQdikqKL1vUildXpJBN7YNcfDOtjXog2wLqVvsAtzUMo6iT2mw4rBQ&#10;YkPbkvLr4dcoeGyS/cdZXrqv72x+1dMsPulprNT7sN8sQHjq/Sv8395rBUmcwN+ZcATk6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MY2KxAAAANwAAAAPAAAAAAAAAAAA&#10;AAAAAKECAABkcnMvZG93bnJldi54bWxQSwUGAAAAAAQABAD5AAAAkgMAAAAA&#10;" strokeweight=".1195mm"/>
                <v:line id="Line 894" o:spid="_x0000_s1153" style="position:absolute;visibility:visible;mso-wrap-style:square" from="1355,2489" to="1355,2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4Z+MEAAADcAAAADwAAAGRycy9kb3ducmV2LnhtbERPy4rCMBTdC/5DuIIb0dQiPqpRxHHA&#10;rdqFy0tzbavNTWkytvr1k8XALA/nvdl1phIvalxpWcF0EoEgzqwuOVeQXr/HSxDOI2usLJOCNznY&#10;bfu9DSbatnym18XnIoSwS1BB4X2dSOmyggy6ia2JA3e3jUEfYJNL3WAbwk0l4yiaS4Mlh4YCazoU&#10;lD0vP0bBZ784je7y0X4d09VTz9L4pmexUsNBt1+D8NT5f/Gf+6QVLOKwNpwJR0Bu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rhn4wQAAANwAAAAPAAAAAAAAAAAAAAAA&#10;AKECAABkcnMvZG93bnJldi54bWxQSwUGAAAAAAQABAD5AAAAjwMAAAAA&#10;" strokeweight=".1195mm"/>
                <v:line id="Line 893" o:spid="_x0000_s1154" style="position:absolute;visibility:visible;mso-wrap-style:square" from="1355,2550" to="1355,2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K8Y8YAAADcAAAADwAAAGRycy9kb3ducmV2LnhtbESPQWvCQBSE74X+h+UVeim6aRBjopsg&#10;bQWv2hx6fGSfSTT7NmS3Ju2vdwsFj8PMfMNsisl04kqDay0reJ1HIIgrq1uuFZSfu9kKhPPIGjvL&#10;pOCHHBT548MGM21HPtD16GsRIOwyVNB432dSuqohg25ue+Lgnexg0Ac51FIPOAa46WQcRUtpsOWw&#10;0GBPbw1Vl+O3UfC7TfYvJ3ke3z/K9KIXZfylF7FSz0/Tdg3C0+Tv4f/2XitI4hT+zoQjIP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3ivGPGAAAA3AAAAA8AAAAAAAAA&#10;AAAAAAAAoQIAAGRycy9kb3ducmV2LnhtbFBLBQYAAAAABAAEAPkAAACUAwAAAAA=&#10;" strokeweight=".1195mm"/>
                <v:line id="Line 892" o:spid="_x0000_s1155" style="position:absolute;visibility:visible;mso-wrap-style:square" from="1355,2612" to="1355,26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GDI8MAAADcAAAADwAAAGRycy9kb3ducmV2LnhtbERPTW+CQBC9N/E/bKaJl0YXqamWshBT&#10;beK1ysHjhB2Bws4SdivYX989NOnx5X2n+WQ6caPBNZYVrJYRCOLS6oYrBcX5Y7EF4Tyyxs4yKbiT&#10;gzybPaSYaDvyJ91OvhIhhF2CCmrv+0RKV9Zk0C1tTxy4qx0M+gCHSuoBxxBuOhlH0Ys02HBoqLGn&#10;95rK9vRtFPzsNsenq/wa94fitdXrIr7odazU/HHavYHwNPl/8Z/7qBVsnsP8cCYcAZn9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kBgyPDAAAA3AAAAA8AAAAAAAAAAAAA&#10;AAAAoQIAAGRycy9kb3ducmV2LnhtbFBLBQYAAAAABAAEAPkAAACRAwAAAAA=&#10;" strokeweight=".1195mm"/>
                <v:line id="Line 891" o:spid="_x0000_s1156" style="position:absolute;visibility:visible;mso-wrap-style:square" from="1355,2674" to="1355,27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0muMYAAADcAAAADwAAAGRycy9kb3ducmV2LnhtbESPT2vCQBTE70K/w/IKXkrdmErVmFXE&#10;tuC1aQ4eH9mXPzX7NmS3JvXTu4WCx2FmfsOku9G04kK9aywrmM8iEMSF1Q1XCvKvj+cVCOeRNbaW&#10;ScEvOdhtHyYpJtoO/EmXzFciQNglqKD2vkukdEVNBt3MdsTBK21v0AfZV1L3OAS4aWUcRa/SYMNh&#10;ocaODjUV5+zHKLjul8enUn4Pb+/5+qwXeXzSi1ip6eO434DwNPp7+L991AqWL3P4OxOOgN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ZNJrjGAAAA3AAAAA8AAAAAAAAA&#10;AAAAAAAAoQIAAGRycy9kb3ducmV2LnhtbFBLBQYAAAAABAAEAPkAAACUAwAAAAA=&#10;" strokeweight=".1195mm"/>
                <v:line id="Line 890" o:spid="_x0000_s1157" style="position:absolute;visibility:visible;mso-wrap-style:square" from="1355,2735" to="1355,2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4z8UAAADcAAAADwAAAGRycy9kb3ducmV2LnhtbESPQWvCQBSE70L/w/IKXkQ3TaVq6iqi&#10;Fbxqc/D4yD6T1OzbkN2a6K93BcHjMDPfMPNlZypxocaVlhV8jCIQxJnVJecK0t/tcArCeWSNlWVS&#10;cCUHy8Vbb46Jti3v6XLwuQgQdgkqKLyvEyldVpBBN7I1cfBOtjHog2xyqRtsA9xUMo6iL2mw5LBQ&#10;YE3rgrLz4d8ouK0mu8FJ/rWbn3R21uM0PupxrFT/vVt9g/DU+Vf42d5pBZPPGB5nwhGQ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p+4z8UAAADcAAAADwAAAAAAAAAA&#10;AAAAAAChAgAAZHJzL2Rvd25yZXYueG1sUEsFBgAAAAAEAAQA+QAAAJMDAAAAAA==&#10;" strokeweight=".1195mm"/>
                <v:line id="Line 889" o:spid="_x0000_s1158" style="position:absolute;visibility:visible;mso-wrap-style:square" from="1355,2797" to="1355,2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MdVMYAAADcAAAADwAAAGRycy9kb3ducmV2LnhtbESPzWvCQBTE70L/h+UVeil10yh+xKwi&#10;rYJXbQ4eH9mXj5p9G7JbE/vXd4WCx2FmfsOkm8E04kqdqy0reB9HIIhzq2suFWRf+7cFCOeRNTaW&#10;ScGNHGzWT6MUE217PtL15EsRIOwSVFB53yZSurwig25sW+LgFbYz6IPsSqk77APcNDKOopk0WHNY&#10;qLClj4ryy+nHKPjdzg+vhfzuP3fZ8qKnWXzW01ipl+dhuwLhafCP8H/7oBXMJxO4nwlHQK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nTHVTGAAAA3AAAAA8AAAAAAAAA&#10;AAAAAAAAoQIAAGRycy9kb3ducmV2LnhtbFBLBQYAAAAABAAEAPkAAACUAwAAAAA=&#10;" strokeweight=".1195mm"/>
                <v:line id="Line 888" o:spid="_x0000_s1159" style="position:absolute;visibility:visible;mso-wrap-style:square" from="1355,2858" to="1355,2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qFIMUAAADcAAAADwAAAGRycy9kb3ducmV2LnhtbESPT2vCQBTE7wW/w/KEXopuTIN/oqtI&#10;bcGrmoPHR/aZRLNvQ3Y1sZ++Wyj0OMzMb5jVpje1eFDrKssKJuMIBHFudcWFguz0NZqDcB5ZY22Z&#10;FDzJwWY9eFlhqm3HB3ocfSEChF2KCkrvm1RKl5dk0I1tQxy8i20N+iDbQuoWuwA3tYyjaCoNVhwW&#10;Smzoo6T8drwbBd/b2f7tIq/d7jNb3HSSxWedxEq9DvvtEoSn3v+H/9p7rWD2nsDvmXAE5P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jqFIMUAAADcAAAADwAAAAAAAAAA&#10;AAAAAAChAgAAZHJzL2Rvd25yZXYueG1sUEsFBgAAAAAEAAQA+QAAAJMDAAAAAA==&#10;" strokeweight=".1195mm"/>
                <v:line id="Line 887" o:spid="_x0000_s1160" style="position:absolute;visibility:visible;mso-wrap-style:square" from="1355,2920" to="1355,2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Ygu8UAAADcAAAADwAAAGRycy9kb3ducmV2LnhtbESPQWvCQBSE70L/w/IKXqRuGm2t0VWk&#10;VfCqzaHHR/aZpGbfhuxqor/eFQSPw8x8w8yXnanEmRpXWlbwPoxAEGdWl5wrSH83b18gnEfWWFkm&#10;BRdysFy89OaYaNvyjs57n4sAYZeggsL7OpHSZQUZdENbEwfvYBuDPsgml7rBNsBNJeMo+pQGSw4L&#10;Bdb0XVB23J+Mgutqsh0c5H/7s06nRz1O4z89jpXqv3arGQhPnX+GH+2tVjAZfcD9TDgCcnE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XYgu8UAAADcAAAADwAAAAAAAAAA&#10;AAAAAAChAgAAZHJzL2Rvd25yZXYueG1sUEsFBgAAAAAEAAQA+QAAAJMDAAAAAA==&#10;" strokeweight=".1195mm"/>
                <v:line id="Line 886" o:spid="_x0000_s1161" style="position:absolute;visibility:visible;mso-wrap-style:square" from="1355,2982" to="1355,3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aS+zMYAAADcAAAADwAAAGRycy9kb3ducmV2LnhtbESPzWvCQBTE70L/h+UVepG6aRQ/YlaR&#10;1oLX2hw8PrIvHzX7NmS3JvrXdwWhx2FmfsOk28E04kKdqy0reJtEIIhzq2suFWTfn69LEM4ja2ws&#10;k4IrOdhunkYpJtr2/EWXoy9FgLBLUEHlfZtI6fKKDLqJbYmDV9jOoA+yK6XusA9w08g4iubSYM1h&#10;ocKW3ivKz8dfo+C2WxzGhfzpP/bZ6qxnWXzSs1ipl+dhtwbhafD/4Uf7oBUspnO4nwlHQG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mkvszGAAAA3AAAAA8AAAAAAAAA&#10;AAAAAAAAoQIAAGRycy9kb3ducmV2LnhtbFBLBQYAAAAABAAEAPkAAACUAwAAAAA=&#10;" strokeweight=".1195mm"/>
                <v:line id="Line 885" o:spid="_x0000_s1162" style="position:absolute;visibility:visible;mso-wrap-style:square" from="1355,3043" to="1355,3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gbV8UAAADcAAAADwAAAGRycy9kb3ducmV2LnhtbESPQWvCQBSE7wX/w/KEXopuTMVodBWp&#10;LXhVc/D4yD6TaPZtyK4m9td3C4Ueh5n5hlltelOLB7WusqxgMo5AEOdWV1woyE5fozkI55E11pZJ&#10;wZMcbNaDlxWm2nZ8oMfRFyJA2KWooPS+SaV0eUkG3dg2xMG72NagD7ItpG6xC3BTyziKZtJgxWGh&#10;xIY+Sspvx7tR8L1N9m8Xee12n9nipqdZfNbTWKnXYb9dgvDU+//wX3uvFSTvCfyeCUd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ugbV8UAAADcAAAADwAAAAAAAAAA&#10;AAAAAAChAgAAZHJzL2Rvd25yZXYueG1sUEsFBgAAAAAEAAQA+QAAAJMDAAAAAA==&#10;" strokeweight=".1195mm"/>
                <v:line id="Line 884" o:spid="_x0000_s1163" style="position:absolute;visibility:visible;mso-wrap-style:square" from="1355,3105" to="1355,3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ePJcMAAADcAAAADwAAAGRycy9kb3ducmV2LnhtbERPTW+CQBC9N/E/bKaJl0YXqamWshBT&#10;beK1ysHjhB2Bws4SdivYX989NOnx5X2n+WQ6caPBNZYVrJYRCOLS6oYrBcX5Y7EF4Tyyxs4yKbiT&#10;gzybPaSYaDvyJ91OvhIhhF2CCmrv+0RKV9Zk0C1tTxy4qx0M+gCHSuoBxxBuOhlH0Ys02HBoqLGn&#10;95rK9vRtFPzsNsenq/wa94fitdXrIr7odazU/HHavYHwNPl/8Z/7qBVsnsPacCYcAZn9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d3jyXDAAAA3AAAAA8AAAAAAAAAAAAA&#10;AAAAoQIAAGRycy9kb3ducmV2LnhtbFBLBQYAAAAABAAEAPkAAACRAwAAAAA=&#10;" strokeweight=".1195mm"/>
                <v:line id="Line 883" o:spid="_x0000_s1164" style="position:absolute;visibility:visible;mso-wrap-style:square" from="1355,3166" to="1355,32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sqvsUAAADcAAAADwAAAGRycy9kb3ducmV2LnhtbESPQWvCQBSE7wX/w/KEXopuTKVqdBWp&#10;FbxWc/D4yD6TaPZtyK4m+utdodDjMDPfMItVZypxo8aVlhWMhhEI4szqknMF6WE7mIJwHlljZZkU&#10;3MnBatl7W2Cibcu/dNv7XAQIuwQVFN7XiZQuK8igG9qaOHgn2xj0QTa51A22AW4qGUfRlzRYclgo&#10;sKbvgrLL/moUPNaT3cdJntvNTzq76HEaH/U4Vuq9363nIDx1/j/8195pBZPPGbzOhCMgl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DsqvsUAAADcAAAADwAAAAAAAAAA&#10;AAAAAAChAgAAZHJzL2Rvd25yZXYueG1sUEsFBgAAAAAEAAQA+QAAAJMDAAAAAA==&#10;" strokeweight=".1195mm"/>
                <v:line id="Line 882" o:spid="_x0000_s1165" style="position:absolute;visibility:visible;mso-wrap-style:square" from="1355,813" to="1355,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6Hc8MAAADcAAAADwAAAGRycy9kb3ducmV2LnhtbERPy2rCQBTdC/2H4Ra6MxOlRI2OUgqF&#10;vggkCm4vmWsSzdxJM9OY/n1nIbg8nPdmN5pWDNS7xrKCWRSDIC6tbrhScNi/TZcgnEfW2FomBX/k&#10;YLd9mGww1fbKOQ2Fr0QIYZeigtr7LpXSlTUZdJHtiAN3sr1BH2BfSd3jNYSbVs7jOJEGGw4NNXb0&#10;WlN5KX6NAjfMm+N5dfyQ31/ZZ2YuySzvfpR6ehxf1iA8jf4uvrnftYLFc5gfzoQjIL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Zuh3PDAAAA3AAAAA8AAAAAAAAAAAAA&#10;AAAAoQIAAGRycy9kb3ducmV2LnhtbFBLBQYAAAAABAAEAPkAAACRAwAAAAA=&#10;" strokecolor="white" strokeweight="1.73889mm"/>
                <v:rect id="Rectangle 881" o:spid="_x0000_s1166" style="position:absolute;left:1306;top:813;width:92;height:1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zhcYA&#10;AADcAAAADwAAAGRycy9kb3ducmV2LnhtbESPT2sCMRTE74LfITzBm2Yt/ilbo2itpVSQqnvp7bF5&#10;7i5uXpYk1e23N0Khx2FmfsPMl62pxZWcrywrGA0TEMS51RUXCrLTdvAMwgdkjbVlUvBLHpaLbmeO&#10;qbY3PtD1GAoRIexTVFCG0KRS+rwkg35oG+Lona0zGKJ0hdQObxFuavmUJFNpsOK4UGJDryXll+OP&#10;UbDJPs1kXbjpd/X2vtt/Zc678Uypfq9dvYAI1Ib/8F/7QyuYjUfwOBOPgF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hzhcYAAADcAAAADwAAAAAAAAAAAAAAAACYAgAAZHJz&#10;L2Rvd25yZXYueG1sUEsFBgAAAAAEAAQA9QAAAIsDAAAAAA==&#10;" filled="f" strokeweight=".1195mm"/>
                <v:rect id="Rectangle 880" o:spid="_x0000_s1167" style="position:absolute;left:4497;top:18;width:610;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rt8sYA&#10;AADcAAAADwAAAGRycy9kb3ducmV2LnhtbESPS2vDMBCE74X+B7GF3mq5IS+cKKFJmxBSKHn4ktti&#10;bW1Ta2UkNXH+fVUI5DjMzDfMdN6ZRpzJ+dqygtckBUFcWF1zqSA/rl7GIHxA1thYJgVX8jCfPT5M&#10;MdP2wns6H0IpIoR9hgqqENpMSl9UZNAntiWO3rd1BkOUrpTa4SXCTSN7aTqUBmuOCxW2tKyo+Dn8&#10;GgXv+dYMFqUbnuqP9efXLnfe9UdKPT91bxMQgbpwD9/aG61g1O/B/5l4BOT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rt8sYAAADcAAAADwAAAAAAAAAAAAAAAACYAgAAZHJz&#10;L2Rvd25yZXYueG1sUEsFBgAAAAAEAAQA9QAAAIsDAAAAAA==&#10;" filled="f" strokeweight=".1195mm"/>
                <v:line id="Line 879" o:spid="_x0000_s1168" style="position:absolute;visibility:visible;mso-wrap-style:square" from="4805,209" to="4805,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VuKcUAAADcAAAADwAAAGRycy9kb3ducmV2LnhtbESPT2vCQBTE7wW/w/KEXopuTIN/oqtI&#10;bcGrmoPHR/aZRLNvQ3Y1sZ++Wyj0OMzMb5jVpje1eFDrKssKJuMIBHFudcWFguz0NZqDcB5ZY22Z&#10;FDzJwWY9eFlhqm3HB3ocfSEChF2KCkrvm1RKl5dk0I1tQxy8i20N+iDbQuoWuwA3tYyjaCoNVhwW&#10;Smzoo6T8drwbBd/b2f7tIq/d7jNb3HSSxWedxEq9DvvtEoSn3v+H/9p7rWCWvMPvmXAE5P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dVuKcUAAADcAAAADwAAAAAAAAAA&#10;AAAAAAChAgAAZHJzL2Rvd25yZXYueG1sUEsFBgAAAAAEAAQA+QAAAJMDAAAAAA==&#10;" strokeweight=".1195mm"/>
                <v:line id="Line 878" o:spid="_x0000_s1169" style="position:absolute;visibility:visible;mso-wrap-style:square" from="4805,271" to="4805,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z2XcUAAADcAAAADwAAAGRycy9kb3ducmV2LnhtbESPT2vCQBTE7wW/w/KEXopuDME/0VXE&#10;VvCqzcHjI/tMotm3Ibs10U/vFgo9DjPzG2a16U0t7tS6yrKCyTgCQZxbXXGhIPvej+YgnEfWWFsm&#10;BQ9ysFkP3laYatvxke4nX4gAYZeigtL7JpXS5SUZdGPbEAfvYluDPsi2kLrFLsBNLeMomkqDFYeF&#10;EhvalZTfTj9GwXM7O3xc5LX7/MoWN51k8VknsVLvw367BOGp9//hv/ZBK5glCfyeCUdArl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jz2XcUAAADcAAAADwAAAAAAAAAA&#10;AAAAAAChAgAAZHJzL2Rvd25yZXYueG1sUEsFBgAAAAAEAAQA+QAAAJMDAAAAAA==&#10;" strokeweight=".1195mm"/>
                <v:line id="Line 877" o:spid="_x0000_s1170" style="position:absolute;visibility:visible;mso-wrap-style:square" from="4805,332" to="4805,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BTxsYAAADcAAAADwAAAGRycy9kb3ducmV2LnhtbESPQWvCQBSE7wX/w/IEL1I3hrRqmlXE&#10;tuBVm0OPj+wzSZN9G7KrSfvruwWhx2FmvmGy3WhacaPe1ZYVLBcRCOLC6ppLBfnH++MahPPIGlvL&#10;pOCbHOy2k4cMU20HPtHt7EsRIOxSVFB536VSuqIig25hO+LgXWxv0AfZl1L3OAS4aWUcRc/SYM1h&#10;ocKODhUVzflqFPzsV8f5RX4Nr2/5ptFJHn/qJFZqNh33LyA8jf4/fG8ftYJV8gR/Z8IRkN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FwU8bGAAAA3AAAAA8AAAAAAAAA&#10;AAAAAAAAoQIAAGRycy9kb3ducmV2LnhtbFBLBQYAAAAABAAEAPkAAACUAwAAAAA=&#10;" strokeweight=".1195mm"/>
                <v:line id="Line 876" o:spid="_x0000_s1171" style="position:absolute;visibility:visible;mso-wrap-style:square" from="4805,394" to="4805,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LNscYAAADcAAAADwAAAGRycy9kb3ducmV2LnhtbESPT2vCQBTE7wW/w/IKvZRmYwimRleR&#10;toLXag4eH9mXPzX7NmS3JvXTdwsFj8PM/IZZbyfTiSsNrrWsYB7FIIhLq1uuFRSn/csrCOeRNXaW&#10;ScEPOdhuZg9rzLUd+ZOuR1+LAGGXo4LG+z6X0pUNGXSR7YmDV9nBoA9yqKUecAxw08kkjhfSYMth&#10;ocGe3hoqL8dvo+C2yw7Plfwa3z+K5UWnRXLWaaLU0+O0W4HwNPl7+L990AqydAF/Z8IR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GizbHGAAAA3AAAAA8AAAAAAAAA&#10;AAAAAAAAoQIAAGRycy9kb3ducmV2LnhtbFBLBQYAAAAABAAEAPkAAACUAwAAAAA=&#10;" strokeweight=".1195mm"/>
                <v:line id="Line 875" o:spid="_x0000_s1172" style="position:absolute;visibility:visible;mso-wrap-style:square" from="4805,456" to="4805,4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5oKsUAAADcAAAADwAAAGRycy9kb3ducmV2LnhtbESPQWvCQBSE70L/w/IKvYhuDMHU1FXE&#10;VvCq5tDjI/tMUrNvQ3Zr0v56VxA8DjPzDbNcD6YRV+pcbVnBbBqBIC6srrlUkJ92k3cQziNrbCyT&#10;gj9ysF69jJaYadvzga5HX4oAYZehgsr7NpPSFRUZdFPbEgfvbDuDPsiulLrDPsBNI+MomkuDNYeF&#10;ClvaVlRcjr9Gwf8m3Y/P8qf//MoXF53k8bdOYqXeXofNBwhPg3+GH+29VpAmKdzPhCM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u5oKsUAAADcAAAADwAAAAAAAAAA&#10;AAAAAAChAgAAZHJzL2Rvd25yZXYueG1sUEsFBgAAAAAEAAQA+QAAAJMDAAAAAA==&#10;" strokeweight=".1195mm"/>
                <v:line id="Line 874" o:spid="_x0000_s1173" style="position:absolute;visibility:visible;mso-wrap-style:square" from="4805,517" to="4805,5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3H8WMEAAADcAAAADwAAAGRycy9kb3ducmV2LnhtbERPTYvCMBC9C/sfwix4EU23FF2rUWRV&#10;8Kr2sMehGdtqMylNtN399eYgeHy87+W6N7V4UOsqywq+JhEI4tzqigsF2Xk//gbhPLLG2jIp+CMH&#10;69XHYImpth0f6XHyhQgh7FJUUHrfpFK6vCSDbmIb4sBdbGvQB9gWUrfYhXBTyziKptJgxaGhxIZ+&#10;Sspvp7tR8L+ZHUYXee22u2x+00kW/+okVmr42W8WIDz1/i1+uQ9awSwJa8OZcATk6g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cfxYwQAAANwAAAAPAAAAAAAAAAAAAAAA&#10;AKECAABkcnMvZG93bnJldi54bWxQSwUGAAAAAAQABAD5AAAAjwMAAAAA&#10;" strokeweight=".1195mm"/>
                <v:line id="Line 873" o:spid="_x0000_s1174" style="position:absolute;visibility:visible;mso-wrap-style:square" from="4805,579" to="4805,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D1Zw8YAAADcAAAADwAAAGRycy9kb3ducmV2LnhtbESPT2vCQBTE7wW/w/KEXkrdGIKpMauI&#10;bcGrNoceH9mXP5p9G7Jbk/bTdwsFj8PM/IbJd5PpxI0G11pWsFxEIIhLq1uuFRQf788vIJxH1thZ&#10;JgXf5GC3nT3kmGk78oluZ1+LAGGXoYLG+z6T0pUNGXQL2xMHr7KDQR/kUEs94BjgppNxFK2kwZbD&#10;QoM9HRoqr+cvo+Bnnx6fKnkZX9+K9VUnRfypk1ipx/m034DwNPl7+L991ArSZA1/Z8IRkN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A9WcPGAAAA3AAAAA8AAAAAAAAA&#10;AAAAAAAAoQIAAGRycy9kb3ducmV2LnhtbFBLBQYAAAAABAAEAPkAAACUAwAAAAA=&#10;" strokeweight=".1195mm"/>
                <v:line id="Line 872" o:spid="_x0000_s1175" style="position:absolute;visibility:visible;mso-wrap-style:square" from="4805,640" to="4805,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5mg8MAAADcAAAADwAAAGRycy9kb3ducmV2LnhtbERPyU7DMBC9I/EP1iBxqYhDlC6EulUF&#10;rZRrSw49juLJQuNxFJsm5evxoRLHp7evt5PpxJUG11pW8BrFIIhLq1uuFRRfh5cVCOeRNXaWScGN&#10;HGw3jw9rzLQd+UjXk69FCGGXoYLG+z6T0pUNGXSR7YkDV9nBoA9wqKUecAzhppNJHC+kwZZDQ4M9&#10;fTRUXk4/RsHvbpnPKvk9fu6Lt4tOi+Ss00Sp56dp9w7C0+T/xXd3rhUs52F+OBOOgN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TeZoPDAAAA3AAAAA8AAAAAAAAAAAAA&#10;AAAAoQIAAGRycy9kb3ducmV2LnhtbFBLBQYAAAAABAAEAPkAAACRAwAAAAA=&#10;" strokeweight=".1195mm"/>
                <v:line id="Line 871" o:spid="_x0000_s1176" style="position:absolute;visibility:visible;mso-wrap-style:square" from="4805,702" to="4805,7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5LDGMYAAADcAAAADwAAAGRycy9kb3ducmV2LnhtbESPT2vCQBTE70K/w/IKvZS6MWjVmFWk&#10;teC1aQ4eH9mXPzX7NmS3JvXTd4WCx2FmfsOku9G04kK9aywrmE0jEMSF1Q1XCvKvj5cVCOeRNbaW&#10;ScEvOdhtHyYpJtoO/EmXzFciQNglqKD2vkukdEVNBt3UdsTBK21v0AfZV1L3OAS4aWUcRa/SYMNh&#10;ocaO3moqztmPUXDdL4/Ppfwe3g/5+qzneXzS81ipp8dxvwHhafT38H/7qBUsFzO4nQlHQG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uSwxjGAAAA3AAAAA8AAAAAAAAA&#10;AAAAAAAAoQIAAGRycy9kb3ducmV2LnhtbFBLBQYAAAAABAAEAPkAAACUAwAAAAA=&#10;" strokeweight=".1195mm"/>
                <v:line id="Line 870" o:spid="_x0000_s1177" style="position:absolute;visibility:visible;mso-wrap-style:square" from="4805,764" to="4805,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Bdb8UAAADcAAAADwAAAGRycy9kb3ducmV2LnhtbESPQWvCQBSE70L/w/IKXkQ3DVo1dRXR&#10;Cl61OXh8ZJ9JavZtyG5N7K93BcHjMDPfMItVZypxpcaVlhV8jCIQxJnVJecK0p/dcAbCeWSNlWVS&#10;cCMHq+Vbb4GJti0f6Hr0uQgQdgkqKLyvEyldVpBBN7I1cfDOtjHog2xyqRtsA9xUMo6iT2mw5LBQ&#10;YE2bgrLL8c8o+F9P94Oz/G233+n8osdpfNLjWKn+e7f+AuGp86/ws73XCqaTGB5nwhGQy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0Bdb8UAAADcAAAADwAAAAAAAAAA&#10;AAAAAAChAgAAZHJzL2Rvd25yZXYueG1sUEsFBgAAAAAEAAQA+QAAAJMDAAAAAA==&#10;" strokeweight=".1195mm"/>
                <v:line id="Line 869" o:spid="_x0000_s1178" style="position:absolute;visibility:visible;mso-wrap-style:square" from="4805,825" to="4805,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z49MUAAADcAAAADwAAAGRycy9kb3ducmV2LnhtbESPQWvCQBSE70L/w/IKXqRuGm2t0VWk&#10;VfCqzaHHR/aZpGbfhuxqor/eFQSPw8x8w8yXnanEmRpXWlbwPoxAEGdWl5wrSH83b18gnEfWWFkm&#10;BRdysFy89OaYaNvyjs57n4sAYZeggsL7OpHSZQUZdENbEwfvYBuDPsgml7rBNsBNJeMo+pQGSw4L&#10;Bdb0XVB23J+Mgutqsh0c5H/7s06nRz1O4z89jpXqv3arGQhPnX+GH+2tVjD5GMH9TDgCcnE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Az49MUAAADcAAAADwAAAAAAAAAA&#10;AAAAAAChAgAAZHJzL2Rvd25yZXYueG1sUEsFBgAAAAAEAAQA+QAAAJMDAAAAAA==&#10;" strokeweight=".1195mm"/>
                <v:line id="Line 868" o:spid="_x0000_s1179" style="position:absolute;visibility:visible;mso-wrap-style:square" from="4805,887" to="4805,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ggMYAAADcAAAADwAAAGRycy9kb3ducmV2LnhtbESPQWvCQBSE7wX/w/IEL1I3hrRqmlXE&#10;tuBVm0OPj+wzSZN9G7KrSfvruwWhx2FmvmGy3WhacaPe1ZYVLBcRCOLC6ppLBfnH++MahPPIGlvL&#10;pOCbHOy2k4cMU20HPtHt7EsRIOxSVFB536VSuqIig25hO+LgXWxv0AfZl1L3OAS4aWUcRc/SYM1h&#10;ocKODhUVzflqFPzsV8f5RX4Nr2/5ptFJHn/qJFZqNh33LyA8jf4/fG8ftYLVUwJ/Z8IRkN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vlYIDGAAAA3AAAAA8AAAAAAAAA&#10;AAAAAAAAoQIAAGRycy9kb3ducmV2LnhtbFBLBQYAAAAABAAEAPkAAACUAwAAAAA=&#10;" strokeweight=".1195mm"/>
                <v:line id="Line 867" o:spid="_x0000_s1180" style="position:absolute;visibility:visible;mso-wrap-style:square" from="4805,948" to="4805,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KnFG8UAAADcAAAADwAAAGRycy9kb3ducmV2LnhtbESPS2vDMBCE74H+B7GFXkoj1+TpWAmh&#10;TSDXpD7kuFjrR2OtjKXGTn99FSjkOMzMN0y6GUwjrtS52rKC93EEgji3uuZSQfa1f1uAcB5ZY2OZ&#10;FNzIwWb9NEox0bbnI11PvhQBwi5BBZX3bSKlyysy6Ma2JQ5eYTuDPsiulLrDPsBNI+MomkmDNYeF&#10;Clv6qCi/nH6Mgt/t/PBayO/+c5ctL3qSxWc9iZV6eR62KxCeBv8I/7cPWsF8OoX7mXAE5P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KnFG8UAAADcAAAADwAAAAAAAAAA&#10;AAAAAAChAgAAZHJzL2Rvd25yZXYueG1sUEsFBgAAAAAEAAQA+QAAAJMDAAAAAA==&#10;" strokeweight=".1195mm"/>
                <v:line id="Line 866" o:spid="_x0000_s1181" style="position:absolute;visibility:visible;mso-wrap-style:square" from="4805,1010" to="4805,1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tbbMYAAADcAAAADwAAAGRycy9kb3ducmV2LnhtbESPzWvCQBTE70L/h+UVepG6abB+xKwi&#10;rYJXbQ4eH9mXj5p9G7JbE/vXd4WCx2FmfsOkm8E04kqdqy0reJtEIIhzq2suFWRf+9cFCOeRNTaW&#10;ScGNHGzWT6MUE217PtL15EsRIOwSVFB53yZSurwig25iW+LgFbYz6IPsSqk77APcNDKOopk0WHNY&#10;qLClj4ryy+nHKPjdzg/jQn73n7tsedHTLD7raazUy/OwXYHwNPhH+L990Arm7zO4nwlHQK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R7W2zGAAAA3AAAAA8AAAAAAAAA&#10;AAAAAAAAoQIAAGRycy9kb3ducmV2LnhtbFBLBQYAAAAABAAEAPkAAACUAwAAAAA=&#10;" strokeweight=".1195mm"/>
                <v:line id="Line 865" o:spid="_x0000_s1182" style="position:absolute;visibility:visible;mso-wrap-style:square" from="4805,1072" to="4805,1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f+98UAAADcAAAADwAAAGRycy9kb3ducmV2LnhtbESPQWvCQBSE7wX/w/KEXopuDNZodBWp&#10;LXhVc/D4yD6TaPZtyK4m9td3C4Ueh5n5hlltelOLB7WusqxgMo5AEOdWV1woyE5fozkI55E11pZJ&#10;wZMcbNaDlxWm2nZ8oMfRFyJA2KWooPS+SaV0eUkG3dg2xMG72NagD7ItpG6xC3BTyziKZtJgxWGh&#10;xIY+Sspvx7tR8L1N9m8Xee12n9nipqdZfNbTWKnXYb9dgvDU+//wX3uvFSTvCfyeCUd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zf+98UAAADcAAAADwAAAAAAAAAA&#10;AAAAAAChAgAAZHJzL2Rvd25yZXYueG1sUEsFBgAAAAAEAAQA+QAAAJMDAAAAAA==&#10;" strokeweight=".1195mm"/>
                <v:line id="Line 864" o:spid="_x0000_s1183" style="position:absolute;visibility:visible;mso-wrap-style:square" from="4805,1133" to="4805,11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hqhcMAAADcAAAADwAAAGRycy9kb3ducmV2LnhtbERPyU7DMBC9I/EP1iBxqYhDlC6EulUF&#10;rZRrSw49juLJQuNxFJsm5evxoRLHp7evt5PpxJUG11pW8BrFIIhLq1uuFRRfh5cVCOeRNXaWScGN&#10;HGw3jw9rzLQd+UjXk69FCGGXoYLG+z6T0pUNGXSR7YkDV9nBoA9wqKUecAzhppNJHC+kwZZDQ4M9&#10;fTRUXk4/RsHvbpnPKvk9fu6Lt4tOi+Ss00Sp56dp9w7C0+T/xXd3rhUs52FtOBOOgN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qoaoXDAAAA3AAAAA8AAAAAAAAAAAAA&#10;AAAAoQIAAGRycy9kb3ducmV2LnhtbFBLBQYAAAAABAAEAPkAAACRAwAAAAA=&#10;" strokeweight=".1195mm"/>
                <v:line id="Line 863" o:spid="_x0000_s1184" style="position:absolute;visibility:visible;mso-wrap-style:square" from="4805,1195" to="4805,1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TPHsYAAADcAAAADwAAAGRycy9kb3ducmV2LnhtbESPT2vCQBTE70K/w/IKXqRuGrQ2qauI&#10;teC1aQ49PrIvf2r2bchuTeqn7wqCx2FmfsOst6NpxZl611hW8DyPQBAXVjdcKci/Pp5eQTiPrLG1&#10;TAr+yMF28zBZY6rtwJ90znwlAoRdigpq77tUSlfUZNDNbUccvNL2Bn2QfSV1j0OAm1bGUfQiDTYc&#10;FmrsaF9Tccp+jYLLbnWclfJneD/kyUkv8vhbL2Klpo/j7g2Ep9Hfw7f2UStYLRO4nglHQG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Xkzx7GAAAA3AAAAA8AAAAAAAAA&#10;AAAAAAAAoQIAAGRycy9kb3ducmV2LnhtbFBLBQYAAAAABAAEAPkAAACUAwAAAAA=&#10;" strokeweight=".1195mm"/>
                <v:line id="Line 862" o:spid="_x0000_s1185" style="position:absolute;visibility:visible;mso-wrap-style:square" from="4805,1256" to="4805,1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KsPsMAAADcAAAADwAAAGRycy9kb3ducmV2LnhtbERPTWuDQBC9F/oflin0UupaCdqYbEJI&#10;G/Ba4yHHwZ2ojTsr7iba/PruodDj432vt7PpxY1G11lW8BbFIIhrqztuFFTHw+s7COeRNfaWScEP&#10;OdhuHh/WmGs78RfdSt+IEMIuRwWt90MupatbMugiOxAH7mxHgz7AsZF6xCmEm14mcZxKgx2HhhYH&#10;2rdUX8qrUXDfZcXLWX5PH5/V8qIXVXLSi0Sp56d5twLhafb/4j93oRVkaZgfzoQj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yrD7DAAAA3AAAAA8AAAAAAAAAAAAA&#10;AAAAoQIAAGRycy9kb3ducmV2LnhtbFBLBQYAAAAABAAEAPkAAACRAwAAAAA=&#10;" strokeweight=".1195mm"/>
                <v:line id="Line 861" o:spid="_x0000_s1186" style="position:absolute;visibility:visible;mso-wrap-style:square" from="4805,1318" to="4805,1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4JpcYAAADcAAAADwAAAGRycy9kb3ducmV2LnhtbESPQWvCQBSE74X+h+UVeim6MUis0VWk&#10;reC1MYceH9lnNpp9G7Jbk/rru4WCx2FmvmHW29G24kq9bxwrmE0TEMSV0w3XCsrjfvIKwgdkja1j&#10;UvBDHrabx4c15toN/EnXItQiQtjnqMCE0OVS+sqQRT91HXH0Tq63GKLsa6l7HCLctjJNkkxabDgu&#10;GOzozVB1Kb6tgttucXg5yfPw/lEuL3pepl96nir1/DTuViACjeEe/m8ftIJFNoO/M/EIyM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X+CaXGAAAA3AAAAA8AAAAAAAAA&#10;AAAAAAAAoQIAAGRycy9kb3ducmV2LnhtbFBLBQYAAAAABAAEAPkAAACUAwAAAAA=&#10;" strokeweight=".1195mm"/>
                <v:line id="Line 860" o:spid="_x0000_s1187" style="position:absolute;visibility:visible;mso-wrap-style:square" from="4805,1380" to="4805,14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yX0sQAAADcAAAADwAAAGRycy9kb3ducmV2LnhtbESPT4vCMBTE7wt+h/AEL4umFvFPNYqs&#10;u+BV7cHjo3m21ealNFnb3U9vBMHjMDO/YVabzlTiTo0rLSsYjyIQxJnVJecK0tPPcA7CeWSNlWVS&#10;8EcONuvexwoTbVs+0P3ocxEg7BJUUHhfJ1K6rCCDbmRr4uBdbGPQB9nkUjfYBripZBxFU2mw5LBQ&#10;YE1fBWW3469R8L+d7T8v8truvtPFTU/S+KwnsVKDfrddgvDU+Xf41d5rBbNpDM8z4QjI9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LJfSxAAAANwAAAAPAAAAAAAAAAAA&#10;AAAAAKECAABkcnMvZG93bnJldi54bWxQSwUGAAAAAAQABAD5AAAAkgMAAAAA&#10;" strokeweight=".1195mm"/>
                <v:line id="Line 859" o:spid="_x0000_s1188" style="position:absolute;visibility:visible;mso-wrap-style:square" from="4805,1441" to="4805,14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mAyScYAAADcAAAADwAAAGRycy9kb3ducmV2LnhtbESPzWvCQBTE70L/h+UVepG6aRQ/YlaR&#10;1oLX2hw8PrIvHzX7NmS3JvrXdwWhx2FmfsOk28E04kKdqy0reJtEIIhzq2suFWTfn69LEM4ja2ws&#10;k4IrOdhunkYpJtr2/EWXoy9FgLBLUEHlfZtI6fKKDLqJbYmDV9jOoA+yK6XusA9w08g4iubSYM1h&#10;ocKW3ivKz8dfo+C2WxzGhfzpP/bZ6qxnWXzSs1ipl+dhtwbhafD/4Uf7oBUs5lO4nwlHQG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pgMknGAAAA3AAAAA8AAAAAAAAA&#10;AAAAAAAAoQIAAGRycy9kb3ducmV2LnhtbFBLBQYAAAAABAAEAPkAAACUAwAAAAA=&#10;" strokeweight=".1195mm"/>
                <v:line id="Line 858" o:spid="_x0000_s1189" style="position:absolute;visibility:visible;mso-wrap-style:square" from="4805,1503" to="4805,1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mqPcYAAADcAAAADwAAAGRycy9kb3ducmV2LnhtbESPT2vCQBTE7wW/w/IKvZRmYwimRleR&#10;toLXag4eH9mXPzX7NmS3JvXTdwsFj8PM/IZZbyfTiSsNrrWsYB7FIIhLq1uuFRSn/csrCOeRNXaW&#10;ScEPOdhuZg9rzLUd+ZOuR1+LAGGXo4LG+z6X0pUNGXSR7YmDV9nBoA9yqKUecAxw08kkjhfSYMth&#10;ocGe3hoqL8dvo+C2yw7Plfwa3z+K5UWnRXLWaaLU0+O0W4HwNPl7+L990AqyRQp/Z8IR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WJqj3GAAAA3AAAAA8AAAAAAAAA&#10;AAAAAAAAoQIAAGRycy9kb3ducmV2LnhtbFBLBQYAAAAABAAEAPkAAACUAwAAAAA=&#10;" strokeweight=".1195mm"/>
                <v:line id="Line 857" o:spid="_x0000_s1190" style="position:absolute;visibility:visible;mso-wrap-style:square" from="4805,1565" to="4805,1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UPpsYAAADcAAAADwAAAGRycy9kb3ducmV2LnhtbESPzWvCQBTE70L/h+UVepG6abB+xKwi&#10;rYJXbQ4eH9mXj5p9G7JbE/vXd4WCx2FmfsOkm8E04kqdqy0reJtEIIhzq2suFWRf+9cFCOeRNTaW&#10;ScGNHGzWT6MUE217PtL15EsRIOwSVFB53yZSurwig25iW+LgFbYz6IPsSqk77APcNDKOopk0WHNY&#10;qLClj4ryy+nHKPjdzg/jQn73n7tsedHTLD7raazUy/OwXYHwNPhH+L990Arms3e4nwlHQK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rFD6bGAAAA3AAAAA8AAAAAAAAA&#10;AAAAAAAAoQIAAGRycy9kb3ducmV2LnhtbFBLBQYAAAAABAAEAPkAAACUAwAAAAA=&#10;" strokeweight=".1195mm"/>
                <v:line id="Line 856" o:spid="_x0000_s1191" style="position:absolute;visibility:visible;mso-wrap-style:square" from="4805,1626" to="4805,1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eR0cYAAADcAAAADwAAAGRycy9kb3ducmV2LnhtbESPT2vCQBTE7wW/w/IKvZRmY5CkRlcR&#10;24LXag4eH9mXPzX7NmRXk/bTdwsFj8PM/IZZbyfTiRsNrrWsYB7FIIhLq1uuFRSnj5dXEM4ja+ws&#10;k4JvcrDdzB7WmGs78ifdjr4WAcIuRwWN930upSsbMugi2xMHr7KDQR/kUEs94BjgppNJHKfSYMth&#10;ocGe9g2Vl+PVKPjZZYfnSn6Nb+/F8qIXRXLWi0Spp8dptwLhafL38H/7oBVkaQp/Z8IR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oXkdHGAAAA3AAAAA8AAAAAAAAA&#10;AAAAAAAAoQIAAGRycy9kb3ducmV2LnhtbFBLBQYAAAAABAAEAPkAAACUAwAAAAA=&#10;" strokeweight=".1195mm"/>
                <v:line id="Line 855" o:spid="_x0000_s1192" style="position:absolute;visibility:visible;mso-wrap-style:square" from="4805,1688" to="4805,1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s0SsQAAADcAAAADwAAAGRycy9kb3ducmV2LnhtbESPQWvCQBSE7wX/w/IEL0U3BjEaXUWq&#10;Ba/VHDw+ss8kmn0bslsT++u7hYLHYWa+Ydbb3tTiQa2rLCuYTiIQxLnVFRcKsvPneAHCeWSNtWVS&#10;8CQH283gbY2pth1/0ePkCxEg7FJUUHrfpFK6vCSDbmIb4uBdbWvQB9kWUrfYBbipZRxFc2mw4rBQ&#10;YkMfJeX307dR8LNLju9Xeev2h2x517MsvuhZrNRo2O9WIDz1/hX+bx+1gmSewN+ZcAT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WzRKxAAAANwAAAAPAAAAAAAAAAAA&#10;AAAAAKECAABkcnMvZG93bnJldi54bWxQSwUGAAAAAAQABAD5AAAAkgMAAAAA&#10;" strokeweight=".1195mm"/>
                <v:line id="Line 854" o:spid="_x0000_s1193" style="position:absolute;visibility:visible;mso-wrap-style:square" from="4805,1749" to="4805,17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MSgOMMAAADcAAAADwAAAGRycy9kb3ducmV2LnhtbERPTWuDQBC9F/oflin0UupaCdqYbEJI&#10;G/Ba4yHHwZ2ojTsr7iba/PruodDj432vt7PpxY1G11lW8BbFIIhrqztuFFTHw+s7COeRNfaWScEP&#10;OdhuHh/WmGs78RfdSt+IEMIuRwWt90MupatbMugiOxAH7mxHgz7AsZF6xCmEm14mcZxKgx2HhhYH&#10;2rdUX8qrUXDfZcXLWX5PH5/V8qIXVXLSi0Sp56d5twLhafb/4j93oRVkaVgbzoQj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TEoDjDAAAA3AAAAA8AAAAAAAAAAAAA&#10;AAAAoQIAAGRycy9kb3ducmV2LnhtbFBLBQYAAAAABAAEAPkAAACRAwAAAAA=&#10;" strokeweight=".1195mm"/>
                <v:line id="Line 853" o:spid="_x0000_s1194" style="position:absolute;visibility:visible;mso-wrap-style:square" from="4805,1811" to="4805,1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4gFo8QAAADcAAAADwAAAGRycy9kb3ducmV2LnhtbESPQYvCMBSE78L+h/CEvYimW0TXahRx&#10;V/Cq9rDHR/Nsq81LaaLt+uuNIHgcZuYbZrHqTCVu1LjSsoKvUQSCOLO65FxBetwOv0E4j6yxskwK&#10;/snBavnRW2Cibct7uh18LgKEXYIKCu/rREqXFWTQjWxNHLyTbQz6IJtc6gbbADeVjKNoIg2WHBYK&#10;rGlTUHY5XI2C+3q6G5zkuf35TWcXPU7jPz2Olfrsd+s5CE+df4df7Z1WMJ3M4HkmHA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iAWjxAAAANwAAAAPAAAAAAAAAAAA&#10;AAAAAKECAABkcnMvZG93bnJldi54bWxQSwUGAAAAAAQABAD5AAAAkgMAAAAA&#10;" strokeweight=".1195mm"/>
                <v:line id="Line 852" o:spid="_x0000_s1195" style="position:absolute;visibility:visible;mso-wrap-style:square" from="4805,1873" to="4805,1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s648MAAADcAAAADwAAAGRycy9kb3ducmV2LnhtbERPTWuDQBC9F/Iflgn0Upo1IjW1WUNI&#10;W8i1iYccB3eiVndW3K2a/PruodDj431vd7PpxEiDaywrWK8iEMSl1Q1XCorz5/MGhPPIGjvLpOBG&#10;Dnb54mGLmbYTf9F48pUIIewyVFB732dSurImg25le+LAXe1g0Ac4VFIPOIVw08k4il6kwYZDQ409&#10;HWoq29OPUXDfp8enq/ye3j+K11YnRXzRSazU43Lev4HwNPt/8Z/7qBWkaZgfzoQjIPN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9rOuPDAAAA3AAAAA8AAAAAAAAAAAAA&#10;AAAAoQIAAGRycy9kb3ducmV2LnhtbFBLBQYAAAAABAAEAPkAAACRAwAAAAA=&#10;" strokeweight=".1195mm"/>
                <v:line id="Line 851" o:spid="_x0000_s1196" style="position:absolute;visibility:visible;mso-wrap-style:square" from="4805,1934" to="4805,1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efeMQAAADcAAAADwAAAGRycy9kb3ducmV2LnhtbESPQWvCQBSE7wX/w/KEXopuDGI0uorY&#10;Cl61OfT4yD6TaPZtyG5N9Ne7hYLHYWa+YVab3tTiRq2rLCuYjCMQxLnVFRcKsu/9aA7CeWSNtWVS&#10;cCcHm/XgbYWpth0f6XbyhQgQdikqKL1vUildXpJBN7YNcfDOtjXog2wLqVvsAtzUMo6imTRYcVgo&#10;saFdSfn19GsUPLbJ4eMsL93nV7a46mkW/+hprNT7sN8uQXjq/Sv83z5oBUkygb8z4QjI9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J594xAAAANwAAAAPAAAAAAAAAAAA&#10;AAAAAKECAABkcnMvZG93bnJldi54bWxQSwUGAAAAAAQABAD5AAAAkgMAAAAA&#10;" strokeweight=".1195mm"/>
                <v:line id="Line 850" o:spid="_x0000_s1197" style="position:absolute;visibility:visible;mso-wrap-style:square" from="4805,1996" to="4805,2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UBD8QAAADcAAAADwAAAGRycy9kb3ducmV2LnhtbESPQWvCQBSE7wX/w/KEXopuDNJodBWx&#10;FbxWc/D4yD6TaPZtyG5N9Ne7hYLHYWa+YZbr3tTiRq2rLCuYjCMQxLnVFRcKsuNuNAPhPLLG2jIp&#10;uJOD9WrwtsRU245/6HbwhQgQdikqKL1vUildXpJBN7YNcfDOtjXog2wLqVvsAtzUMo6iT2mw4rBQ&#10;YkPbkvLr4dcoeGyS/cdZXrqv72x+1dMsPulprNT7sN8sQHjq/Sv8395rBUkSw9+ZcATk6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9QEPxAAAANwAAAAPAAAAAAAAAAAA&#10;AAAAAKECAABkcnMvZG93bnJldi54bWxQSwUGAAAAAAQABAD5AAAAkgMAAAAA&#10;" strokeweight=".1195mm"/>
                <v:line id="Line 849" o:spid="_x0000_s1198" style="position:absolute;visibility:visible;mso-wrap-style:square" from="4805,2057" to="4805,20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7mklMUAAADcAAAADwAAAGRycy9kb3ducmV2LnhtbESPQWvCQBSE7wX/w/KEXopuTMVodBWp&#10;LXhVc/D4yD6TaPZtyK4m9td3C4Ueh5n5hlltelOLB7WusqxgMo5AEOdWV1woyE5fozkI55E11pZJ&#10;wZMcbNaDlxWm2nZ8oMfRFyJA2KWooPS+SaV0eUkG3dg2xMG72NagD7ItpG6xC3BTyziKZtJgxWGh&#10;xIY+Sspvx7tR8L1N9m8Xee12n9nipqdZfNbTWKnXYb9dgvDU+//wX3uvFSTJO/yeCUd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7mklMUAAADcAAAADwAAAAAAAAAA&#10;AAAAAAChAgAAZHJzL2Rvd25yZXYueG1sUEsFBgAAAAAEAAQA+QAAAJMDAAAAAA==&#10;" strokeweight=".1195mm"/>
                <v:line id="Line 848" o:spid="_x0000_s1199" style="position:absolute;visibility:visible;mso-wrap-style:square" from="4805,2119" to="4805,2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FA84MUAAADcAAAADwAAAGRycy9kb3ducmV2LnhtbESPQWvCQBSE70L/w/IKvYhuDMHU1FXE&#10;VvCq5tDjI/tMUrNvQ3Zr0v56VxA8DjPzDbNcD6YRV+pcbVnBbBqBIC6srrlUkJ92k3cQziNrbCyT&#10;gj9ysF69jJaYadvzga5HX4oAYZehgsr7NpPSFRUZdFPbEgfvbDuDPsiulLrDPsBNI+MomkuDNYeF&#10;ClvaVlRcjr9Gwf8m3Y/P8qf//MoXF53k8bdOYqXeXofNBwhPg3+GH+29VpCmCdzPhCM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FA84MUAAADcAAAADwAAAAAAAAAA&#10;AAAAAAChAgAAZHJzL2Rvd25yZXYueG1sUEsFBgAAAAAEAAQA+QAAAJMDAAAAAA==&#10;" strokeweight=".1195mm"/>
                <v:line id="Line 847" o:spid="_x0000_s1200" style="position:absolute;visibility:visible;mso-wrap-style:square" from="4805,2181" to="4805,22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yZe8UAAADcAAAADwAAAGRycy9kb3ducmV2LnhtbESPQWvCQBSE7wX/w/KEXopuDNZodBWp&#10;LXhVc/D4yD6TaPZtyK4m9td3C4Ueh5n5hlltelOLB7WusqxgMo5AEOdWV1woyE5fozkI55E11pZJ&#10;wZMcbNaDlxWm2nZ8oMfRFyJA2KWooPS+SaV0eUkG3dg2xMG72NagD7ItpG6xC3BTyziKZtJgxWGh&#10;xIY+Sspvx7tR8L1N9m8Xee12n9nipqdZfNbTWKnXYb9dgvDU+//wX3uvFSTJO/yeCUd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xyZe8UAAADcAAAADwAAAAAAAAAA&#10;AAAAAAChAgAAZHJzL2Rvd25yZXYueG1sUEsFBgAAAAAEAAQA+QAAAJMDAAAAAA==&#10;" strokeweight=".1195mm"/>
                <v:line id="Line 846" o:spid="_x0000_s1201" style="position:absolute;visibility:visible;mso-wrap-style:square" from="4805,2242" to="4805,2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84HDMQAAADcAAAADwAAAGRycy9kb3ducmV2LnhtbESPQWvCQBSE7wX/w/IEL0U3BjEaXUWq&#10;Ba/VHDw+ss8kmn0bslsT++u7hYLHYWa+Ydbb3tTiQa2rLCuYTiIQxLnVFRcKsvPneAHCeWSNtWVS&#10;8CQH283gbY2pth1/0ePkCxEg7FJUUHrfpFK6vCSDbmIb4uBdbWvQB9kWUrfYBbipZRxFc2mw4rBQ&#10;YkMfJeX307dR8LNLju9Xeev2h2x517MsvuhZrNRo2O9WIDz1/hX+bx+1giSZw9+ZcAT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zgcMxAAAANwAAAAPAAAAAAAAAAAA&#10;AAAAAKECAABkcnMvZG93bnJldi54bWxQSwUGAAAAAAQABAD5AAAAkgMAAAAA&#10;" strokeweight=".1195mm"/>
                <v:line id="Line 845" o:spid="_x0000_s1202" style="position:absolute;visibility:visible;mso-wrap-style:square" from="4805,2304" to="4805,2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Kil8UAAADcAAAADwAAAGRycy9kb3ducmV2LnhtbESPQWvCQBSE70L/w/IKXqTZNIhpU9cQ&#10;qgWv2hx6fGSfSWr2bciuJu2v7wpCj8PMfMOs88l04kqDay0reI5iEMSV1S3XCsrPj6cXEM4ja+ws&#10;k4IfcpBvHmZrzLQd+UDXo69FgLDLUEHjfZ9J6aqGDLrI9sTBO9nBoA9yqKUecAxw08kkjlfSYMth&#10;ocGe3huqzseLUfBbpPvFSX6P2135etbLMvnSy0Sp+eNUvIHwNPn/8L291wrSNIXbmXAE5OY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IKil8UAAADcAAAADwAAAAAAAAAA&#10;AAAAAAChAgAAZHJzL2Rvd25yZXYueG1sUEsFBgAAAAAEAAQA+QAAAJMDAAAAAA==&#10;" strokeweight=".1195mm"/>
                <v:line id="Line 844" o:spid="_x0000_s1203" style="position:absolute;visibility:visible;mso-wrap-style:square" from="4805,2365" to="4805,2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025cMAAADcAAAADwAAAGRycy9kb3ducmV2LnhtbERPTWuDQBC9F/Iflgn0Upo1IjW1WUNI&#10;W8i1iYccB3eiVndW3K2a/PruodDj431vd7PpxEiDaywrWK8iEMSl1Q1XCorz5/MGhPPIGjvLpOBG&#10;Dnb54mGLmbYTf9F48pUIIewyVFB732dSurImg25le+LAXe1g0Ac4VFIPOIVw08k4il6kwYZDQ409&#10;HWoq29OPUXDfp8enq/ye3j+K11YnRXzRSazU43Lev4HwNPt/8Z/7qBWkaVgbzoQjIPN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EdNuXDAAAA3AAAAA8AAAAAAAAAAAAA&#10;AAAAoQIAAGRycy9kb3ducmV2LnhtbFBLBQYAAAAABAAEAPkAAACRAwAAAAA=&#10;" strokeweight=".1195mm"/>
                <v:line id="Line 843" o:spid="_x0000_s1204" style="position:absolute;visibility:visible;mso-wrap-style:square" from="4805,2427" to="4805,2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GTfsQAAADcAAAADwAAAGRycy9kb3ducmV2LnhtbESPQWvCQBSE74L/YXlCL6IbgzQaXUVs&#10;C16rOXh8ZJ9JNPs2ZLcm+uu7hYLHYWa+Ydbb3tTiTq2rLCuYTSMQxLnVFRcKstPXZAHCeWSNtWVS&#10;8CAH281wsMZU246/6X70hQgQdikqKL1vUildXpJBN7UNcfAutjXog2wLqVvsAtzUMo6id2mw4rBQ&#10;YkP7kvLb8ccoeO6Sw/gir93HZ7a86XkWn/U8Vupt1O9WIDz1/hX+bx+0giRZwt+ZcAT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ZN+xAAAANwAAAAPAAAAAAAAAAAA&#10;AAAAAKECAABkcnMvZG93bnJldi54bWxQSwUGAAAAAAQABAD5AAAAkgMAAAAA&#10;" strokeweight=".1195mm"/>
                <v:line id="Line 842" o:spid="_x0000_s1205" style="position:absolute;visibility:visible;mso-wrap-style:square" from="4805,2489" to="4805,2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5KxMIAAADcAAAADwAAAGRycy9kb3ducmV2LnhtbERPy4rCMBTdC/MP4Q7MRjSdIj6qUWRm&#10;BLfWLlxemmtbbW5Kk7HVrzcLweXhvFeb3tTiRq2rLCv4HkcgiHOrKy4UZMfdaA7CeWSNtWVScCcH&#10;m/XHYIWJth0f6Jb6QoQQdgkqKL1vEildXpJBN7YNceDOtjXoA2wLqVvsQripZRxFU2mw4tBQYkM/&#10;JeXX9N8oeGxn++FZXrrfv2xx1ZMsPulJrNTXZ79dgvDU+7f45d5rBbN5mB/OhCMg1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r5KxMIAAADcAAAADwAAAAAAAAAAAAAA&#10;AAChAgAAZHJzL2Rvd25yZXYueG1sUEsFBgAAAAAEAAQA+QAAAJADAAAAAA==&#10;" strokeweight=".1195mm"/>
                <v:line id="Line 841" o:spid="_x0000_s1206" style="position:absolute;visibility:visible;mso-wrap-style:square" from="4805,2550" to="4805,2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fLvX8QAAADcAAAADwAAAGRycy9kb3ducmV2LnhtbESPQYvCMBSE7wv+h/CEvSyaWmTVahRx&#10;V/C62oPHR/Nsq81LabK2+uuNIHgcZuYbZrHqTCWu1LjSsoLRMAJBnFldcq4gPWwHUxDOI2usLJOC&#10;GzlYLXsfC0y0bfmPrnufiwBhl6CCwvs6kdJlBRl0Q1sTB+9kG4M+yCaXusE2wE0l4yj6lgZLDgsF&#10;1rQpKLvs/42C+3qy+zrJc/vzm84uepzGRz2Olfrsd+s5CE+df4df7Z1WMJmO4HkmHA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8u9fxAAAANwAAAAPAAAAAAAAAAAA&#10;AAAAAKECAABkcnMvZG93bnJldi54bWxQSwUGAAAAAAQABAD5AAAAkgMAAAAA&#10;" strokeweight=".1195mm"/>
                <v:line id="Line 840" o:spid="_x0000_s1207" style="position:absolute;visibility:visible;mso-wrap-style:square" from="4805,2735" to="4805,2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BxKMYAAADcAAAADwAAAGRycy9kb3ducmV2LnhtbESPQWvCQBSE74X+h+UVeil10yAmjW6C&#10;tBW8anPo8ZF9JtHs25DdmuivdwsFj8PMfMOsisl04kyDay0reJtFIIgrq1uuFZTfm9cUhPPIGjvL&#10;pOBCDor88WGFmbYj7+i897UIEHYZKmi87zMpXdWQQTezPXHwDnYw6IMcaqkHHAPcdDKOooU02HJY&#10;aLCnj4aq0/7XKLiuk+3LQR7Hz6/y/aTnZfyj57FSz0/TegnC0+Tv4f/2VitI0hj+zoQjIP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UgcSjGAAAA3AAAAA8AAAAAAAAA&#10;AAAAAAAAoQIAAGRycy9kb3ducmV2LnhtbFBLBQYAAAAABAAEAPkAAACUAwAAAAA=&#10;" strokeweight=".1195mm"/>
                <v:line id="Line 839" o:spid="_x0000_s1208" style="position:absolute;visibility:visible;mso-wrap-style:square" from="4805,2797" to="4805,2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zUs8UAAADcAAAADwAAAGRycy9kb3ducmV2LnhtbESPQWvCQBSE7wX/w/KEXopuTKVqdBWp&#10;FbxWc/D4yD6TaPZtyK4m+utdodDjMDPfMItVZypxo8aVlhWMhhEI4szqknMF6WE7mIJwHlljZZkU&#10;3MnBatl7W2Cibcu/dNv7XAQIuwQVFN7XiZQuK8igG9qaOHgn2xj0QTa51A22AW4qGUfRlzRYclgo&#10;sKbvgrLL/moUPNaT3cdJntvNTzq76HEaH/U4Vuq9363nIDx1/j/8195pBZPpJ7zOhCMgl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mzUs8UAAADcAAAADwAAAAAAAAAA&#10;AAAAAAChAgAAZHJzL2Rvd25yZXYueG1sUEsFBgAAAAAEAAQA+QAAAJMDAAAAAA==&#10;" strokeweight=".1195mm"/>
                <v:line id="Line 838" o:spid="_x0000_s1209" style="position:absolute;visibility:visible;mso-wrap-style:square" from="4805,2858" to="4805,2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VMx8UAAADcAAAADwAAAGRycy9kb3ducmV2LnhtbESPT2vCQBTE7wW/w/IEL6VuDKHa6Cri&#10;H/Bam0OPj+wziWbfhuxq0n56VxA8DjPzG2ax6k0tbtS6yrKCyTgCQZxbXXGhIPvZf8xAOI+ssbZM&#10;Cv7IwWo5eFtgqm3H33Q7+kIECLsUFZTeN6mULi/JoBvbhjh4J9sa9EG2hdQtdgFuahlH0ac0WHFY&#10;KLGhTUn55Xg1Cv7X08P7SZ677S77uugki391Eis1GvbrOQhPvX+Fn+2DVjCdJfA4E46AX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YVMx8UAAADcAAAADwAAAAAAAAAA&#10;AAAAAAChAgAAZHJzL2Rvd25yZXYueG1sUEsFBgAAAAAEAAQA+QAAAJMDAAAAAA==&#10;" strokeweight=".1195mm"/>
                <v:line id="Line 837" o:spid="_x0000_s1210" style="position:absolute;visibility:visible;mso-wrap-style:square" from="4805,2920" to="4805,2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npXMYAAADcAAAADwAAAGRycy9kb3ducmV2LnhtbESPT2vCQBTE70K/w/IKXqTZNGi1qauI&#10;teC1aQ49PrIvf2r2bchuTeqn7wqCx2FmfsOst6NpxZl611hW8BzFIIgLqxuuFORfH08rEM4ja2wt&#10;k4I/crDdPEzWmGo78CedM1+JAGGXooLa+y6V0hU1GXSR7YiDV9reoA+yr6TucQhw08okjl+kwYbD&#10;Qo0d7WsqTtmvUXDZLY+zUv4M74f89aTnefKt54lS08dx9wbC0+jv4Vv7qBUsVwu4nglHQG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rJ6VzGAAAA3AAAAA8AAAAAAAAA&#10;AAAAAAAAoQIAAGRycy9kb3ducmV2LnhtbFBLBQYAAAAABAAEAPkAAACUAwAAAAA=&#10;" strokeweight=".1195mm"/>
                <v:line id="Line 836" o:spid="_x0000_s1211" style="position:absolute;visibility:visible;mso-wrap-style:square" from="4805,2982" to="4805,3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t3K8UAAADcAAAADwAAAGRycy9kb3ducmV2LnhtbESPT4vCMBTE74LfITzBi2hqEf9Uo8jq&#10;gtd1e/D4aJ5ttXkpTdbW/fRGWNjjMDO/YTa7zlTiQY0rLSuYTiIQxJnVJecK0u/P8RKE88gaK8uk&#10;4EkOdtt+b4OJti1/0ePscxEg7BJUUHhfJ1K6rCCDbmJr4uBdbWPQB9nkUjfYBripZBxFc2mw5LBQ&#10;YE0fBWX3849R8LtfnEZXeWsPx3R117M0vuhZrNRw0O3XIDx1/j/81z5pBYvlHN5nwhGQ2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ht3K8UAAADcAAAADwAAAAAAAAAA&#10;AAAAAAChAgAAZHJzL2Rvd25yZXYueG1sUEsFBgAAAAAEAAQA+QAAAJMDAAAAAA==&#10;" strokeweight=".1195mm"/>
                <v:line id="Line 835" o:spid="_x0000_s1212" style="position:absolute;visibility:visible;mso-wrap-style:square" from="4805,3043" to="4805,3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fSsMQAAADcAAAADwAAAGRycy9kb3ducmV2LnhtbESPQWvCQBSE74L/YXlCL6IbgzQaXUVs&#10;C16rOXh8ZJ9JNPs2ZLcm+uu7hYLHYWa+Ydbb3tTiTq2rLCuYTSMQxLnVFRcKstPXZAHCeWSNtWVS&#10;8CAH281wsMZU246/6X70hQgQdikqKL1vUildXpJBN7UNcfAutjXog2wLqVvsAtzUMo6id2mw4rBQ&#10;YkP7kvLb8ccoeO6Sw/gir93HZ7a86XkWn/U8Vupt1O9WIDz1/hX+bx+0gmSRwN+ZcAT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V9KwxAAAANwAAAAPAAAAAAAAAAAA&#10;AAAAAKECAABkcnMvZG93bnJldi54bWxQSwUGAAAAAAQABAD5AAAAkgMAAAAA&#10;" strokeweight=".1195mm"/>
                <v:line id="Line 834" o:spid="_x0000_s1213" style="position:absolute;visibility:visible;mso-wrap-style:square" from="4805,3105" to="4805,3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hGwsIAAADcAAAADwAAAGRycy9kb3ducmV2LnhtbERPy4rCMBTdC/MP4Q7MRjSdIj6qUWRm&#10;BLfWLlxemmtbbW5Kk7HVrzcLweXhvFeb3tTiRq2rLCv4HkcgiHOrKy4UZMfdaA7CeWSNtWVScCcH&#10;m/XHYIWJth0f6Jb6QoQQdgkqKL1vEildXpJBN7YNceDOtjXoA2wLqVvsQripZRxFU2mw4tBQYkM/&#10;JeXX9N8oeGxn++FZXrrfv2xx1ZMsPulJrNTXZ79dgvDU+7f45d5rBbN5WBvOhCMg1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MhGwsIAAADcAAAADwAAAAAAAAAAAAAA&#10;AAChAgAAZHJzL2Rvd25yZXYueG1sUEsFBgAAAAAEAAQA+QAAAJADAAAAAA==&#10;" strokeweight=".1195mm"/>
                <v:line id="Line 833" o:spid="_x0000_s1214" style="position:absolute;visibility:visible;mso-wrap-style:square" from="4805,3166" to="4805,32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TjWcUAAADcAAAADwAAAGRycy9kb3ducmV2LnhtbESPT4vCMBTE7wv7HcJb8LKs6RbxTzWK&#10;rApe1R72+GiebbV5KU201U9vBMHjMDO/YWaLzlTiSo0rLSv47UcgiDOrS84VpIfNzxiE88gaK8uk&#10;4EYOFvPPjxkm2ra8o+ve5yJA2CWooPC+TqR0WUEGXd/WxME72sagD7LJpW6wDXBTyTiKhtJgyWGh&#10;wJr+CsrO+4tRcF+Ott9HeWpX63Ry1oM0/teDWKneV7ecgvDU+Xf41d5qBaPxBJ5nwhGQ8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4TjWcUAAADcAAAADwAAAAAAAAAA&#10;AAAAAAChAgAAZHJzL2Rvd25yZXYueG1sUEsFBgAAAAAEAAQA+QAAAJMDAAAAAA==&#10;" strokeweight=".1195mm"/>
                <v:rect id="Rectangle 832" o:spid="_x0000_s1215" style="position:absolute;left:4756;top:2587;width:92;height:1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T6WcQA&#10;AADcAAAADwAAAGRycy9kb3ducmV2LnhtbERPy2rCQBTdC/7DcIXuzKTio00dpdoqolBam013l8xt&#10;Epq5E2amGv/eWQguD+c9X3amESdyvras4DFJQRAXVtdcKsi/N8MnED4ga2wsk4ILeVgu+r05Ztqe&#10;+YtOx1CKGMI+QwVVCG0mpS8qMugT2xJH7tc6gyFCV0rt8BzDTSNHaTqVBmuODRW2tK6o+Dv+GwVv&#10;+d5MVqWb/tTv28PHZ+68G8+Uehh0ry8gAnXhLr65d1rB7DnOj2fiEZC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E+lnEAAAA3AAAAA8AAAAAAAAAAAAAAAAAmAIAAGRycy9k&#10;b3ducmV2LnhtbFBLBQYAAAAABAAEAPUAAACJAwAAAAA=&#10;" filled="f" strokeweight=".1195mm"/>
                <v:rect id="Rectangle 831" o:spid="_x0000_s1216" style="position:absolute;left:3591;top:1374;width:1177;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hfwscA&#10;AADcAAAADwAAAGRycy9kb3ducmV2LnhtbESPW2sCMRSE3wv9D+EU+lazSr1tjWKrFmlBvOxL3w6b&#10;092lm5Mlibr+eyMIfRxm5htmMmtNLU7kfGVZQbeTgCDOra64UJAdVi8jED4ga6wtk4ILeZhNHx8m&#10;mGp75h2d9qEQEcI+RQVlCE0qpc9LMug7tiGO3q91BkOUrpDa4TnCTS17STKQBiuOCyU29FFS/rc/&#10;GgWL7Mv03ws3+KmWn9+bbea8ex0q9fzUzt9ABGrDf/jeXmsFw3EXbmfiEZDT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mIX8LHAAAA3AAAAA8AAAAAAAAAAAAAAAAAmAIAAGRy&#10;cy9kb3ducmV2LnhtbFBLBQYAAAAABAAEAPUAAACMAwAAAAA=&#10;" filled="f" strokeweight=".1195mm"/>
                <v:line id="Line 830" o:spid="_x0000_s1217" style="position:absolute;visibility:visible;mso-wrap-style:square" from="4183,1565" to="4183,1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nn9cYAAADcAAAADwAAAGRycy9kb3ducmV2LnhtbESPQWvCQBSE74X+h+UVeim6aRBjopsg&#10;bQWv2hx6fGSfSTT7NmS3Ju2vdwsFj8PMfMNsisl04kqDay0reJ1HIIgrq1uuFZSfu9kKhPPIGjvL&#10;pOCHHBT548MGM21HPtD16GsRIOwyVNB432dSuqohg25ue+Lgnexg0Ac51FIPOAa46WQcRUtpsOWw&#10;0GBPbw1Vl+O3UfC7TfYvJ3ke3z/K9KIXZfylF7FSz0/Tdg3C0+Tv4f/2XitI0hj+zoQjIP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D55/XGAAAA3AAAAA8AAAAAAAAA&#10;AAAAAAAAoQIAAGRycy9kb3ducmV2LnhtbFBLBQYAAAAABAAEAPkAAACUAwAAAAA=&#10;" strokeweight=".1195mm"/>
                <v:line id="Line 829" o:spid="_x0000_s1218" style="position:absolute;visibility:visible;mso-wrap-style:square" from="4183,1626" to="4183,1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VCbsUAAADcAAAADwAAAGRycy9kb3ducmV2LnhtbESPQWvCQBSE7wX/w/KEXopuTKVqdBWp&#10;FbxWc/D4yD6TaPZtyK4m+utdodDjMDPfMItVZypxo8aVlhWMhhEI4szqknMF6WE7mIJwHlljZZkU&#10;3MnBatl7W2Cibcu/dNv7XAQIuwQVFN7XiZQuK8igG9qaOHgn2xj0QTa51A22AW4qGUfRlzRYclgo&#10;sKbvgrLL/moUPNaT3cdJntvNTzq76HEaH/U4Vuq9363nIDx1/j/8195pBZPZJ7zOhCMgl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7VCbsUAAADcAAAADwAAAAAAAAAA&#10;AAAAAAChAgAAZHJzL2Rvd25yZXYueG1sUEsFBgAAAAAEAAQA+QAAAJMDAAAAAA==&#10;" strokeweight=".1195mm"/>
                <v:line id="Line 828" o:spid="_x0000_s1219" style="position:absolute;visibility:visible;mso-wrap-style:square" from="4183,1688" to="4183,1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zaGsYAAADcAAAADwAAAGRycy9kb3ducmV2LnhtbESPT2vCQBTE7wW/w/KEXkrdGIKpMauI&#10;bcGrNoceH9mXP5p9G7Jbk/bTdwsFj8PM/IbJd5PpxI0G11pWsFxEIIhLq1uuFRQf788vIJxH1thZ&#10;JgXf5GC3nT3kmGk78oluZ1+LAGGXoYLG+z6T0pUNGXQL2xMHr7KDQR/kUEs94BjgppNxFK2kwZbD&#10;QoM9HRoqr+cvo+Bnnx6fKnkZX9+K9VUnRfypk1ipx/m034DwNPl7+L991ArSdQJ/Z8IRkN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Bc2hrGAAAA3AAAAA8AAAAAAAAA&#10;AAAAAAAAoQIAAGRycy9kb3ducmV2LnhtbFBLBQYAAAAABAAEAPkAAACUAwAAAAA=&#10;" strokeweight=".1195mm"/>
                <v:line id="Line 827" o:spid="_x0000_s1220" style="position:absolute;visibility:visible;mso-wrap-style:square" from="4183,1749" to="4183,17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B/gcYAAADcAAAADwAAAGRycy9kb3ducmV2LnhtbESPT2vCQBTE70K/w/IKXqRuGrQ2qauI&#10;teC1aQ49PrIvf2r2bchuTeqn7wqCx2FmfsOst6NpxZl611hW8DyPQBAXVjdcKci/Pp5eQTiPrLG1&#10;TAr+yMF28zBZY6rtwJ90znwlAoRdigpq77tUSlfUZNDNbUccvNL2Bn2QfSV1j0OAm1bGUfQiDTYc&#10;FmrsaF9Tccp+jYLLbnWclfJneD/kyUkv8vhbL2Klpo/j7g2Ep9Hfw7f2UStYJUu4nglHQG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8Qf4HGAAAA3AAAAA8AAAAAAAAA&#10;AAAAAAAAoQIAAGRycy9kb3ducmV2LnhtbFBLBQYAAAAABAAEAPkAAACUAwAAAAA=&#10;" strokeweight=".1195mm"/>
                <v:line id="Line 826" o:spid="_x0000_s1221" style="position:absolute;visibility:visible;mso-wrap-style:square" from="4183,1934" to="4183,1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Lh9sQAAADcAAAADwAAAGRycy9kb3ducmV2LnhtbESPQYvCMBSE78L+h/CEvYimW0TXahRx&#10;V/Cq9rDHR/Nsq81LaaLt+uuNIHgcZuYbZrHqTCVu1LjSsoKvUQSCOLO65FxBetwOv0E4j6yxskwK&#10;/snBavnRW2Cibct7uh18LgKEXYIKCu/rREqXFWTQjWxNHLyTbQz6IJtc6gbbADeVjKNoIg2WHBYK&#10;rGlTUHY5XI2C+3q6G5zkuf35TWcXPU7jPz2Olfrsd+s5CE+df4df7Z1WMJ1N4HkmHA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uH2xAAAANwAAAAPAAAAAAAAAAAA&#10;AAAAAKECAABkcnMvZG93bnJldi54bWxQSwUGAAAAAAQABAD5AAAAkgMAAAAA&#10;" strokeweight=".1195mm"/>
                <v:line id="Line 825" o:spid="_x0000_s1222" style="position:absolute;visibility:visible;mso-wrap-style:square" from="4183,1996" to="4183,2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5EbcQAAADcAAAADwAAAGRycy9kb3ducmV2LnhtbESPQWvCQBSE74L/YXlCL6IbgzQaXUVs&#10;C16rOXh8ZJ9JNPs2ZLcm+uu7hYLHYWa+Ydbb3tTiTq2rLCuYTSMQxLnVFRcKstPXZAHCeWSNtWVS&#10;8CAH281wsMZU246/6X70hQgQdikqKL1vUildXpJBN7UNcfAutjXog2wLqVvsAtzUMo6id2mw4rBQ&#10;YkP7kvLb8ccoeO6Sw/gir93HZ7a86XkWn/U8Vupt1O9WIDz1/hX+bx+0gmSZwN+ZcAT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jkRtxAAAANwAAAAPAAAAAAAAAAAA&#10;AAAAAKECAABkcnMvZG93bnJldi54bWxQSwUGAAAAAAQABAD5AAAAkgMAAAAA&#10;" strokeweight=".1195mm"/>
                <v:line id="Line 824" o:spid="_x0000_s1223" style="position:absolute;visibility:visible;mso-wrap-style:square" from="4183,2057" to="4183,20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RHQH8EAAADcAAAADwAAAGRycy9kb3ducmV2LnhtbERPy4rCMBTdD/gP4QpuBk0t4qMaRXyA&#10;W50uZnlprm21uSlNtNWvN4uBWR7Oe7XpTCWe1LjSsoLxKAJBnFldcq4g/TkO5yCcR9ZYWSYFL3Kw&#10;Wfe+Vpho2/KZnhefixDCLkEFhfd1IqXLCjLoRrYmDtzVNgZ9gE0udYNtCDeVjKNoKg2WHBoKrGlX&#10;UHa/PIyC93Z2+r7KW7s/pIu7nqTxr57ESg363XYJwlPn/8V/7pNWMFuEteFMOAJy/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hEdAfwQAAANwAAAAPAAAAAAAAAAAAAAAA&#10;AKECAABkcnMvZG93bnJldi54bWxQSwUGAAAAAAQABAD5AAAAjwMAAAAA&#10;" strokeweight=".1195mm"/>
                <v:line id="Line 823" o:spid="_x0000_s1224" style="position:absolute;visibility:visible;mso-wrap-style:square" from="4183,2119" to="4183,2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11hMUAAADcAAAADwAAAGRycy9kb3ducmV2LnhtbESPQWvCQBSE7wX/w/KEXkrdGMQ00VVE&#10;K3jV5tDjI/tMotm3IbuatL/eLRQ8DjPzDbNcD6YRd+pcbVnBdBKBIC6srrlUkH/t3z9AOI+ssbFM&#10;Cn7IwXo1ellipm3PR7qffCkChF2GCirv20xKV1Rk0E1sSxy8s+0M+iC7UuoO+wA3jYyjaC4N1hwW&#10;KmxpW1FxPd2Mgt9Ncng7y0u/+8zTq57l8beexUq9jofNAoSnwT/D/+2DVpCkKfydCUdAr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l11hMUAAADcAAAADwAAAAAAAAAA&#10;AAAAAAChAgAAZHJzL2Rvd25yZXYueG1sUEsFBgAAAAAEAAQA+QAAAJMDAAAAAA==&#10;" strokeweight=".1195mm"/>
                <v:line id="Line 822" o:spid="_x0000_s1225" style="position:absolute;visibility:visible;mso-wrap-style:square" from="4183,2181" to="4183,22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ndyMEAAADcAAAADwAAAGRycy9kb3ducmV2LnhtbERPy4rCMBTdC/5DuIIb0dQiPqpRxHHA&#10;rdqFy0tzbavNTWkytvr1k8XALA/nvdl1phIvalxpWcF0EoEgzqwuOVeQXr/HSxDOI2usLJOCNznY&#10;bfu9DSbatnym18XnIoSwS1BB4X2dSOmyggy6ia2JA3e3jUEfYJNL3WAbwk0l4yiaS4Mlh4YCazoU&#10;lD0vP0bBZ784je7y0X4d09VTz9L4pmexUsNBt1+D8NT5f/Gf+6QVLKMwP5wJR0Bu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2d3IwQAAANwAAAAPAAAAAAAAAAAAAAAA&#10;AKECAABkcnMvZG93bnJldi54bWxQSwUGAAAAAAQABAD5AAAAjwMAAAAA&#10;" strokeweight=".1195mm"/>
                <v:line id="Line 821" o:spid="_x0000_s1226" style="position:absolute;visibility:visible;mso-wrap-style:square" from="4183,2242" to="4183,2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V4U8QAAADcAAAADwAAAGRycy9kb3ducmV2LnhtbESPQYvCMBSE7wv+h/AEL4umFlm1GkVc&#10;F7yu9uDx0TzbavNSmqyt/vqNIHgcZuYbZrnuTCVu1LjSsoLxKAJBnFldcq4gPf4MZyCcR9ZYWSYF&#10;d3KwXvU+lpho2/Iv3Q4+FwHCLkEFhfd1IqXLCjLoRrYmDt7ZNgZ9kE0udYNtgJtKxlH0JQ2WHBYK&#10;rGlbUHY9/BkFj810/3mWl/Z7l86vepLGJz2JlRr0u80ChKfOv8Ov9l4rmEVjeJ4JR0C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lXhTxAAAANwAAAAPAAAAAAAAAAAA&#10;AAAAAKECAABkcnMvZG93bnJldi54bWxQSwUGAAAAAAQABAD5AAAAkgMAAAAA&#10;" strokeweight=".1195mm"/>
                <v:line id="Line 820" o:spid="_x0000_s1227" style="position:absolute;visibility:visible;mso-wrap-style:square" from="4183,2304" to="4183,2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kfmJMUAAADcAAAADwAAAGRycy9kb3ducmV2LnhtbESPQWvCQBSE74L/YXlCL1I3hlBtdBWx&#10;LeTaNAePj+wziWbfhuw2Sfvru4VCj8PMfMPsj5NpxUC9aywrWK8iEMSl1Q1XCoqPt8ctCOeRNbaW&#10;ScEXOTge5rM9ptqO/E5D7isRIOxSVFB736VSurImg25lO+LgXW1v0AfZV1L3OAa4aWUcRU/SYMNh&#10;ocaOzjWV9/zTKPg+bbLlVd7Gl9fi+a6TIr7oJFbqYTGddiA8Tf4//NfOtIJtFMPvmXAE5O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kfmJMUAAADcAAAADwAAAAAAAAAA&#10;AAAAAAChAgAAZHJzL2Rvd25yZXYueG1sUEsFBgAAAAAEAAQA+QAAAJMDAAAAAA==&#10;" strokeweight=".1195mm"/>
                <v:line id="Line 819" o:spid="_x0000_s1228" style="position:absolute;visibility:visible;mso-wrap-style:square" from="4183,2365" to="4183,2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QtDv8UAAADcAAAADwAAAGRycy9kb3ducmV2LnhtbESPQWvCQBSE70L/w/IKXkQ3TaVq6iqi&#10;Fbxqc/D4yD6T1OzbkN2a6K93BcHjMDPfMPNlZypxocaVlhV8jCIQxJnVJecK0t/tcArCeWSNlWVS&#10;cCUHy8Vbb46Jti3v6XLwuQgQdgkqKLyvEyldVpBBN7I1cfBOtjHog2xyqRtsA9xUMo6iL2mw5LBQ&#10;YE3rgrLz4d8ouK0mu8FJ/rWbn3R21uM0PupxrFT/vVt9g/DU+Vf42d5pBdPoEx5nwhGQ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QtDv8UAAADcAAAADwAAAAAAAAAA&#10;AAAAAAChAgAAZHJzL2Rvd25yZXYueG1sUEsFBgAAAAAEAAQA+QAAAJMDAAAAAA==&#10;" strokeweight=".1195mm"/>
                <v:line id="Line 818" o:spid="_x0000_s1229" style="position:absolute;visibility:visible;mso-wrap-style:square" from="4183,2427" to="4183,2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Lby8UAAADcAAAADwAAAGRycy9kb3ducmV2LnhtbESPQWvCQBSE70L/w/IKXkQ3DaGNMatI&#10;a8FrNYceH9lnEpN9G7Jbk/bXdwsFj8PMfMPku8l04kaDaywreFpFIIhLqxuuFBTn92UKwnlkjZ1l&#10;UvBNDnbbh1mOmbYjf9Dt5CsRIOwyVFB732dSurImg25le+LgXexg0Ac5VFIPOAa46WQcRc/SYMNh&#10;ocaeXmsq29OXUfCzfzkuLvI6vh2KdauTIv7USazU/HHab0B4mvw9/N8+agVplMDfmXAE5PY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uLby8UAAADcAAAADwAAAAAAAAAA&#10;AAAAAAChAgAAZHJzL2Rvd25yZXYueG1sUEsFBgAAAAAEAAQA+QAAAJMDAAAAAA==&#10;" strokeweight=".1195mm"/>
                <v:line id="Line 817" o:spid="_x0000_s1230" style="position:absolute;visibility:visible;mso-wrap-style:square" from="4183,2489" to="4183,2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5+UMYAAADcAAAADwAAAGRycy9kb3ducmV2LnhtbESPQWvCQBSE7wX/w/KEXkrdGKy10Y1I&#10;a8GrMYceH9lnEpN9G7KrSf313UKhx2FmvmE229G04ka9qy0rmM8iEMSF1TWXCvLT5/MKhPPIGlvL&#10;pOCbHGzTycMGE20HPtIt86UIEHYJKqi87xIpXVGRQTezHXHwzrY36IPsS6l7HALctDKOoqU0WHNY&#10;qLCj94qKJrsaBffd6+HpLC/Dxz5/a/Qij7/0IlbqcTru1iA8jf4//Nc+aAWr6AV+z4QjINM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GuflDGAAAA3AAAAA8AAAAAAAAA&#10;AAAAAAAAoQIAAGRycy9kb3ducmV2LnhtbFBLBQYAAAAABAAEAPkAAACUAwAAAAA=&#10;" strokeweight=".1195mm"/>
                <v:line id="Line 816" o:spid="_x0000_s1231" style="position:absolute;visibility:visible;mso-wrap-style:square" from="4183,2550" to="4183,2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XzgJ8YAAADcAAAADwAAAGRycy9kb3ducmV2LnhtbESPQWvCQBSE74X+h+UJvZRm0xBsjK4i&#10;toLX2hx6fGSfSTT7NmTXJPXXdwsFj8PMfMOsNpNpxUC9aywreI1iEMSl1Q1XCoqv/UsGwnlkja1l&#10;UvBDDjbrx4cV5tqO/EnD0VciQNjlqKD2vsuldGVNBl1kO+LgnWxv0AfZV1L3OAa4aWUSx3NpsOGw&#10;UGNHu5rKy/FqFNy2b4fnkzyP7x/F4qLTIvnWaaLU02zaLkF4mvw9/N8+aAVZPIe/M+EIy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F84CfGAAAA3AAAAA8AAAAAAAAA&#10;AAAAAAAAoQIAAGRycy9kb3ducmV2LnhtbFBLBQYAAAAABAAEAPkAAACUAwAAAAA=&#10;" strokeweight=".1195mm"/>
                <v:line id="Line 815" o:spid="_x0000_s1232" style="position:absolute;visibility:visible;mso-wrap-style:square" from="4183,2612" to="4183,26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BFvMYAAADcAAAADwAAAGRycy9kb3ducmV2LnhtbESPQWvCQBSE74X+h+UVeil10yAmjW6C&#10;tBW8anPo8ZF9JtHs25DdmuivdwsFj8PMfMOsisl04kyDay0reJtFIIgrq1uuFZTfm9cUhPPIGjvL&#10;pOBCDor88WGFmbYj7+i897UIEHYZKmi87zMpXdWQQTezPXHwDnYw6IMcaqkHHAPcdDKOooU02HJY&#10;aLCnj4aq0/7XKLiuk+3LQR7Hz6/y/aTnZfyj57FSz0/TegnC0+Tv4f/2VitIowT+zoQjIP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4wRbzGAAAA3AAAAA8AAAAAAAAA&#10;AAAAAAAAoQIAAGRycy9kb3ducmV2LnhtbFBLBQYAAAAABAAEAPkAAACUAwAAAAA=&#10;" strokeweight=".1195mm"/>
                <v:line id="Line 814" o:spid="_x0000_s1233" style="position:absolute;visibility:visible;mso-wrap-style:square" from="4183,2674" to="4183,27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RzsEAAADcAAAADwAAAGRycy9kb3ducmV2LnhtbERPy4rCMBTdC/5DuIIb0dQiPqpRxHHA&#10;rdqFy0tzbavNTWkytvr1k8XALA/nvdl1phIvalxpWcF0EoEgzqwuOVeQXr/HSxDOI2usLJOCNznY&#10;bfu9DSbatnym18XnIoSwS1BB4X2dSOmyggy6ia2JA3e3jUEfYJNL3WAbwk0l4yiaS4Mlh4YCazoU&#10;lD0vP0bBZ784je7y0X4d09VTz9L4pmexUsNBt1+D8NT5f/Gf+6QVLKOwNpwJR0Bu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r9HOwQAAANwAAAAPAAAAAAAAAAAAAAAA&#10;AKECAABkcnMvZG93bnJldi54bWxQSwUGAAAAAAQABAD5AAAAjwMAAAAA&#10;" strokeweight=".1195mm"/>
                <v:line id="Line 813" o:spid="_x0000_s1234" style="position:absolute;visibility:visible;mso-wrap-style:square" from="4183,2735" to="4183,2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N0VcYAAADcAAAADwAAAGRycy9kb3ducmV2LnhtbESPQWvCQBSE74X+h+UVeil10yA2iW6C&#10;tBW8anPo8ZF9JtHs25DdmuivdwsFj8PMfMOsisl04kyDay0reJtFIIgrq1uuFZTfm9cEhPPIGjvL&#10;pOBCDor88WGFmbYj7+i897UIEHYZKmi87zMpXdWQQTezPXHwDnYw6IMcaqkHHAPcdDKOooU02HJY&#10;aLCnj4aq0/7XKLiu37cvB3kcP7/K9KTnZfyj57FSz0/TegnC0+Tv4f/2VitIohT+zoQjIP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DjdFXGAAAA3AAAAA8AAAAAAAAA&#10;AAAAAAAAoQIAAGRycy9kb3ducmV2LnhtbFBLBQYAAAAABAAEAPkAAACUAwAAAAA=&#10;" strokeweight=".1195mm"/>
                <v:line id="Line 812" o:spid="_x0000_s1235" style="position:absolute;visibility:visible;mso-wrap-style:square" from="4183,2797" to="4183,2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BLFcMAAADcAAAADwAAAGRycy9kb3ducmV2LnhtbERPTW+CQBC9N/E/bMakl0YWCWkRXY2x&#10;bcK1loPHCTsCys4Sdivor+8emvT48r43u8l04kaDay0rWEYxCOLK6pZrBeX35yID4Tyyxs4yKbiT&#10;g9129rTBXNuRv+h29LUIIexyVNB43+dSuqohgy6yPXHgznYw6AMcaqkHHEO46WQSx6/SYMuhocGe&#10;Dg1V1+OPUfDYvxUvZ3kZ3z/K1VWnZXLSaaLU83zar0F4mvy/+M9daAXZMswPZ8IRkN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QASxXDAAAA3AAAAA8AAAAAAAAAAAAA&#10;AAAAoQIAAGRycy9kb3ducmV2LnhtbFBLBQYAAAAABAAEAPkAAACRAwAAAAA=&#10;" strokeweight=".1195mm"/>
                <v:line id="Line 811" o:spid="_x0000_s1236" style="position:absolute;visibility:visible;mso-wrap-style:square" from="4183,2858" to="4183,2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0zujsUAAADcAAAADwAAAGRycy9kb3ducmV2LnhtbESPQWvCQBSE74X+h+UVeil1kyAao6tI&#10;reBVzaHHR/aZpGbfhuxq0v56VxA8DjPzDbNYDaYRV+pcbVlBPIpAEBdW11wqyI/bzxSE88gaG8uk&#10;4I8crJavLwvMtO15T9eDL0WAsMtQQeV9m0npiooMupFtiYN3sp1BH2RXSt1hH+CmkUkUTaTBmsNC&#10;hS19VVScDxej4H893X2c5G+/+c5nZz3Okx89TpR6fxvWcxCeBv8MP9o7rSCNY7ifCUdAL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0zujsUAAADcAAAADwAAAAAAAAAA&#10;AAAAAAChAgAAZHJzL2Rvd25yZXYueG1sUEsFBgAAAAAEAAQA+QAAAJMDAAAAAA==&#10;" strokeweight=".1195mm"/>
                <v:line id="Line 810" o:spid="_x0000_s1237" style="position:absolute;visibility:visible;mso-wrap-style:square" from="4183,2920" to="4183,2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55w+cQAAADcAAAADwAAAGRycy9kb3ducmV2LnhtbESPQYvCMBSE74L/ITzBi2hqkdXtGkVc&#10;Ba+rPXh8NM+22ryUJmu7++uNIHgcZuYbZrnuTCXu1LjSsoLpJAJBnFldcq4gPe3HCxDOI2usLJOC&#10;P3KwXvV7S0y0bfmH7kefiwBhl6CCwvs6kdJlBRl0E1sTB+9iG4M+yCaXusE2wE0l4yj6kAZLDgsF&#10;1rQtKLsdf42C/838MLrIa/u9Sz9vepbGZz2LlRoOus0XCE+df4df7YNWsJjG8DwTjoB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nnD5xAAAANwAAAAPAAAAAAAAAAAA&#10;AAAAAKECAABkcnMvZG93bnJldi54bWxQSwUGAAAAAAQABAD5AAAAkgMAAAAA&#10;" strokeweight=".1195mm"/>
                <v:line id="Line 809" o:spid="_x0000_s1238" style="position:absolute;visibility:visible;mso-wrap-style:square" from="4183,2982" to="4183,3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LVYsYAAADcAAAADwAAAGRycy9kb3ducmV2LnhtbESPT2vCQBTE7wW/w/KEXopuTKVqzCpS&#10;W/BazcHjI/vyR7NvQ3Y1sZ++Wyj0OMzMb5h0O5hG3KlztWUFs2kEgji3uuZSQXb6nCxBOI+ssbFM&#10;Ch7kYLsZPaWYaNvzF92PvhQBwi5BBZX3bSKlyysy6Ka2JQ5eYTuDPsiulLrDPsBNI+MoepMGaw4L&#10;Fbb0XlF+Pd6Mgu/d4vBSyEu//8hWVz3P4rOex0o9j4fdGoSnwf+H/9oHrWA5e4XfM+EIyM0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TS1WLGAAAA3AAAAA8AAAAAAAAA&#10;AAAAAAAAoQIAAGRycy9kb3ducmV2LnhtbFBLBQYAAAAABAAEAPkAAACUAwAAAAA=&#10;" strokeweight=".1195mm"/>
                <v:line id="Line 808" o:spid="_x0000_s1239" style="position:absolute;visibility:visible;mso-wrap-style:square" from="4183,3043" to="4183,3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NFsUAAADcAAAADwAAAGRycy9kb3ducmV2LnhtbESPQWvCQBSE74X+h+UVvJS6MQSN0VWk&#10;KnhVc+jxkX0mqdm3IbuatL/eLRQ8DjPzDbNcD6YRd+pcbVnBZByBIC6srrlUkJ/3HykI55E1NpZJ&#10;wQ85WK9eX5aYadvzke4nX4oAYZehgsr7NpPSFRUZdGPbEgfvYjuDPsiulLrDPsBNI+MomkqDNYeF&#10;Clv6rKi4nm5Gwe9mdni/yO9+u8vnV53k8ZdOYqVGb8NmAcLT4J/h//ZBK0gnCfydCUdAr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tNFsUAAADcAAAADwAAAAAAAAAA&#10;AAAAAAChAgAAZHJzL2Rvd25yZXYueG1sUEsFBgAAAAAEAAQA+QAAAJMDAAAAAA==&#10;" strokeweight=".1195mm"/>
                <v:line id="Line 807" o:spid="_x0000_s1240" style="position:absolute;visibility:visible;mso-wrap-style:square" from="4183,1786" to="4183,1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x6foMQAAADcAAAADwAAAGRycy9kb3ducmV2LnhtbESPQYvCMBSE78L+h/AWvGlaQXGrUZYF&#10;YVdF0BW8PppnW21eahNr/fdGEDwOM/MNM523phQN1a6wrCDuRyCIU6sLzhTs/xe9MQjnkTWWlknB&#10;nRzMZx+dKSba3nhLzc5nIkDYJagg975KpHRpTgZd31bEwTva2qAPss6krvEW4KaUgygaSYMFh4Uc&#10;K/rJKT3vrkaBawbF4fR1+JPr1Wa5MedRvK0uSnU/2+8JCE+tf4df7V+tYBwP4XkmHAE5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Hp+gxAAAANwAAAAPAAAAAAAAAAAA&#10;AAAAAKECAABkcnMvZG93bnJldi54bWxQSwUGAAAAAAQABAD5AAAAkgMAAAAA&#10;" strokecolor="white" strokeweight="1.73889mm"/>
                <v:rect id="Rectangle 806" o:spid="_x0000_s1241" style="position:absolute;left:4134;top:1786;width:92;height: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ZQuscA&#10;AADcAAAADwAAAGRycy9kb3ducmV2LnhtbESPW2vCQBSE3wv9D8sp+FY3Fk0ldRWtF4oF8ZKXvh2y&#10;p0lo9mzYXTX+e7dQ6OMwM98wk1lnGnEh52vLCgb9BARxYXXNpYL8tH4eg/ABWWNjmRTcyMNs+vgw&#10;wUzbKx/ocgyliBD2GSqoQmgzKX1RkUHfty1x9L6tMxiidKXUDq8Rbhr5kiSpNFhzXKiwpfeKip/j&#10;2ShY5lszWpQu/apXm8/dPnfeDV+V6j118zcQgbrwH/5rf2gF40EKv2fiEZDT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0GULrHAAAA3AAAAA8AAAAAAAAAAAAAAAAAmAIAAGRy&#10;cy9kb3ducmV2LnhtbFBLBQYAAAAABAAEAPUAAACMAwAAAAA=&#10;" filled="f" strokeweight=".1195mm"/>
                <v:shape id="AutoShape 805" o:spid="_x0000_s1242" style="position:absolute;left:8000;top:6456;width:640;height:640;visibility:visible;mso-wrap-style:square;v-text-anchor:top" coordsize="640,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SXbMIA&#10;AADcAAAADwAAAGRycy9kb3ducmV2LnhtbESPT4vCMBTE78J+h/AW9qZpPazSNYqIssWbfy57eyTP&#10;pti81Car9dsbQfA4zMxvmNmid424UhdqzwryUQaCWHtTc6XgeNgMpyBCRDbYeCYFdwqwmH8MZlgY&#10;f+MdXfexEgnCoUAFNsa2kDJoSw7DyLfEyTv5zmFMsquk6fCW4K6R4yz7lg5rTgsWW1pZ0uf9v1Ow&#10;ZZ378rK1Uq/tOv4a1H/lRamvz375AyJSH9/hV7s0Cqb5BJ5n0hGQ8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pJdswgAAANwAAAAPAAAAAAAAAAAAAAAAAJgCAABkcnMvZG93&#10;bnJldi54bWxQSwUGAAAAAAQABAD1AAAAhwMAAAAA&#10;" path="m-3940,-3505r246,246m-3694,-3505r-246,246e" filled="f" strokeweight=".1195mm">
                  <v:path arrowok="t" o:connecttype="custom" o:connectlocs="-3940,2951;-3694,3197;-3694,2951;-3940,3197" o:connectangles="0,0,0,0"/>
                </v:shape>
                <v:line id="Line 804" o:spid="_x0000_s1243" style="position:absolute;visibility:visible;mso-wrap-style:square" from="4134,1953" to="4134,1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UK08EAAADcAAAADwAAAGRycy9kb3ducmV2LnhtbERPTYvCMBC9C/6HMMJeZE27yiLVKCII&#10;HrUK0tvQjG2xmZQk1u7+enNY2OPjfa+3g2lFT843lhWkswQEcWl1w5WC6+XwuQThA7LG1jIp+CEP&#10;2814tMZM2xefqc9DJWII+wwV1CF0mZS+rMmgn9mOOHJ36wyGCF0ltcNXDDet/EqSb2mw4dhQY0f7&#10;mspH/jQK+nSRz5vjsF/cpo9QnNylSO+/Sn1Mht0KRKAh/Iv/3EetYJnGtfFMPAJy8wY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ZtQrTwQAAANwAAAAPAAAAAAAAAAAAAAAA&#10;AKECAABkcnMvZG93bnJldi54bWxQSwUGAAAAAAQABAD5AAAAjwMAAAAA&#10;" strokeweight=".1195mm">
                  <v:stroke dashstyle="dash"/>
                </v:line>
                <v:line id="Line 803" o:spid="_x0000_s1244" style="position:absolute;visibility:visible;mso-wrap-style:square" from="3431,1922" to="3431,1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riiMQAAADcAAAADwAAAGRycy9kb3ducmV2LnhtbESPQYvCMBSE7wv+h/CEvSyaWmTVahRx&#10;V/C62oPHR/Nsq81LabK2+uuNIHgcZuYbZrHqTCWu1LjSsoLRMAJBnFldcq4gPWwHUxDOI2usLJOC&#10;GzlYLXsfC0y0bfmPrnufiwBhl6CCwvs6kdJlBRl0Q1sTB+9kG4M+yCaXusE2wE0l4yj6lgZLDgsF&#10;1rQpKLvs/42C+3qy+zrJc/vzm84uepzGRz2Olfrsd+s5CE+df4df7Z1WMB3N4HkmHA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OuKIxAAAANwAAAAPAAAAAAAAAAAA&#10;AAAAAKECAABkcnMvZG93bnJldi54bWxQSwUGAAAAAAQABAD5AAAAkgMAAAAA&#10;" strokeweight=".1195mm"/>
                <v:line id="Line 802" o:spid="_x0000_s1245" style="position:absolute;visibility:visible;mso-wrap-style:square" from="3345,1959" to="3431,1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yBqMEAAADcAAAADwAAAGRycy9kb3ducmV2LnhtbERPy4rCMBTdC/5DuIIb0dQiPqpRxHHA&#10;rdqFy0tzbavNTWkytvr1k8XALA/nvdl1phIvalxpWcF0EoEgzqwuOVeQXr/HSxDOI2usLJOCNznY&#10;bfu9DSbatnym18XnIoSwS1BB4X2dSOmyggy6ia2JA3e3jUEfYJNL3WAbwk0l4yiaS4Mlh4YCazoU&#10;lD0vP0bBZ784je7y0X4d09VTz9L4pmexUsNBt1+D8NT5f/Gf+6QVLOMwP5wJR0Bu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KbIGowQAAANwAAAAPAAAAAAAAAAAAAAAA&#10;AKECAABkcnMvZG93bnJldi54bWxQSwUGAAAAAAQABAD5AAAAjwMAAAAA&#10;" strokeweight=".1195mm"/>
                <v:line id="Line 801" o:spid="_x0000_s1246" style="position:absolute;visibility:visible;mso-wrap-style:square" from="2372,1719" to="3246,1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AkM8QAAADcAAAADwAAAGRycy9kb3ducmV2LnhtbESPQYvCMBSE74L/ITzBi2hqkdXtGkVc&#10;Ba+rPXh8NM+22ryUJmu7++uNIHgcZuYbZrnuTCXu1LjSsoLpJAJBnFldcq4gPe3HCxDOI2usLJOC&#10;P3KwXvV7S0y0bfmH7kefiwBhl6CCwvs6kdJlBRl0E1sTB+9iG4M+yCaXusE2wE0l4yj6kAZLDgsF&#10;1rQtKLsdf42C/838MLrIa/u9Sz9vepbGZz2LlRoOus0XCE+df4df7YNWsIin8DwTjoB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ICQzxAAAANwAAAAPAAAAAAAAAAAA&#10;AAAAAKECAABkcnMvZG93bnJldi54bWxQSwUGAAAAAAQABAD5AAAAkgMAAAAA&#10;" strokeweight=".1195mm"/>
                <v:shape id="Freeform 800" o:spid="_x0000_s1247" style="position:absolute;left:3160;top:1682;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i2lsMA&#10;AADcAAAADwAAAGRycy9kb3ducmV2LnhtbESPQYvCMBSE78L+h/AWvGm6lRWtRlmVFU/C2kWvj+bZ&#10;FpuX0kRb/70RBI/DzHzDzJedqcSNGldaVvA1jEAQZ1aXnCv4T38HExDOI2usLJOCOzlYLj56c0y0&#10;bfmPbgefiwBhl6CCwvs6kdJlBRl0Q1sTB+9sG4M+yCaXusE2wE0l4ygaS4Mlh4UCa1oXlF0OV6Og&#10;vE7NaH9KV5vjdnVfS0rb7+1Gqf5n9zMD4anz7/CrvdMKJnEMzzPhCM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yi2lsMAAADcAAAADwAAAAAAAAAAAAAAAACYAgAAZHJzL2Rv&#10;d25yZXYueG1sUEsFBgAAAAAEAAQA9QAAAIgDAAAAAA==&#10;" path="m,l,74,86,37,,xe" fillcolor="black" stroked="f">
                  <v:path arrowok="t" o:connecttype="custom" o:connectlocs="0,1682;0,1756;86,1719;0,1682" o:connectangles="0,0,0,0"/>
                </v:shape>
                <v:shape id="Freeform 799" o:spid="_x0000_s1248" style="position:absolute;left:3160;top:1682;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Dob8IA&#10;AADcAAAADwAAAGRycy9kb3ducmV2LnhtbESPQWsCMRSE7wX/Q3iCt5p1haJbo7QFwR5rPXh8bF6T&#10;pZuXmERd/fVNodDjMDPfMKvN4HpxoZg6zwpm0woEcet1x0bB4XP7uACRMrLG3jMpuFGCzXr0sMJG&#10;+yt/0GWfjSgQTg0qsDmHRsrUWnKYpj4QF+/LR4e5yGikjngtcNfLuqqepMOOy4LFQG+W2u/92Skw&#10;9XsMxpu8DCd/N93x9UytVWoyHl6eQWQa8n/4r73TChb1HH7PlCMg1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kOhvwgAAANwAAAAPAAAAAAAAAAAAAAAAAJgCAABkcnMvZG93&#10;bnJldi54bWxQSwUGAAAAAAQABAD1AAAAhwMAAAAA&#10;" path="m,74l86,37,,,,74xe" filled="f" strokeweight=".1195mm">
                  <v:path arrowok="t" o:connecttype="custom" o:connectlocs="0,1756;86,1719;0,1682;0,1756" o:connectangles="0,0,0,0"/>
                </v:shape>
                <v:line id="Line 798" o:spid="_x0000_s1249" style="position:absolute;visibility:visible;mso-wrap-style:square" from="2372,394" to="3246,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eHq8UAAADcAAAADwAAAGRycy9kb3ducmV2LnhtbESPQWvCQBSE70L/w/IKXkQ3DaGNMatI&#10;a8FrNYceH9lnEpN9G7Jbk/bXdwsFj8PMfMPku8l04kaDaywreFpFIIhLqxuuFBTn92UKwnlkjZ1l&#10;UvBNDnbbh1mOmbYjf9Dt5CsRIOwyVFB732dSurImg25le+LgXexg0Ac5VFIPOAa46WQcRc/SYMNh&#10;ocaeXmsq29OXUfCzfzkuLvI6vh2KdauTIv7USazU/HHab0B4mvw9/N8+agVpnMDfmXAE5PY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VeHq8UAAADcAAAADwAAAAAAAAAA&#10;AAAAAAChAgAAZHJzL2Rvd25yZXYueG1sUEsFBgAAAAAEAAQA+QAAAJMDAAAAAA==&#10;" strokeweight=".1195mm"/>
                <v:shape id="Freeform 797" o:spid="_x0000_s1250" style="position:absolute;left:3160;top:357;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Eu4sQA&#10;AADcAAAADwAAAGRycy9kb3ducmV2LnhtbESPQYvCMBSE78L+h/AWvGm6LopbjbIqiifBdtHro3m2&#10;ZZuX0kRb/70RBI/DzHzDzJedqcSNGldaVvA1jEAQZ1aXnCv4S7eDKQjnkTVWlknBnRwsFx+9Ocba&#10;tnykW+JzESDsYlRQeF/HUrqsIINuaGvi4F1sY9AH2eRSN9gGuKnkKIom0mDJYaHAmtYFZf/J1Sgo&#10;rz/m+3BOV5vTbnVfS0rb8W6jVP+z+52B8NT5d/jV3msF09EYnmfCEZ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BLuLEAAAA3AAAAA8AAAAAAAAAAAAAAAAAmAIAAGRycy9k&#10;b3ducmV2LnhtbFBLBQYAAAAABAAEAPUAAACJAwAAAAA=&#10;" path="m,l,74,86,37,,xe" fillcolor="black" stroked="f">
                  <v:path arrowok="t" o:connecttype="custom" o:connectlocs="0,357;0,431;86,394;0,357" o:connectangles="0,0,0,0"/>
                </v:shape>
                <v:shape id="Freeform 796" o:spid="_x0000_s1251" style="position:absolute;left:3160;top:357;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dL98IA&#10;AADcAAAADwAAAGRycy9kb3ducmV2LnhtbESPT2sCMRTE7wW/Q3hCbzXrHsSuRmmFQnv0z8HjY/NM&#10;lm5e0iTqtp/eCEKPw8z8hlmuB9eLC8XUeVYwnVQgiFuvOzYKDvuPlzmIlJE19p5JwS8lWK9GT0ts&#10;tL/yli67bESBcGpQgc05NFKm1pLDNPGBuHgnHx3mIqOROuK1wF0v66qaSYcdlwWLgTaW2u/d2Skw&#10;9VcMxpv8Gn78n+mO72dqrVLP4+FtASLTkP/Dj/anVjCvZ3A/U46AXN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50v3wgAAANwAAAAPAAAAAAAAAAAAAAAAAJgCAABkcnMvZG93&#10;bnJldi54bWxQSwUGAAAAAAQABAD1AAAAhwMAAAAA&#10;" path="m,74l86,37,,,,74xe" filled="f" strokeweight=".1195mm">
                  <v:path arrowok="t" o:connecttype="custom" o:connectlocs="0,431;86,394;0,357;0,431" o:connectangles="0,0,0,0"/>
                </v:shape>
                <v:line id="Line 795" o:spid="_x0000_s1252" style="position:absolute;visibility:visible;mso-wrap-style:square" from="3246,1589" to="3246,1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ZUHMUAAADcAAAADwAAAGRycy9kb3ducmV2LnhtbESPQWvCQBSE7wX/w/IKXkrdRMVK6ioi&#10;FDxqFMTbI/tMgtm3YXcbo7/eFQo9DjPzDbNY9aYRHTlfW1aQjhIQxIXVNZcKjoefzzkIH5A1NpZJ&#10;wZ08rJaDtwVm2t54T10eShEh7DNUUIXQZlL6oiKDfmRb4uhdrDMYonSl1A5vEW4aOU6SmTRYc1yo&#10;sKVNRcU1/zUKunSaT+ptv5mePq7hvHOHc3p5KDV879ffIAL14T/8195qBfPxF7zOxCMgl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kZUHMUAAADcAAAADwAAAAAAAAAA&#10;AAAAAAChAgAAZHJzL2Rvd25yZXYueG1sUEsFBgAAAAAEAAQA+QAAAJMDAAAAAA==&#10;" strokeweight=".1195mm">
                  <v:stroke dashstyle="dash"/>
                </v:line>
                <v:line id="Line 794" o:spid="_x0000_s1253" style="position:absolute;visibility:visible;mso-wrap-style:square" from="2458,1552" to="2458,1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qNrsEAAADcAAAADwAAAGRycy9kb3ducmV2LnhtbERPy4rCMBTdC/5DuIIb0dQiPqpRxHHA&#10;rdqFy0tzbavNTWkytvr1k8XALA/nvdl1phIvalxpWcF0EoEgzqwuOVeQXr/HSxDOI2usLJOCNznY&#10;bfu9DSbatnym18XnIoSwS1BB4X2dSOmyggy6ia2JA3e3jUEfYJNL3WAbwk0l4yiaS4Mlh4YCazoU&#10;lD0vP0bBZ784je7y0X4d09VTz9L4pmexUsNBt1+D8NT5f/Gf+6QVLOOwNpwJR0Bu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0Go2uwQAAANwAAAAPAAAAAAAAAAAAAAAA&#10;AKECAABkcnMvZG93bnJldi54bWxQSwUGAAAAAAQABAD5AAAAjwMAAAAA&#10;" strokeweight=".1195mm"/>
                <v:line id="Line 793" o:spid="_x0000_s1254" style="position:absolute;visibility:visible;mso-wrap-style:square" from="2372,1589" to="2458,16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1YoNcYAAADcAAAADwAAAGRycy9kb3ducmV2LnhtbESPQWvCQBSE74X+h+UVeil10yA2iW6C&#10;tBW8anPo8ZF9JtHs25DdmuivdwsFj8PMfMOsisl04kyDay0reJtFIIgrq1uuFZTfm9cEhPPIGjvL&#10;pOBCDor88WGFmbYj7+i897UIEHYZKmi87zMpXdWQQTezPXHwDnYw6IMcaqkHHAPcdDKOooU02HJY&#10;aLCnj4aq0/7XKLiu37cvB3kcP7/K9KTnZfyj57FSz0/TegnC0+Tv4f/2VitI4hT+zoQjIP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tWKDXGAAAA3AAAAA8AAAAAAAAA&#10;AAAAAAAAoQIAAGRycy9kb3ducmV2LnhtbFBLBQYAAAAABAAEAPkAAACUAwAAAAA=&#10;" strokeweight=".1195mm"/>
                <v:line id="Line 792" o:spid="_x0000_s1255" style="position:absolute;visibility:visible;mso-wrap-style:square" from="3246,2809" to="3246,2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ZatcEAAADcAAAADwAAAGRycy9kb3ducmV2LnhtbERPTYvCMBC9L/gfwgheFk2rIlKNIoLg&#10;0a2CeBuasS02k5LEWv31m8PCHh/ve73tTSM6cr62rCCdJCCIC6trLhVczofxEoQPyBoby6TgTR62&#10;m8HXGjNtX/xDXR5KEUPYZ6igCqHNpPRFRQb9xLbEkbtbZzBE6EqpHb5iuGnkNEkW0mDNsaHClvYV&#10;FY/8aRR06Tyf1cd+P79+P8Lt5M639P5RajTsdysQgfrwL/5zH7WC5SzOj2fiEZCb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dlq1wQAAANwAAAAPAAAAAAAAAAAAAAAA&#10;AKECAABkcnMvZG93bnJldi54bWxQSwUGAAAAAAQABAD5AAAAjwMAAAAA&#10;" strokeweight=".1195mm">
                  <v:stroke dashstyle="dash"/>
                </v:line>
                <v:line id="Line 791" o:spid="_x0000_s1256" style="position:absolute;visibility:visible;mso-wrap-style:square" from="2458,2766" to="2458,28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my7sYAAADcAAAADwAAAGRycy9kb3ducmV2LnhtbESPT2vCQBTE7wW/w/KEXopuTKVqzCpS&#10;W/BazcHjI/vyR7NvQ3Y1sZ++Wyj0OMzMb5h0O5hG3KlztWUFs2kEgji3uuZSQXb6nCxBOI+ssbFM&#10;Ch7kYLsZPaWYaNvzF92PvhQBwi5BBZX3bSKlyysy6Ka2JQ5eYTuDPsiulLrDPsBNI+MoepMGaw4L&#10;Fbb0XlF+Pd6Mgu/d4vBSyEu//8hWVz3P4rOex0o9j4fdGoSnwf+H/9oHrWD5OoPfM+EIyM0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D5su7GAAAA3AAAAA8AAAAAAAAA&#10;AAAAAAAAoQIAAGRycy9kb3ducmV2LnhtbFBLBQYAAAAABAAEAPkAAACUAwAAAAA=&#10;" strokeweight=".1195mm"/>
                <v:line id="Line 790" o:spid="_x0000_s1257" style="position:absolute;visibility:visible;mso-wrap-style:square" from="2372,2803" to="2458,2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ssmcYAAADcAAAADwAAAGRycy9kb3ducmV2LnhtbESPQWvCQBSE7wX/w/KEXkrdGMXa6Eak&#10;teDVmEOPj+wzicm+DdnVpP313UKhx2FmvmG2u9G04k69qy0rmM8iEMSF1TWXCvLzx/MahPPIGlvL&#10;pOCLHOzSycMWE20HPtE986UIEHYJKqi87xIpXVGRQTezHXHwLrY36IPsS6l7HALctDKOopU0WHNY&#10;qLCjt4qKJrsZBd/7l+PTRV6H90P+2uhlHn/qZazU43Tcb0B4Gv1/+K991ArWixh+z4QjINM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ArLJnGAAAA3AAAAA8AAAAAAAAA&#10;AAAAAAAAoQIAAGRycy9kb3ducmV2LnhtbFBLBQYAAAAABAAEAPkAAACUAwAAAAA=&#10;" strokeweight=".1195mm"/>
                <v:line id="Line 789" o:spid="_x0000_s1258" style="position:absolute;visibility:visible;mso-wrap-style:square" from="2372,2501" to="3246,2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eJAsYAAADcAAAADwAAAGRycy9kb3ducmV2LnhtbESPT2vCQBTE70K/w/IKvRTdNIrVmFWk&#10;VfCqzcHjI/vyp2bfhuzWxH76rlDwOMzMb5h0M5hGXKlztWUFb5MIBHFudc2lguxrP16AcB5ZY2OZ&#10;FNzIwWb9NEox0bbnI11PvhQBwi5BBZX3bSKlyysy6Ca2JQ5eYTuDPsiulLrDPsBNI+MomkuDNYeF&#10;Clv6qCi/nH6Mgt/t++G1kN/95y5bXvQsi896Fiv18jxsVyA8Df4R/m8ftILFdAr3M+EIyP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9niQLGAAAA3AAAAA8AAAAAAAAA&#10;AAAAAAAAoQIAAGRycy9kb3ducmV2LnhtbFBLBQYAAAAABAAEAPkAAACUAwAAAAA=&#10;" strokeweight=".1195mm"/>
                <v:shape id="Freeform 788" o:spid="_x0000_s1259" style="position:absolute;left:3160;top:2464;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QdpMUA&#10;AADcAAAADwAAAGRycy9kb3ducmV2LnhtbESPT2vCQBTE7wW/w/KE3urGakVTV1GDoadCjdjrI/ua&#10;hGbfhuyaP9++Wyj0OMzMb5jtfjC16Kh1lWUF81kEgji3uuJCwTU7P61BOI+ssbZMCkZysN9NHrYY&#10;a9vzB3UXX4gAYRejgtL7JpbS5SUZdDPbEAfvy7YGfZBtIXWLfYCbWj5H0UoarDgslNjQqaT8+3I3&#10;Cqr7xizeP7NjckuP40lS1r+kiVKP0+HwCsLT4P/Df+03rWC9WMLvmXAE5O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VB2kxQAAANwAAAAPAAAAAAAAAAAAAAAAAJgCAABkcnMv&#10;ZG93bnJldi54bWxQSwUGAAAAAAQABAD1AAAAigMAAAAA&#10;" path="m,l,74,86,37,,xe" fillcolor="black" stroked="f">
                  <v:path arrowok="t" o:connecttype="custom" o:connectlocs="0,2464;0,2538;86,2501;0,2464" o:connectangles="0,0,0,0"/>
                </v:shape>
                <v:shape id="Freeform 787" o:spid="_x0000_s1260" style="position:absolute;left:3160;top:2464;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xDXcIA&#10;AADcAAAADwAAAGRycy9kb3ducmV2LnhtbESPT2sCMRTE7wW/Q3hCbzVbi8WuRlGh0B79c+jxsXkm&#10;SzcvMYm67advBKHHYWZ+w8yXvevEhWJqPSt4HlUgiBuvWzYKDvv3pymIlJE1dp5JwQ8lWC4GD3Os&#10;tb/yli67bESBcKpRgc051FKmxpLDNPKBuHhHHx3mIqOROuK1wF0nx1X1Kh22XBYsBtpYar53Z6fA&#10;jD9jMN7kt3Dyv6b9Wp+psUo9DvvVDESmPv+H7+0PrWD6MoHbmXIE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7ENdwgAAANwAAAAPAAAAAAAAAAAAAAAAAJgCAABkcnMvZG93&#10;bnJldi54bWxQSwUGAAAAAAQABAD1AAAAhwMAAAAA&#10;" path="m,74l86,37,,,,74xe" filled="f" strokeweight=".1195mm">
                  <v:path arrowok="t" o:connecttype="custom" o:connectlocs="0,2538;86,2501;0,2464;0,2538" o:connectangles="0,0,0,0"/>
                </v:shape>
                <v:line id="Line 786" o:spid="_x0000_s1261" style="position:absolute;visibility:visible;mso-wrap-style:square" from="4756,2741" to="4756,2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NnWsQAAADcAAAADwAAAGRycy9kb3ducmV2LnhtbESPQYvCMBSE7wv+h/AEL4umVRGpRhFh&#10;waNWQbw9mmdbbF5Kkq3d/fVGWNjjMDPfMOttbxrRkfO1ZQXpJAFBXFhdc6ngcv4aL0H4gKyxsUwK&#10;fsjDdjP4WGOm7ZNP1OWhFBHCPkMFVQhtJqUvKjLoJ7Yljt7dOoMhSldK7fAZ4aaR0yRZSIM1x4UK&#10;W9pXVDzyb6OgS+f5rD70+/n18xFuR3e+pfdfpUbDfrcCEagP/+G/9kErWM4W8D4Tj4Dcv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02daxAAAANwAAAAPAAAAAAAAAAAA&#10;AAAAAKECAABkcnMvZG93bnJldi54bWxQSwUGAAAAAAQABAD5AAAAkgMAAAAA&#10;" strokeweight=".1195mm">
                  <v:stroke dashstyle="dash"/>
                </v:line>
                <v:line id="Line 785" o:spid="_x0000_s1262" style="position:absolute;visibility:visible;mso-wrap-style:square" from="3431,2704" to="3431,2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FyPAcUAAADcAAAADwAAAGRycy9kb3ducmV2LnhtbESPQWvCQBSE7wX/w/KEXopuTKVqdBWp&#10;FbxWc/D4yD6TaPZtyK4m+utdodDjMDPfMItVZypxo8aVlhWMhhEI4szqknMF6WE7mIJwHlljZZkU&#10;3MnBatl7W2Cibcu/dNv7XAQIuwQVFN7XiZQuK8igG9qaOHgn2xj0QTa51A22AW4qGUfRlzRYclgo&#10;sKbvgrLL/moUPNaT3cdJntvNTzq76HEaH/U4Vuq9363nIDx1/j/8195pBdPPCbzOhCMgl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FyPAcUAAADcAAAADwAAAAAAAAAA&#10;AAAAAAChAgAAZHJzL2Rvd25yZXYueG1sUEsFBgAAAAAEAAQA+QAAAJMDAAAAAA==&#10;" strokeweight=".1195mm"/>
                <v:line id="Line 784" o:spid="_x0000_s1263" style="position:absolute;visibility:visible;mso-wrap-style:square" from="3345,2741" to="3431,2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Mbc8MAAADcAAAADwAAAGRycy9kb3ducmV2LnhtbERPu27CMBTdK/EP1kViqYhDilqa4kSo&#10;UIm1NAPjVXzzgPg6il0S+vX1UKnj0Xlv88l04kaDay0rWEUxCOLS6pZrBcXXx3IDwnlkjZ1lUnAn&#10;B3k2e9hiqu3In3Q7+VqEEHYpKmi871MpXdmQQRfZnjhwlR0M+gCHWuoBxxBuOpnE8bM02HJoaLCn&#10;94bK6+nbKPjZvRwfK3kZ94fi9arXRXLW60SpxXzavYHwNPl/8Z/7qBVsnsLacCYcAZn9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DG3PDAAAA3AAAAA8AAAAAAAAAAAAA&#10;AAAAoQIAAGRycy9kb3ducmV2LnhtbFBLBQYAAAAABAAEAPkAAACRAwAAAAA=&#10;" strokeweight=".1195mm"/>
                <v:line id="Line 783" o:spid="_x0000_s1264" style="position:absolute;visibility:visible;mso-wrap-style:square" from="3246,585" to="3246,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zzKMYAAADcAAAADwAAAGRycy9kb3ducmV2LnhtbESPQWvCQBSE74X+h+UVvJS6iRGxqasU&#10;oZCjTQTx9sg+k2D2bdjdxrS/3i0Uehxm5htms5tML0ZyvrOsIJ0nIIhrqztuFByrj5c1CB+QNfaW&#10;ScE3edhtHx82mGt7408ay9CICGGfo4I2hCGX0tctGfRzOxBH72KdwRCla6R2eItw08tFkqykwY7j&#10;QosD7Vuqr+WXUTCmyzLrimm/PD1fw/ngqnN6+VFq9jS9v4EINIX/8F+70ArW2Sv8nolHQG7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1M8yjGAAAA3AAAAA8AAAAAAAAA&#10;AAAAAAAAoQIAAGRycy9kb3ducmV2LnhtbFBLBQYAAAAABAAEAPkAAACUAwAAAAA=&#10;" strokeweight=".1195mm">
                  <v:stroke dashstyle="dash"/>
                </v:line>
                <v:line id="Line 782" o:spid="_x0000_s1265" style="position:absolute;visibility:visible;mso-wrap-style:square" from="2458,542" to="2458,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7NkCMEAAADcAAAADwAAAGRycy9kb3ducmV2LnhtbERPTYvCMBC9C/sfwix4EU23FFerUWRV&#10;8Kr2sMehGdtqMylNtN399eYgeHy87+W6N7V4UOsqywq+JhEI4tzqigsF2Xk/noFwHlljbZkU/JGD&#10;9epjsMRU246P9Dj5QoQQdikqKL1vUildXpJBN7ENceAutjXoA2wLqVvsQripZRxFU2mw4tBQYkM/&#10;JeW3090o+N98H0YXee22u2x+00kW/+okVmr42W8WIDz1/i1+uQ9awSwJ88OZcATk6g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s2QIwQAAANwAAAAPAAAAAAAAAAAAAAAA&#10;AKECAABkcnMvZG93bnJldi54bWxQSwUGAAAAAAQABAD5AAAAjwMAAAAA&#10;" strokeweight=".1195mm"/>
                <v:line id="Line 781" o:spid="_x0000_s1266" style="position:absolute;visibility:visible;mso-wrap-style:square" from="2372,579" to="2458,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k8UAAADcAAAADwAAAGRycy9kb3ducmV2LnhtbESPQWvCQBSE74X+h+UVvJS6MQSN0VWk&#10;KnhVc+jxkX0mqdm3IbuatL/eLRQ8DjPzDbNcD6YRd+pcbVnBZByBIC6srrlUkJ/3HykI55E1NpZJ&#10;wQ85WK9eX5aYadvzke4nX4oAYZehgsr7NpPSFRUZdGPbEgfvYjuDPsiulLrDPsBNI+MomkqDNYeF&#10;Clv6rKi4nm5Gwe9mdni/yO9+u8vnV53k8ZdOYqVGb8NmAcLT4J/h//ZBK0iTCfydCUdAr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Bk8UAAADcAAAADwAAAAAAAAAA&#10;AAAAAAChAgAAZHJzL2Rvd25yZXYueG1sUEsFBgAAAAAEAAQA+QAAAJMDAAAAAA==&#10;" strokeweight=".1195mm"/>
                <v:line id="Line 780" o:spid="_x0000_s1267" style="position:absolute;visibility:visible;mso-wrap-style:square" from="2372,1392" to="3246,1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1f5MUAAADcAAAADwAAAGRycy9kb3ducmV2LnhtbESPQWvCQBSE70L/w/IKXkQ3DaGNMatI&#10;a8FrNYceH9lnEpN9G7Jbk/bXdwsFj8PMfMPku8l04kaDaywreFpFIIhLqxuuFBTn92UKwnlkjZ1l&#10;UvBNDnbbh1mOmbYjf9Dt5CsRIOwyVFB732dSurImg25le+LgXexg0Ac5VFIPOAa46WQcRc/SYMNh&#10;ocaeXmsq29OXUfCzfzkuLvI6vh2KdauTIv7USazU/HHab0B4mvw9/N8+agVpEsPfmXAE5PY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C1f5MUAAADcAAAADwAAAAAAAAAA&#10;AAAAAAChAgAAZHJzL2Rvd25yZXYueG1sUEsFBgAAAAAEAAQA+QAAAJMDAAAAAA==&#10;" strokeweight=".1195mm"/>
                <v:shape id="Freeform 779" o:spid="_x0000_s1268" style="position:absolute;left:3160;top:1355;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v2rcUA&#10;AADcAAAADwAAAGRycy9kb3ducmV2LnhtbESPT2vCQBTE7wW/w/KE3urGakVTV1GDoadCjdjrI/ua&#10;hGbfhuyaP9++Wyj0OMzMb5jtfjC16Kh1lWUF81kEgji3uuJCwTU7P61BOI+ssbZMCkZysN9NHrYY&#10;a9vzB3UXX4gAYRejgtL7JpbS5SUZdDPbEAfvy7YGfZBtIXWLfYCbWj5H0UoarDgslNjQqaT8+3I3&#10;Cqr7xizeP7NjckuP40lS1r+kiVKP0+HwCsLT4P/Df+03rWC9XMDvmXAE5O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u/atxQAAANwAAAAPAAAAAAAAAAAAAAAAAJgCAABkcnMv&#10;ZG93bnJldi54bWxQSwUGAAAAAAQABAD1AAAAigMAAAAA&#10;" path="m,l,74,86,37,,xe" fillcolor="black" stroked="f">
                  <v:path arrowok="t" o:connecttype="custom" o:connectlocs="0,1355;0,1429;86,1392;0,1355" o:connectangles="0,0,0,0"/>
                </v:shape>
                <v:shape id="Freeform 778" o:spid="_x0000_s1269" style="position:absolute;left:3160;top:1355;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aVu8EA&#10;AADcAAAADwAAAGRycy9kb3ducmV2LnhtbESPQWsCMRSE74L/ITyhN81WpNitUdpCoR6rPfT42DyT&#10;xc1LmkRd/fVGEDwOM/MNs1j1rhNHiqn1rOB5UoEgbrxu2Sj43X6N5yBSRtbYeSYFZ0qwWg4HC6y1&#10;P/EPHTfZiALhVKMCm3OopUyNJYdp4gNx8XY+OsxFRiN1xFOBu05Oq+pFOmy5LFgM9Gmp2W8OToGZ&#10;rmMw3uTX8O8vpv37OFBjlXoa9e9vIDL1+RG+t7+1gvlsBrcz5QjI5R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mlbvBAAAA3AAAAA8AAAAAAAAAAAAAAAAAmAIAAGRycy9kb3du&#10;cmV2LnhtbFBLBQYAAAAABAAEAPUAAACGAwAAAAA=&#10;" path="m,74l86,37,,,,74xe" filled="f" strokeweight=".1195mm">
                  <v:path arrowok="t" o:connecttype="custom" o:connectlocs="0,1429;86,1392;0,1355;0,1429" o:connectangles="0,0,0,0"/>
                </v:shape>
                <v:line id="Line 777" o:spid="_x0000_s1270" style="position:absolute;visibility:visible;mso-wrap-style:square" from="3246,992" to="3246,9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eKUMUAAADcAAAADwAAAGRycy9kb3ducmV2LnhtbESPQWvCQBSE70L/w/IKXqRuYmOR1FWK&#10;IHhso1C8PbLPJJh9G3a3Mfrr3YLgcZiZb5jlejCt6Mn5xrKCdJqAIC6tbrhScNhv3xYgfEDW2Fom&#10;BVfysF69jJaYa3vhH+qLUIkIYZ+jgjqELpfSlzUZ9FPbEUfvZJ3BEKWrpHZ4iXDTylmSfEiDDceF&#10;Gjva1FSeiz+joE+z4r3ZDZvsd3IOx2+3P6anm1Lj1+HrE0SgITzDj/ZOK1hkc/g/E4+AXN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AeKUMUAAADcAAAADwAAAAAAAAAA&#10;AAAAAAChAgAAZHJzL2Rvd25yZXYueG1sUEsFBgAAAAAEAAQA+QAAAJMDAAAAAA==&#10;" strokeweight=".1195mm">
                  <v:stroke dashstyle="dash"/>
                </v:line>
                <v:line id="Line 776" o:spid="_x0000_s1271" style="position:absolute;visibility:visible;mso-wrap-style:square" from="1491,948" to="1491,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ZZ58YAAADcAAAADwAAAGRycy9kb3ducmV2LnhtbESPT2vCQBTE7wW/w/IKvZRmYwgao6tI&#10;W8FrNYceH9mXPzX7NmS3JvXTdwsFj8PM/IbZ7CbTiSsNrrWsYB7FIIhLq1uuFRTnw0sGwnlkjZ1l&#10;UvBDDnbb2cMGc21H/qDrydciQNjlqKDxvs+ldGVDBl1ke+LgVXYw6IMcaqkHHAPcdDKJ44U02HJY&#10;aLCn14bKy+nbKLjtl8fnSn6Nb+/F6qLTIvnUaaLU0+O0X4PwNPl7+L991AqydAF/Z8IRkN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cWWefGAAAA3AAAAA8AAAAAAAAA&#10;AAAAAAAAoQIAAGRycy9kb3ducmV2LnhtbFBLBQYAAAAABAAEAPkAAACUAwAAAAA=&#10;" strokeweight=".1195mm"/>
                <v:line id="Line 775" o:spid="_x0000_s1272" style="position:absolute;visibility:visible;mso-wrap-style:square" from="1404,985" to="1491,1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r8fMUAAADcAAAADwAAAGRycy9kb3ducmV2LnhtbESPT2vCQBTE7wW/w/IEL6VuDKHa6Cri&#10;H/Bam0OPj+wziWbfhuxq0n56VxA8DjPzG2ax6k0tbtS6yrKCyTgCQZxbXXGhIPvZf8xAOI+ssbZM&#10;Cv7IwWo5eFtgqm3H33Q7+kIECLsUFZTeN6mULi/JoBvbhjh4J9sa9EG2hdQtdgFuahlH0ac0WHFY&#10;KLGhTUn55Xg1Cv7X08P7SZ677S77uugki391Eis1GvbrOQhPvX+Fn+2DVjBLpvA4E46AX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Fr8fMUAAADcAAAADwAAAAAAAAAA&#10;AAAAAAChAgAAZHJzL2Rvd25yZXYueG1sUEsFBgAAAAAEAAQA+QAAAJMDAAAAAA==&#10;" strokeweight=".1195mm"/>
                <v:rect id="Rectangle 774" o:spid="_x0000_s1273" style="position:absolute;left:5304;top:18;width:610;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ZOTsMA&#10;AADcAAAADwAAAGRycy9kb3ducmV2LnhtbERPy2rCQBTdF/yH4QrudGLxReoktLWWoiCtzcbdJXNN&#10;gpk7YWaq6d93FkKXh/Ne571pxZWcbywrmE4SEMSl1Q1XCorv7XgFwgdkja1lUvBLHvJs8LDGVNsb&#10;f9H1GCoRQ9inqKAOoUul9GVNBv3EdsSRO1tnMEToKqkd3mK4aeVjkiykwYZjQ40dvdZUXo4/RsGm&#10;2Jn5S+UWp+btfX/4LJx3s6VSo2H//AQiUB/+xXf3h1awmsW18Uw8AjL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GZOTsMAAADcAAAADwAAAAAAAAAAAAAAAACYAgAAZHJzL2Rv&#10;d25yZXYueG1sUEsFBgAAAAAEAAQA9QAAAIgDAAAAAA==&#10;" filled="f" strokeweight=".1195mm"/>
                <v:line id="Line 773" o:spid="_x0000_s1274" style="position:absolute;visibility:visible;mso-wrap-style:square" from="5612,209" to="5612,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nNlcYAAADcAAAADwAAAGRycy9kb3ducmV2LnhtbESPT2vCQBTE7wW/w/KEXkrdGIKNMauI&#10;bcGrNoceH9mXP5p9G7Jbk/bTdwsFj8PM/IbJd5PpxI0G11pWsFxEIIhLq1uuFRQf788pCOeRNXaW&#10;ScE3OdhtZw85ZtqOfKLb2dciQNhlqKDxvs+kdGVDBt3C9sTBq+xg0Ac51FIPOAa46WQcRStpsOWw&#10;0GBPh4bK6/nLKPjZvxyfKnkZX9+K9VUnRfypk1ipx/m034DwNPl7+L991ArSZA1/Z8IRkN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aJzZXGAAAA3AAAAA8AAAAAAAAA&#10;AAAAAAAAoQIAAGRycy9kb3ducmV2LnhtbFBLBQYAAAAABAAEAPkAAACUAwAAAAA=&#10;" strokeweight=".1195mm"/>
                <v:line id="Line 772" o:spid="_x0000_s1275" style="position:absolute;visibility:visible;mso-wrap-style:square" from="5612,271" to="5612,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ry1cMAAADcAAAADwAAAGRycy9kb3ducmV2LnhtbERPTW+CQBC9N+l/2EyTXowuJWgtZTWm&#10;1YSrloPHCTsChZ0l7Fawv757MOnx5X1n28l04kqDaywreFlEIIhLqxuuFBRfh/kahPPIGjvLpOBG&#10;Drabx4cMU21HPtL15CsRQtilqKD2vk+ldGVNBt3C9sSBu9jBoA9wqKQecAzhppNxFK2kwYZDQ409&#10;fdRUtqcfo+B395rPLvJ7/NwXb61Oivisk1ip56dp9w7C0+T/xXd3rhWsl2F+OBOOgN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Jq8tXDAAAA3AAAAA8AAAAAAAAAAAAA&#10;AAAAoQIAAGRycy9kb3ducmV2LnhtbFBLBQYAAAAABAAEAPkAAACRAwAAAAA=&#10;" strokeweight=".1195mm"/>
                <v:line id="Line 771" o:spid="_x0000_s1276" style="position:absolute;visibility:visible;mso-wrap-style:square" from="5612,332" to="5612,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ZXTsUAAADcAAAADwAAAGRycy9kb3ducmV2LnhtbESPS2vDMBCE74H+B7GFXEojx+TpWAkh&#10;bSHXJD70uFjrR2OtjKXGbn99FSjkOMzMN0y6G0wjbtS52rKC6SQCQZxbXXOpILt8vK5AOI+ssbFM&#10;Cn7IwW77NEox0bbnE93OvhQBwi5BBZX3bSKlyysy6Ca2JQ5eYTuDPsiulLrDPsBNI+MoWkiDNYeF&#10;Cls6VJRfz99Gwe9+eXwp5Ff/9p6tr3qWxZ96Fis1fh72GxCeBv8I/7ePWsFqPoX7mXAE5PY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SZXTsUAAADcAAAADwAAAAAAAAAA&#10;AAAAAAChAgAAZHJzL2Rvd25yZXYueG1sUEsFBgAAAAAEAAQA+QAAAJMDAAAAAA==&#10;" strokeweight=".1195mm"/>
                <v:line id="Line 770" o:spid="_x0000_s1277" style="position:absolute;visibility:visible;mso-wrap-style:square" from="5612,394" to="5612,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TJOcYAAADcAAAADwAAAGRycy9kb3ducmV2LnhtbESPQWvCQBSE7wX/w/KEXkrdGKy10Y1I&#10;a8GrMYceH9lnEpN9G7KrSf313UKhx2FmvmE229G04ka9qy0rmM8iEMSF1TWXCvLT5/MKhPPIGlvL&#10;pOCbHGzTycMGE20HPtIt86UIEHYJKqi87xIpXVGRQTezHXHwzrY36IPsS6l7HALctDKOoqU0WHNY&#10;qLCj94qKJrsaBffd6+HpLC/Dxz5/a/Qij7/0IlbqcTru1iA8jf4//Nc+aAWrlxh+z4QjINM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30yTnGAAAA3AAAAA8AAAAAAAAA&#10;AAAAAAAAoQIAAGRycy9kb3ducmV2LnhtbFBLBQYAAAAABAAEAPkAAACUAwAAAAA=&#10;" strokeweight=".1195mm"/>
                <v:line id="Line 769" o:spid="_x0000_s1278" style="position:absolute;visibility:visible;mso-wrap-style:square" from="5612,456" to="5612,4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rhsosUAAADcAAAADwAAAGRycy9kb3ducmV2LnhtbESPQWvCQBSE70L/w/IKXqRuGm2r0VWk&#10;VfCqzaHHR/aZpGbfhuxqor/eFQSPw8x8w8yXnanEmRpXWlbwPoxAEGdWl5wrSH83bxMQziNrrCyT&#10;ggs5WC5eenNMtG15R+e9z0WAsEtQQeF9nUjpsoIMuqGtiYN3sI1BH2STS91gG+CmknEUfUqDJYeF&#10;Amv6Lig77k9GwXX1tR0c5H/7s06nRz1O4z89jpXqv3arGQhPnX+GH+2tVjD5GMH9TDgCcnE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rhsosUAAADcAAAADwAAAAAAAAAA&#10;AAAAAAChAgAAZHJzL2Rvd25yZXYueG1sUEsFBgAAAAAEAAQA+QAAAJMDAAAAAA==&#10;" strokeweight=".1195mm"/>
                <v:line id="Line 768" o:spid="_x0000_s1279" style="position:absolute;visibility:visible;mso-wrap-style:square" from="5612,517" to="5612,5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H01sYAAADcAAAADwAAAGRycy9kb3ducmV2LnhtbESPT2vCQBTE7wW/w/IEL9JsDGmrqauI&#10;bcGrNgePj+zLn5p9G7KrSfvpuwWhx2FmfsOst6NpxY1611hWsIhiEMSF1Q1XCvLPj8clCOeRNbaW&#10;ScE3OdhuJg9rzLQd+Ei3k69EgLDLUEHtfZdJ6YqaDLrIdsTBK21v0AfZV1L3OAS4aWUSx8/SYMNh&#10;ocaO9jUVl9PVKPjZvRzmpfwa3t7z1UWneXLWaaLUbDruXkF4Gv1/+N4+aAXLpxT+zoQjID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1R9NbGAAAA3AAAAA8AAAAAAAAA&#10;AAAAAAAAoQIAAGRycy9kb3ducmV2LnhtbFBLBQYAAAAABAAEAPkAAACUAwAAAAA=&#10;" strokeweight=".1195mm"/>
                <v:line id="Line 767" o:spid="_x0000_s1280" style="position:absolute;visibility:visible;mso-wrap-style:square" from="5612,579" to="5612,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1RTcYAAADcAAAADwAAAGRycy9kb3ducmV2LnhtbESPT2vCQBTE70K/w/IKvRTdNKjVmFWk&#10;VfCqzcHjI/vyp2bfhuzWxH76rlDwOMzMb5h0M5hGXKlztWUFb5MIBHFudc2lguxrP16AcB5ZY2OZ&#10;FNzIwWb9NEox0bbnI11PvhQBwi5BBZX3bSKlyysy6Ca2JQ5eYTuDPsiulLrDPsBNI+MomkuDNYeF&#10;Clv6qCi/nH6Mgt/t++G1kN/95y5bXvQ0i896Giv18jxsVyA8Df4R/m8ftILFbAb3M+EIyP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IdUU3GAAAA3AAAAA8AAAAAAAAA&#10;AAAAAAAAoQIAAGRycy9kb3ducmV2LnhtbFBLBQYAAAAABAAEAPkAAACUAwAAAAA=&#10;" strokeweight=".1195mm"/>
                <v:line id="Line 766" o:spid="_x0000_s1281" style="position:absolute;visibility:visible;mso-wrap-style:square" from="5612,640" to="5612,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POsYAAADcAAAADwAAAGRycy9kb3ducmV2LnhtbESPT2vCQBTE70K/w/IKvYhuGqzVmFWk&#10;VfCqzcHjI/vyp2bfhuzWxH76rlDwOMzMb5h0M5hGXKlztWUFr9MIBHFudc2lguxrP1mAcB5ZY2OZ&#10;FNzIwWb9NEox0bbnI11PvhQBwi5BBZX3bSKlyysy6Ka2JQ5eYTuDPsiulLrDPsBNI+MomkuDNYeF&#10;Clv6qCi/nH6Mgt/t+2FcyO/+c5ctL3qWxWc9i5V6eR62KxCeBv8I/7cPWsHibQ73M+EIyP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LPzzrGAAAA3AAAAA8AAAAAAAAA&#10;AAAAAAAAoQIAAGRycy9kb3ducmV2LnhtbFBLBQYAAAAABAAEAPkAAACUAwAAAAA=&#10;" strokeweight=".1195mm"/>
                <v:line id="Line 765" o:spid="_x0000_s1282" style="position:absolute;visibility:visible;mso-wrap-style:square" from="5612,702" to="5612,7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NqocYAAADcAAAADwAAAGRycy9kb3ducmV2LnhtbESPT2vCQBTE70K/w/IKXqTZNGi1qauI&#10;teC1aQ49PrIvf2r2bchuTeqn7wqCx2FmfsOst6NpxZl611hW8BzFIIgLqxuuFORfH08rEM4ja2wt&#10;k4I/crDdPEzWmGo78CedM1+JAGGXooLa+y6V0hU1GXSR7YiDV9reoA+yr6TucQhw08okjl+kwYbD&#10;Qo0d7WsqTtmvUXDZLY+zUv4M74f89aTnefKt54lS08dx9wbC0+jv4Vv7qBWsFku4nglHQG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2DaqHGAAAA3AAAAA8AAAAAAAAA&#10;AAAAAAAAoQIAAGRycy9kb3ducmV2LnhtbFBLBQYAAAAABAAEAPkAAACUAwAAAAA=&#10;" strokeweight=".1195mm"/>
                <v:line id="Line 764" o:spid="_x0000_s1283" style="position:absolute;visibility:visible;mso-wrap-style:square" from="5612,764" to="5612,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Bz+08MAAADcAAAADwAAAGRycy9kb3ducmV2LnhtbERPTW+CQBC9N+l/2EyTXowuJWgtZTWm&#10;1YSrloPHCTsChZ0l7Fawv757MOnx5X1n28l04kqDaywreFlEIIhLqxuuFBRfh/kahPPIGjvLpOBG&#10;Drabx4cMU21HPtL15CsRQtilqKD2vk+ldGVNBt3C9sSBu9jBoA9wqKQecAzhppNxFK2kwYZDQ409&#10;fdRUtqcfo+B395rPLvJ7/NwXb61Oivisk1ip56dp9w7C0+T/xXd3rhWsl2FtOBOOgN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wc/tPDAAAA3AAAAA8AAAAAAAAAAAAA&#10;AAAAoQIAAGRycy9kb3ducmV2LnhtbFBLBQYAAAAABAAEAPkAAACRAwAAAAA=&#10;" strokeweight=".1195mm"/>
                <v:line id="Line 763" o:spid="_x0000_s1284" style="position:absolute;visibility:visible;mso-wrap-style:square" from="5612,825" to="5612,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BbSMYAAADcAAAADwAAAGRycy9kb3ducmV2LnhtbESPT2vCQBTE70K/w/IKXqRuGrQ1qauI&#10;teC1aQ49PrIvf2r2bchuTeqn7wqCx2FmfsOst6NpxZl611hW8DyPQBAXVjdcKci/Pp5WIJxH1tha&#10;JgV/5GC7eZisMdV24E86Z74SAcIuRQW1910qpStqMujmtiMOXml7gz7IvpK6xyHATSvjKHqRBhsO&#10;CzV2tK+pOGW/RsFl93qclfJneD/kyUkv8vhbL2Klpo/j7g2Ep9Hfw7f2UStYLRO4nglHQG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NQW0jGAAAA3AAAAA8AAAAAAAAA&#10;AAAAAAAAoQIAAGRycy9kb3ducmV2LnhtbFBLBQYAAAAABAAEAPkAAACUAwAAAAA=&#10;" strokeweight=".1195mm"/>
                <v:line id="Line 762" o:spid="_x0000_s1285" style="position:absolute;visibility:visible;mso-wrap-style:square" from="5612,887" to="5612,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Y4aMMAAADcAAAADwAAAGRycy9kb3ducmV2LnhtbERPTWuDQBC9F/oflin0UupaCcaYbEJI&#10;G/Ba46HHwZ2ojTsr7iba/PruodDj431vdrPpxY1G11lW8BbFIIhrqztuFFSn42sGwnlkjb1lUvBD&#10;Dnbbx4cN5tpO/Em30jcihLDLUUHr/ZBL6eqWDLrIDsSBO9vRoA9wbKQecQrhppdJHKfSYMehocWB&#10;Di3Vl/JqFNz3y+LlLL+n949qddGLKvnSi0Sp56d5vwbhafb/4j93oRVkaZgfzoQjIL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wGOGjDAAAA3AAAAA8AAAAAAAAAAAAA&#10;AAAAoQIAAGRycy9kb3ducmV2LnhtbFBLBQYAAAAABAAEAPkAAACRAwAAAAA=&#10;" strokeweight=".1195mm"/>
                <v:line id="Line 761" o:spid="_x0000_s1286" style="position:absolute;visibility:visible;mso-wrap-style:square" from="5612,948" to="5612,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qd88YAAADcAAAADwAAAGRycy9kb3ducmV2LnhtbESPQWvCQBSE74X+h+UVeim6MUiq0VWk&#10;reC1MYceH9lnNpp9G7Jbk/rru4WCx2FmvmHW29G24kq9bxwrmE0TEMSV0w3XCsrjfrIA4QOyxtYx&#10;KfghD9vN48Mac+0G/qRrEWoRIexzVGBC6HIpfWXIop+6jjh6J9dbDFH2tdQ9DhFuW5kmSSYtNhwX&#10;DHb0Zqi6FN9WwW33eng5yfPw/lEuL3pepl96nir1/DTuViACjeEe/m8ftIJFNoO/M/EIyM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NKnfPGAAAA3AAAAA8AAAAAAAAA&#10;AAAAAAAAoQIAAGRycy9kb3ducmV2LnhtbFBLBQYAAAAABAAEAPkAAACUAwAAAAA=&#10;" strokeweight=".1195mm"/>
                <v:line id="Line 760" o:spid="_x0000_s1287" style="position:absolute;visibility:visible;mso-wrap-style:square" from="5612,1010" to="5612,1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gDhMYAAADcAAAADwAAAGRycy9kb3ducmV2LnhtbESPQWvCQBSE70L/w/IKvUjdNIi1qRsR&#10;q5Br0xx6fGSfSZrs25BdTfTXdwsFj8PMfMNstpPpxIUG11hW8LKIQBCXVjdcKSi+js9rEM4ja+ws&#10;k4IrOdimD7MNJtqO/EmX3FciQNglqKD2vk+kdGVNBt3C9sTBO9nBoA9yqKQecAxw08k4ilbSYMNh&#10;ocae9jWVbX42Cm6712x+kj/jx6F4a/WyiL/1Mlbq6XHavYPwNPl7+L+daQXrVQx/Z8IRkO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OYA4TGAAAA3AAAAA8AAAAAAAAA&#10;AAAAAAAAoQIAAGRycy9kb3ducmV2LnhtbFBLBQYAAAAABAAEAPkAAACUAwAAAAA=&#10;" strokeweight=".1195mm"/>
                <v:line id="Line 759" o:spid="_x0000_s1288" style="position:absolute;visibility:visible;mso-wrap-style:square" from="5612,1072" to="5612,1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SmH8YAAADcAAAADwAAAGRycy9kb3ducmV2LnhtbESPT2vCQBTE70K/w/IKvYhuGsVqzCrS&#10;WvBam4PHR/blT82+DdmtiX76riD0OMzMb5h0O5hGXKhztWUFr9MIBHFudc2lguz7c7IE4TyyxsYy&#10;KbiSg+3maZRiom3PX3Q5+lIECLsEFVTet4mULq/IoJvaljh4he0M+iC7UuoO+wA3jYyjaCEN1hwW&#10;KmzpvaL8fPw1Cm67t8O4kD/9xz5bnfU8i096Hiv18jzs1iA8Df4//GgftILlYgb3M+EIyM0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zUph/GAAAA3AAAAA8AAAAAAAAA&#10;AAAAAAAAoQIAAGRycy9kb3ducmV2LnhtbFBLBQYAAAAABAAEAPkAAACUAwAAAAA=&#10;" strokeweight=".1195mm"/>
                <v:line id="Line 758" o:spid="_x0000_s1289" style="position:absolute;visibility:visible;mso-wrap-style:square" from="5612,1133" to="5612,11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0+a8YAAADcAAAADwAAAGRycy9kb3ducmV2LnhtbESPT2vCQBTE7wW/w/IKvZRmYwgao6tI&#10;W8FrNYceH9mXPzX7NmS3JvXTdwsFj8PM/IbZ7CbTiSsNrrWsYB7FIIhLq1uuFRTnw0sGwnlkjZ1l&#10;UvBDDnbb2cMGc21H/qDrydciQNjlqKDxvs+ldGVDBl1ke+LgVXYw6IMcaqkHHAPcdDKJ44U02HJY&#10;aLCn14bKy+nbKLjtl8fnSn6Nb+/F6qLTIvnUaaLU0+O0X4PwNPl7+L991AqyRQp/Z8IRkN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M9PmvGAAAA3AAAAA8AAAAAAAAA&#10;AAAAAAAAoQIAAGRycy9kb3ducmV2LnhtbFBLBQYAAAAABAAEAPkAAACUAwAAAAA=&#10;" strokeweight=".1195mm"/>
                <v:line id="Line 757" o:spid="_x0000_s1290" style="position:absolute;visibility:visible;mso-wrap-style:square" from="5612,1195" to="5612,1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Gb8MYAAADcAAAADwAAAGRycy9kb3ducmV2LnhtbESPT2vCQBTE70K/w/IKvYhuGqzVmFWk&#10;VfCqzcHjI/vyp2bfhuzWxH76rlDwOMzMb5h0M5hGXKlztWUFr9MIBHFudc2lguxrP1mAcB5ZY2OZ&#10;FNzIwWb9NEox0bbnI11PvhQBwi5BBZX3bSKlyysy6Ka2JQ5eYTuDPsiulLrDPsBNI+MomkuDNYeF&#10;Clv6qCi/nH6Mgt/t+2FcyO/+c5ctL3qWxWc9i5V6eR62KxCeBv8I/7cPWsFi/gb3M+EIyP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xxm/DGAAAA3AAAAA8AAAAAAAAA&#10;AAAAAAAAoQIAAGRycy9kb3ducmV2LnhtbFBLBQYAAAAABAAEAPkAAACUAwAAAAA=&#10;" strokeweight=".1195mm"/>
                <v:line id="Line 756" o:spid="_x0000_s1291" style="position:absolute;visibility:visible;mso-wrap-style:square" from="5612,1256" to="5612,1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MFh8QAAADcAAAADwAAAGRycy9kb3ducmV2LnhtbESPQWvCQBSE7wX/w/IEL0U3BokaXUWq&#10;Ba/VHDw+ss8kmn0bslsT++u7hYLHYWa+Ydbb3tTiQa2rLCuYTiIQxLnVFRcKsvPneAHCeWSNtWVS&#10;8CQH283gbY2pth1/0ePkCxEg7FJUUHrfpFK6vCSDbmIb4uBdbWvQB9kWUrfYBbipZRxFiTRYcVgo&#10;saGPkvL76dso+NnNj+9Xeev2h2x517MsvuhZrNRo2O9WIDz1/hX+bx+1gkWSwN+ZcAT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owWHxAAAANwAAAAPAAAAAAAAAAAA&#10;AAAAAKECAABkcnMvZG93bnJldi54bWxQSwUGAAAAAAQABAD5AAAAkgMAAAAA&#10;" strokeweight=".1195mm"/>
                <v:line id="Line 755" o:spid="_x0000_s1292" style="position:absolute;visibility:visible;mso-wrap-style:square" from="5612,1318" to="5612,1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HMUAAADcAAAADwAAAGRycy9kb3ducmV2LnhtbESPT4vCMBTE74LfITzBi2hqEf9Uo8jq&#10;gtd1e/D4aJ5ttXkpTdbW/fRGWNjjMDO/YTa7zlTiQY0rLSuYTiIQxJnVJecK0u/P8RKE88gaK8uk&#10;4EkOdtt+b4OJti1/0ePscxEg7BJUUHhfJ1K6rCCDbmJr4uBdbWPQB9nkUjfYBripZBxFc2mw5LBQ&#10;YE0fBWX3849R8LtfnEZXeWsPx3R117M0vuhZrNRw0O3XIDx1/j/81z5pBcv5At5nwhGQ2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gHMUAAADcAAAADwAAAAAAAAAA&#10;AAAAAAChAgAAZHJzL2Rvd25yZXYueG1sUEsFBgAAAAAEAAQA+QAAAJMDAAAAAA==&#10;" strokeweight=".1195mm"/>
                <v:line id="Line 754" o:spid="_x0000_s1293" style="position:absolute;visibility:visible;mso-wrap-style:square" from="5612,1380" to="5612,14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A0bsMAAADcAAAADwAAAGRycy9kb3ducmV2LnhtbERPTWuDQBC9F/oflin0UupaCcaYbEJI&#10;G/Ba46HHwZ2ojTsr7iba/PruodDj431vdrPpxY1G11lW8BbFIIhrqztuFFSn42sGwnlkjb1lUvBD&#10;Dnbbx4cN5tpO/Em30jcihLDLUUHr/ZBL6eqWDLrIDsSBO9vRoA9wbKQecQrhppdJHKfSYMehocWB&#10;Di3Vl/JqFNz3y+LlLL+n949qddGLKvnSi0Sp56d5vwbhafb/4j93oRVkaVgbzoQjIL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JwNG7DAAAA3AAAAA8AAAAAAAAAAAAA&#10;AAAAoQIAAGRycy9kb3ducmV2LnhtbFBLBQYAAAAABAAEAPkAAACRAwAAAAA=&#10;" strokeweight=".1195mm"/>
                <v:line id="Line 753" o:spid="_x0000_s1294" style="position:absolute;visibility:visible;mso-wrap-style:square" from="5612,1441" to="5612,14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yR9cQAAADcAAAADwAAAGRycy9kb3ducmV2LnhtbESPQYvCMBSE78L+h/CEvYimW8TVahRx&#10;V/Cq9rDHR/Nsq81LaaLt+uuNIHgcZuYbZrHqTCVu1LjSsoKvUQSCOLO65FxBetwOpyCcR9ZYWSYF&#10;/+RgtfzoLTDRtuU93Q4+FwHCLkEFhfd1IqXLCjLoRrYmDt7JNgZ9kE0udYNtgJtKxlE0kQZLDgsF&#10;1rQpKLscrkbBff29G5zkuf35TWcXPU7jPz2Olfrsd+s5CE+df4df7Z1WMJ3M4HkmHA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PJH1xAAAANwAAAAPAAAAAAAAAAAA&#10;AAAAAKECAABkcnMvZG93bnJldi54bWxQSwUGAAAAAAQABAD5AAAAkgMAAAAA&#10;" strokeweight=".1195mm"/>
                <v:line id="Line 752" o:spid="_x0000_s1295" style="position:absolute;visibility:visible;mso-wrap-style:square" from="5612,1503" to="5612,1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utcIAAADcAAAADwAAAGRycy9kb3ducmV2LnhtbERPy4rCMBTdC/MP4Q7MRjSdIj6qUWRm&#10;BLfWLlxemmtbbW5Kk7HVrzcLweXhvFeb3tTiRq2rLCv4HkcgiHOrKy4UZMfdaA7CeWSNtWVScCcH&#10;m/XHYIWJth0f6Jb6QoQQdgkqKL1vEildXpJBN7YNceDOtjXoA2wLqVvsQripZRxFU2mw4tBQYkM/&#10;JeXX9N8oeGxn++FZXrrfv2xx1ZMsPulJrNTXZ79dgvDU+7f45d5rBfNZmB/OhCMg1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d+utcIAAADcAAAADwAAAAAAAAAAAAAA&#10;AAChAgAAZHJzL2Rvd25yZXYueG1sUEsFBgAAAAAEAAQA+QAAAJADAAAAAA==&#10;" strokeweight=".1195mm"/>
                <v:line id="Line 751" o:spid="_x0000_s1296" style="position:absolute;visibility:visible;mso-wrap-style:square" from="5612,1565" to="5612,1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pMLLsQAAADcAAAADwAAAGRycy9kb3ducmV2LnhtbESPQYvCMBSE7wv+h/CEvSyaWmTVahRx&#10;V/C62oPHR/Nsq81LabK2+uuNIHgcZuYbZrHqTCWu1LjSsoLRMAJBnFldcq4gPWwHUxDOI2usLJOC&#10;GzlYLXsfC0y0bfmPrnufiwBhl6CCwvs6kdJlBRl0Q1sTB+9kG4M+yCaXusE2wE0l4yj6lgZLDgsF&#10;1rQpKLvs/42C+3qy+zrJc/vzm84uepzGRz2Olfrsd+s5CE+df4df7Z1WMJ2M4HkmHA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kwsuxAAAANwAAAAPAAAAAAAAAAAA&#10;AAAAAKECAABkcnMvZG93bnJldi54bWxQSwUGAAAAAAQABAD5AAAAkgMAAAAA&#10;" strokeweight=".1195mm"/>
                <v:line id="Line 750" o:spid="_x0000_s1297" style="position:absolute;visibility:visible;mso-wrap-style:square" from="5612,1626" to="5612,1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GVWcYAAADcAAAADwAAAGRycy9kb3ducmV2LnhtbESPQWvCQBSE74X+h+UVeil10yAmjW6C&#10;tBW8anPo8ZF9JtHs25DdmuivdwsFj8PMfMOsisl04kyDay0reJtFIIgrq1uuFZTfm9cUhPPIGjvL&#10;pOBCDor88WGFmbYj7+i897UIEHYZKmi87zMpXdWQQTezPXHwDnYw6IMcaqkHHAPcdDKOooU02HJY&#10;aLCnj4aq0/7XKLiuk+3LQR7Hz6/y/aTnZfyj57FSz0/TegnC0+Tv4f/2VitIkxj+zoQjIP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ZBlVnGAAAA3AAAAA8AAAAAAAAA&#10;AAAAAAAAoQIAAGRycy9kb3ducmV2LnhtbFBLBQYAAAAABAAEAPkAAACUAwAAAAA=&#10;" strokeweight=".1195mm"/>
                <v:line id="Line 749" o:spid="_x0000_s1298" style="position:absolute;visibility:visible;mso-wrap-style:square" from="5612,1688" to="5612,1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0wwsUAAADcAAAADwAAAGRycy9kb3ducmV2LnhtbESPQWvCQBSE7wX/w/KEXopuTKVqdBWp&#10;FbxWc/D4yD6TaPZtyK4m+utdodDjMDPfMItVZypxo8aVlhWMhhEI4szqknMF6WE7mIJwHlljZZkU&#10;3MnBatl7W2Cibcu/dNv7XAQIuwQVFN7XiZQuK8igG9qaOHgn2xj0QTa51A22AW4qGUfRlzRYclgo&#10;sKbvgrLL/moUPNaT3cdJntvNTzq76HEaH/U4Vuq9363nIDx1/j/8195pBdPJJ7zOhCMgl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Q0wwsUAAADcAAAADwAAAAAAAAAA&#10;AAAAAAChAgAAZHJzL2Rvd25yZXYueG1sUEsFBgAAAAAEAAQA+QAAAJMDAAAAAA==&#10;" strokeweight=".1195mm"/>
                <v:line id="Line 748" o:spid="_x0000_s1299" style="position:absolute;visibility:visible;mso-wrap-style:square" from="5612,1749" to="5612,17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SotsUAAADcAAAADwAAAGRycy9kb3ducmV2LnhtbESPT2vCQBTE7wW/w/IEL6VuDKHa6Cri&#10;H/Bam0OPj+wziWbfhuxq0n56VxA8DjPzG2ax6k0tbtS6yrKCyTgCQZxbXXGhIPvZf8xAOI+ssbZM&#10;Cv7IwWo5eFtgqm3H33Q7+kIECLsUFZTeN6mULi/JoBvbhjh4J9sa9EG2hdQtdgFuahlH0ac0WHFY&#10;KLGhTUn55Xg1Cv7X08P7SZ677S77uugki391Eis1GvbrOQhPvX+Fn+2DVjCbJvA4E46AX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uSotsUAAADcAAAADwAAAAAAAAAA&#10;AAAAAAChAgAAZHJzL2Rvd25yZXYueG1sUEsFBgAAAAAEAAQA+QAAAJMDAAAAAA==&#10;" strokeweight=".1195mm"/>
                <v:line id="Line 747" o:spid="_x0000_s1300" style="position:absolute;visibility:visible;mso-wrap-style:square" from="5612,1811" to="5612,1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gNLcYAAADcAAAADwAAAGRycy9kb3ducmV2LnhtbESPT2vCQBTE70K/w/IKXqTZNGi1qauI&#10;teC1aQ49PrIvf2r2bchuTeqn7wqCx2FmfsOst6NpxZl611hW8BzFIIgLqxuuFORfH08rEM4ja2wt&#10;k4I/crDdPEzWmGo78CedM1+JAGGXooLa+y6V0hU1GXSR7YiDV9reoA+yr6TucQhw08okjl+kwYbD&#10;Qo0d7WsqTtmvUXDZLY+zUv4M74f89aTnefKt54lS08dx9wbC0+jv4Vv7qBWslgu4nglHQG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moDS3GAAAA3AAAAA8AAAAAAAAA&#10;AAAAAAAAoQIAAGRycy9kb3ducmV2LnhtbFBLBQYAAAAABAAEAPkAAACUAwAAAAA=&#10;" strokeweight=".1195mm"/>
                <v:line id="Line 746" o:spid="_x0000_s1301" style="position:absolute;visibility:visible;mso-wrap-style:square" from="5612,1873" to="5612,1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qTWsUAAADcAAAADwAAAGRycy9kb3ducmV2LnhtbESPT4vCMBTE74LfITzBi2hqEf9Uo8jq&#10;gtd1e/D4aJ5ttXkpTdbW/fRGWNjjMDO/YTa7zlTiQY0rLSuYTiIQxJnVJecK0u/P8RKE88gaK8uk&#10;4EkOdtt+b4OJti1/0ePscxEg7BJUUHhfJ1K6rCCDbmJr4uBdbWPQB9nkUjfYBripZBxFc2mw5LBQ&#10;YE0fBWX3849R8LtfnEZXeWsPx3R117M0vuhZrNRw0O3XIDx1/j/81z5pBcvFHN5nwhGQ2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XqTWsUAAADcAAAADwAAAAAAAAAA&#10;AAAAAAChAgAAZHJzL2Rvd25yZXYueG1sUEsFBgAAAAAEAAQA+QAAAJMDAAAAAA==&#10;" strokeweight=".1195mm"/>
                <v:line id="Line 745" o:spid="_x0000_s1302" style="position:absolute;visibility:visible;mso-wrap-style:square" from="5612,1934" to="5612,1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jY2wcQAAADcAAAADwAAAGRycy9kb3ducmV2LnhtbESPQWvCQBSE74L/YXlCL6IbgzQaXUVs&#10;C16rOXh8ZJ9JNPs2ZLcm+uu7hYLHYWa+Ydbb3tTiTq2rLCuYTSMQxLnVFRcKstPXZAHCeWSNtWVS&#10;8CAH281wsMZU246/6X70hQgQdikqKL1vUildXpJBN7UNcfAutjXog2wLqVvsAtzUMo6id2mw4rBQ&#10;YkP7kvLb8ccoeO6Sw/gir93HZ7a86XkWn/U8Vupt1O9WIDz1/hX+bx+0gkWSwN+ZcAT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NjbBxAAAANwAAAAPAAAAAAAAAAAA&#10;AAAAAKECAABkcnMvZG93bnJldi54bWxQSwUGAAAAAAQABAD5AAAAkgMAAAAA&#10;" strokeweight=".1195mm"/>
                <v:line id="Line 744" o:spid="_x0000_s1303" style="position:absolute;visibility:visible;mso-wrap-style:square" from="5612,1996" to="5612,2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6mis8IAAADcAAAADwAAAGRycy9kb3ducmV2LnhtbERPy4rCMBTdC/MP4Q7MRjSdIj6qUWRm&#10;BLfWLlxemmtbbW5Kk7HVrzcLweXhvFeb3tTiRq2rLCv4HkcgiHOrKy4UZMfdaA7CeWSNtWVScCcH&#10;m/XHYIWJth0f6Jb6QoQQdgkqKL1vEildXpJBN7YNceDOtjXoA2wLqVvsQripZRxFU2mw4tBQYkM/&#10;JeXX9N8oeGxn++FZXrrfv2xx1ZMsPulJrNTXZ79dgvDU+7f45d5rBfNZWBvOhCMg1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6mis8IAAADcAAAADwAAAAAAAAAAAAAA&#10;AAChAgAAZHJzL2Rvd25yZXYueG1sUEsFBgAAAAAEAAQA+QAAAJADAAAAAA==&#10;" strokeweight=".1195mm"/>
                <v:line id="Line 743" o:spid="_x0000_s1304" style="position:absolute;visibility:visible;mso-wrap-style:square" from="5612,2057" to="5612,20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UHKMUAAADcAAAADwAAAGRycy9kb3ducmV2LnhtbESPT4vCMBTE7wv7HcJb8LKs6RbxTzWK&#10;rApe1R72+GiebbV5KU201U9vBMHjMDO/YWaLzlTiSo0rLSv47UcgiDOrS84VpIfNzxiE88gaK8uk&#10;4EYOFvPPjxkm2ra8o+ve5yJA2CWooPC+TqR0WUEGXd/WxME72sagD7LJpW6wDXBTyTiKhtJgyWGh&#10;wJr+CsrO+4tRcF+Ott9HeWpX63Ry1oM0/teDWKneV7ecgvDU+Xf41d5qBePRBJ5nwhGQ8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OUHKMUAAADcAAAADwAAAAAAAAAA&#10;AAAAAAChAgAAZHJzL2Rvd25yZXYueG1sUEsFBgAAAAAEAAQA+QAAAJMDAAAAAA==&#10;" strokeweight=".1195mm"/>
                <v:line id="Line 742" o:spid="_x0000_s1305" style="position:absolute;visibility:visible;mso-wrap-style:square" from="5612,2242" to="5612,2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reksEAAADcAAAADwAAAGRycy9kb3ducmV2LnhtbERPTYvCMBC9C/sfwix4EU23iFurUWRV&#10;8Kr2sMehGdtqMylNtN399eYgeHy87+W6N7V4UOsqywq+JhEI4tzqigsF2Xk/TkA4j6yxtkwK/sjB&#10;evUxWGKqbcdHepx8IUIIuxQVlN43qZQuL8mgm9iGOHAX2xr0AbaF1C12IdzUMo6imTRYcWgosaGf&#10;kvLb6W4U/G++D6OLvHbbXTa/6WkW/+pprNTws98sQHjq/Vv8ch+0giQJ88OZcATk6g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sCt6SwQAAANwAAAAPAAAAAAAAAAAAAAAA&#10;AKECAABkcnMvZG93bnJldi54bWxQSwUGAAAAAAQABAD5AAAAjwMAAAAA&#10;" strokeweight=".1195mm"/>
                <v:line id="Line 741" o:spid="_x0000_s1306" style="position:absolute;visibility:visible;mso-wrap-style:square" from="5612,2304" to="5612,2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Z7CcUAAADcAAAADwAAAGRycy9kb3ducmV2LnhtbESPQWvCQBSE74X+h+UVeinNxiAao6tI&#10;reBVzaHHR/aZpGbfhuxq0v56VxA8DjPzDbNYDaYRV+pcbVnBKIpBEBdW11wqyI/bzxSE88gaG8uk&#10;4I8crJavLwvMtO15T9eDL0WAsMtQQeV9m0npiooMusi2xME72c6gD7Irpe6wD3DTyCSOJ9JgzWGh&#10;wpa+KirOh4tR8L+e7j5O8rfffOezsx7nyY8eJ0q9vw3rOQhPg3+GH+2dVpCmI7ifCUdAL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0Z7CcUAAADcAAAADwAAAAAAAAAA&#10;AAAAAAChAgAAZHJzL2Rvd25yZXYueG1sUEsFBgAAAAAEAAQA+QAAAJMDAAAAAA==&#10;" strokeweight=".1195mm"/>
                <v:line id="Line 740" o:spid="_x0000_s1307" style="position:absolute;visibility:visible;mso-wrap-style:square" from="5612,2365" to="5612,2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5TlfsQAAADcAAAADwAAAGRycy9kb3ducmV2LnhtbESPQWvCQBSE7wX/w/KEXopuDFJjdBWx&#10;FbxWc/D4yD6TaPZtyG5N9Ne7hYLHYWa+YZbr3tTiRq2rLCuYjCMQxLnVFRcKsuNulIBwHlljbZkU&#10;3MnBejV4W2Kqbcc/dDv4QgQIuxQVlN43qZQuL8mgG9uGOHhn2xr0QbaF1C12AW5qGUfRpzRYcVgo&#10;saFtSfn18GsUPDaz/cdZXrqv72x+1dMsPulprNT7sN8sQHjq/Sv8395rBUkSw9+ZcATk6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lOV+xAAAANwAAAAPAAAAAAAAAAAA&#10;AAAAAKECAABkcnMvZG93bnJldi54bWxQSwUGAAAAAAQABAD5AAAAkgMAAAAA&#10;" strokeweight=".1195mm"/>
                <v:line id="Line 739" o:spid="_x0000_s1308" style="position:absolute;visibility:visible;mso-wrap-style:square" from="5612,2427" to="5612,2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hA5cUAAADcAAAADwAAAGRycy9kb3ducmV2LnhtbESPQWvCQBSE7wX/w/KEXopuTEVjdBWp&#10;LXhVc/D4yD6TaPZtyK4m9td3C4Ueh5n5hlltelOLB7WusqxgMo5AEOdWV1woyE5fowSE88gaa8uk&#10;4EkONuvBywpTbTs+0OPoCxEg7FJUUHrfpFK6vCSDbmwb4uBdbGvQB9kWUrfYBbipZRxFM2mw4rBQ&#10;YkMfJeW3490o+N7O928Xee12n9nipqdZfNbTWKnXYb9dgvDU+//wX3uvFSTJO/yeCUd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NhA5cUAAADcAAAADwAAAAAAAAAA&#10;AAAAAAChAgAAZHJzL2Rvd25yZXYueG1sUEsFBgAAAAAEAAQA+QAAAJMDAAAAAA==&#10;" strokeweight=".1195mm"/>
                <v:line id="Line 738" o:spid="_x0000_s1309" style="position:absolute;visibility:visible;mso-wrap-style:square" from="5612,2489" to="5612,2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HYkcUAAADcAAAADwAAAGRycy9kb3ducmV2LnhtbESPQWvCQBSE70L/w/IKvUjdGIJNo6uI&#10;reBVzaHHR/aZRLNvQ3Zr0v56VxA8DjPzDbNYDaYRV+pcbVnBdBKBIC6srrlUkB+37ykI55E1NpZJ&#10;wR85WC1fRgvMtO15T9eDL0WAsMtQQeV9m0npiooMuoltiYN3sp1BH2RXSt1hH+CmkXEUzaTBmsNC&#10;hS1tKiouh1+j4H/9sRuf5Ln/+s4/LzrJ4x+dxEq9vQ7rOQhPg3+GH+2dVpCmCdzPh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zHYkcUAAADcAAAADwAAAAAAAAAA&#10;AAAAAAChAgAAZHJzL2Rvd25yZXYueG1sUEsFBgAAAAAEAAQA+QAAAJMDAAAAAA==&#10;" strokeweight=".1195mm"/>
                <v:line id="Line 737" o:spid="_x0000_s1310" style="position:absolute;visibility:visible;mso-wrap-style:square" from="5612,2550" to="5612,2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19CsUAAADcAAAADwAAAGRycy9kb3ducmV2LnhtbESPQWvCQBSE7wX/w/KEXopuDFZjdBWp&#10;LXhVc/D4yD6TaPZtyK4m9td3C4Ueh5n5hlltelOLB7WusqxgMo5AEOdWV1woyE5fowSE88gaa8uk&#10;4EkONuvBywpTbTs+0OPoCxEg7FJUUHrfpFK6vCSDbmwb4uBdbGvQB9kWUrfYBbipZRxFM2mw4rBQ&#10;YkMfJeW3490o+N7O928Xee12n9nipqdZfNbTWKnXYb9dgvDU+//wX3uvFSTJO/yeCUd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H19CsUAAADcAAAADwAAAAAAAAAA&#10;AAAAAAChAgAAZHJzL2Rvd25yZXYueG1sUEsFBgAAAAAEAAQA+QAAAJMDAAAAAA==&#10;" strokeweight=".1195mm"/>
                <v:line id="Line 736" o:spid="_x0000_s1311" style="position:absolute;visibility:visible;mso-wrap-style:square" from="5612,2612" to="5612,26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jfcQAAADcAAAADwAAAGRycy9kb3ducmV2LnhtbESPQWvCQBSE7wX/w/IEL0U3BtEYXUWq&#10;Ba/VHDw+ss8kmn0bslsT++u7hYLHYWa+Ydbb3tTiQa2rLCuYTiIQxLnVFRcKsvPnOAHhPLLG2jIp&#10;eJKD7WbwtsZU246/6HHyhQgQdikqKL1vUildXpJBN7ENcfCutjXog2wLqVvsAtzUMo6iuTRYcVgo&#10;saGPkvL76dso+Nktju9Xeev2h2x517MsvuhZrNRo2O9WIDz1/hX+bx+1giSZw9+ZcAT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r+N9xAAAANwAAAAPAAAAAAAAAAAA&#10;AAAAAKECAABkcnMvZG93bnJldi54bWxQSwUGAAAAAAQABAD5AAAAkgMAAAAA&#10;" strokeweight=".1195mm"/>
                <v:line id="Line 735" o:spid="_x0000_s1312" style="position:absolute;visibility:visible;mso-wrap-style:square" from="5612,2674" to="5612,27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G5sQAAADcAAAADwAAAGRycy9kb3ducmV2LnhtbESPQWvCQBSE74L/YXlCL6Ibg9QYXUVs&#10;C16rOXh8ZJ9JNPs2ZLcm+uu7hYLHYWa+Ydbb3tTiTq2rLCuYTSMQxLnVFRcKstPXJAHhPLLG2jIp&#10;eJCD7WY4WGOqbcffdD/6QgQIuxQVlN43qZQuL8mgm9qGOHgX2xr0QbaF1C12AW5qGUfRuzRYcVgo&#10;saF9Sfnt+GMUPHeLw/gir93HZ7a86XkWn/U8Vupt1O9WIDz1/hX+bx+0giRZwN+ZcAT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40bmxAAAANwAAAAPAAAAAAAAAAAA&#10;AAAAAKECAABkcnMvZG93bnJldi54bWxQSwUGAAAAAAQABAD5AAAAkgMAAAAA&#10;" strokeweight=".1195mm"/>
                <v:line id="Line 734" o:spid="_x0000_s1313" style="position:absolute;visibility:visible;mso-wrap-style:square" from="5612,2735" to="5612,2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zSlMEAAADcAAAADwAAAGRycy9kb3ducmV2LnhtbERPTYvCMBC9C/sfwix4EU23iFurUWRV&#10;8Kr2sMehGdtqMylNtN399eYgeHy87+W6N7V4UOsqywq+JhEI4tzqigsF2Xk/TkA4j6yxtkwK/sjB&#10;evUxWGKqbcdHepx8IUIIuxQVlN43qZQuL8mgm9iGOHAX2xr0AbaF1C12IdzUMo6imTRYcWgosaGf&#10;kvLb6W4U/G++D6OLvHbbXTa/6WkW/+pprNTws98sQHjq/Vv8ch+0giQJa8OZcATk6g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SfNKUwQAAANwAAAAPAAAAAAAAAAAAAAAA&#10;AKECAABkcnMvZG93bnJldi54bWxQSwUGAAAAAAQABAD5AAAAjwMAAAAA&#10;" strokeweight=".1195mm"/>
                <v:line id="Line 733" o:spid="_x0000_s1314" style="position:absolute;visibility:visible;mso-wrap-style:square" from="5612,2797" to="5612,2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3D8UAAADcAAAADwAAAGRycy9kb3ducmV2LnhtbESPQWvCQBSE7wX/w/KEXkrdGMQm0VVE&#10;K3jV5tDjI/tMotm3IbuatL/eLRQ8DjPzDbNcD6YRd+pcbVnBdBKBIC6srrlUkH/t3xMQziNrbCyT&#10;gh9ysF6NXpaYadvzke4nX4oAYZehgsr7NpPSFRUZdBPbEgfvbDuDPsiulLrDPsBNI+MomkuDNYeF&#10;ClvaVlRcTzej4HfzcXg7y0u/+8zTq57l8beexUq9jofNAoSnwT/D/+2DVpAkKfydCUdAr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B3D8UAAADcAAAADwAAAAAAAAAA&#10;AAAAAAChAgAAZHJzL2Rvd25yZXYueG1sUEsFBgAAAAAEAAQA+QAAAJMDAAAAAA==&#10;" strokeweight=".1195mm"/>
                <v:line id="Line 732" o:spid="_x0000_s1315" style="position:absolute;visibility:visible;mso-wrap-style:square" from="5612,2858" to="5612,2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dNIT8EAAADcAAAADwAAAGRycy9kb3ducmV2LnhtbERPy4rCMBTdD/gP4QpuBk0t4mg1ivgA&#10;tzpduLw017ba3JQm2urXm8XALA/nvVx3phJPalxpWcF4FIEgzqwuOVeQ/h6GMxDOI2usLJOCFzlY&#10;r3pfS0y0bflEz7PPRQhhl6CCwvs6kdJlBRl0I1sTB+5qG4M+wCaXusE2hJtKxlE0lQZLDg0F1rQt&#10;KLufH0bBe/Nz/L7KW7vbp/O7nqTxRU9ipQb9brMA4anz/+I/91ErmM3D/HAmHAG5+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p00hPwQAAANwAAAAPAAAAAAAAAAAAAAAA&#10;AKECAABkcnMvZG93bnJldi54bWxQSwUGAAAAAAQABAD5AAAAjwMAAAAA&#10;" strokeweight=".1195mm"/>
                <v:line id="Line 731" o:spid="_x0000_s1316" style="position:absolute;visibility:visible;mso-wrap-style:square" from="5612,2920" to="5612,2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t1MQAAADcAAAADwAAAGRycy9kb3ducmV2LnhtbESPQYvCMBSE7wv+h/CEvSyaWmTVahRx&#10;V/C62oPHR/Nsq81LabK2+uuNIHgcZuYbZrHqTCWu1LjSsoLRMAJBnFldcq4gPWwHUxDOI2usLJOC&#10;GzlYLXsfC0y0bfmPrnufiwBhl6CCwvs6kdJlBRl0Q1sTB+9kG4M+yCaXusE2wE0l4yj6lgZLDgsF&#10;1rQpKLvs/42C+3qy+zrJc/vzm84uepzGRz2Olfrsd+s5CE+df4df7Z1WMJ2N4HkmHA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n+3UxAAAANwAAAAPAAAAAAAAAAAA&#10;AAAAAKECAABkcnMvZG93bnJldi54bWxQSwUGAAAAAAQABAD5AAAAkgMAAAAA&#10;" strokeweight=".1195mm"/>
                <v:line id="Line 730" o:spid="_x0000_s1317" style="position:absolute;visibility:visible;mso-wrap-style:square" from="5612,2982" to="5612,3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1zo8YAAADcAAAADwAAAGRycy9kb3ducmV2LnhtbESPQWvCQBSE74X+h+UVeil10yA2iW6C&#10;tBW8anPo8ZF9JtHs25DdmuivdwsFj8PMfMOsisl04kyDay0reJtFIIgrq1uuFZTfm9cEhPPIGjvL&#10;pOBCDor88WGFmbYj7+i897UIEHYZKmi87zMpXdWQQTezPXHwDnYw6IMcaqkHHAPcdDKOooU02HJY&#10;aLCnj4aq0/7XKLiu37cvB3kcP7/K9KTnZfyj57FSz0/TegnC0+Tv4f/2VitI0hj+zoQjIP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ZNc6PGAAAA3AAAAA8AAAAAAAAA&#10;AAAAAAAAoQIAAGRycy9kb3ducmV2LnhtbFBLBQYAAAAABAAEAPkAAACUAwAAAAA=&#10;" strokeweight=".1195mm"/>
                <v:line id="Line 729" o:spid="_x0000_s1318" style="position:absolute;visibility:visible;mso-wrap-style:square" from="5612,3043" to="5612,3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HWOMYAAADcAAAADwAAAGRycy9kb3ducmV2LnhtbESPT2vCQBTE70K/w/IKXqRuGsWa1FXE&#10;WvBqmkOPj+zLn5p9G7Jbk/bTdwuCx2FmfsNsdqNpxZV611hW8DyPQBAXVjdcKcg/3p/WIJxH1tha&#10;JgU/5GC3fZhsMNV24DNdM1+JAGGXooLa+y6V0hU1GXRz2xEHr7S9QR9kX0nd4xDgppVxFK2kwYbD&#10;Qo0dHWoqLtm3UfC7fznNSvk1vB3z5KKXefypl7FS08dx/wrC0+jv4Vv7pBWskwX8nwlHQG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kB1jjGAAAA3AAAAA8AAAAAAAAA&#10;AAAAAAAAoQIAAGRycy9kb3ducmV2LnhtbFBLBQYAAAAABAAEAPkAAACUAwAAAAA=&#10;" strokeweight=".1195mm"/>
                <v:line id="Line 728" o:spid="_x0000_s1319" style="position:absolute;visibility:visible;mso-wrap-style:square" from="5612,3105" to="5612,3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hOTMYAAADcAAAADwAAAGRycy9kb3ducmV2LnhtbESPT2vCQBTE7wW/w/KEXkrdGIKNMauI&#10;bcGrNoceH9mXP5p9G7Jbk/bTdwsFj8PM/IbJd5PpxI0G11pWsFxEIIhLq1uuFRQf788pCOeRNXaW&#10;ScE3OdhtZw85ZtqOfKLb2dciQNhlqKDxvs+kdGVDBt3C9sTBq+xg0Ac51FIPOAa46WQcRStpsOWw&#10;0GBPh4bK6/nLKPjZvxyfKnkZX9+K9VUnRfypk1ipx/m034DwNPl7+L991ArSdQJ/Z8IRkN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boTkzGAAAA3AAAAA8AAAAAAAAA&#10;AAAAAAAAoQIAAGRycy9kb3ducmV2LnhtbFBLBQYAAAAABAAEAPkAAACUAwAAAAA=&#10;" strokeweight=".1195mm"/>
                <v:line id="Line 727" o:spid="_x0000_s1320" style="position:absolute;visibility:visible;mso-wrap-style:square" from="5612,3166" to="5612,32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r18YAAADcAAAADwAAAGRycy9kb3ducmV2LnhtbESPT2vCQBTE70K/w/IKXqRuGrQ1qauI&#10;teC1aQ49PrIvf2r2bchuTeqn7wqCx2FmfsOst6NpxZl611hW8DyPQBAXVjdcKci/Pp5WIJxH1tha&#10;JgV/5GC7eZisMdV24E86Z74SAcIuRQW1910qpStqMujmtiMOXml7gz7IvpK6xyHATSvjKHqRBhsO&#10;CzV2tK+pOGW/RsFl93qclfJneD/kyUkv8vhbL2Klpo/j7g2Ep9Hfw7f2UStYJUu4nglHQG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mk69fGAAAA3AAAAA8AAAAAAAAA&#10;AAAAAAAAoQIAAGRycy9kb3ducmV2LnhtbFBLBQYAAAAABAAEAPkAAACUAwAAAAA=&#10;" strokeweight=".1195mm"/>
                <v:line id="Line 726" o:spid="_x0000_s1321" style="position:absolute;visibility:visible;mso-wrap-style:square" from="5612,2076" to="5612,2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8CjcQAAADcAAAADwAAAGRycy9kb3ducmV2LnhtbESPQYvCMBSE78L+h/AEbzbVQ9FqFBEW&#10;XBVBd8Hro3m21ealNtla/71ZWPA4zMw3zHzZmUq01LjSsoJRFIMgzqwuOVfw8/05nIBwHlljZZkU&#10;PMnBcvHRm2Oq7YOP1J58LgKEXYoKCu/rVEqXFWTQRbYmDt7FNgZ9kE0udYOPADeVHMdxIg2WHBYK&#10;rGldUHY7/RoFrh2X5+v0/CX3u8P2YG7J6FjflRr0u9UMhKfOv8P/7Y1WMJkm8HcmHA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wKNxAAAANwAAAAPAAAAAAAAAAAA&#10;AAAAAKECAABkcnMvZG93bnJldi54bWxQSwUGAAAAAAQABAD5AAAAkgMAAAAA&#10;" strokecolor="white" strokeweight="1.73889mm"/>
                <v:rect id="Rectangle 725" o:spid="_x0000_s1322" style="position:absolute;left:5563;top:2076;width:92;height: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n2e8cA&#10;AADcAAAADwAAAGRycy9kb3ducmV2LnhtbESPW2sCMRSE34X+h3AKvmm2pfWyNUpbq0gF8bIvfTts&#10;TneXbk6WJOr6740g9HGYmW+Yyaw1tTiR85VlBU/9BARxbnXFhYLssOiNQPiArLG2TAou5GE2fehM&#10;MNX2zDs67UMhIoR9igrKEJpUSp+XZND3bUMcvV/rDIYoXSG1w3OEm1o+J8lAGqw4LpTY0GdJ+d/+&#10;aBTMs2/z+lG4wU/1tVxvtpnz7mWoVPexfX8DEagN/+F7e6UVjMZDuJ2JR0BO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Z9nvHAAAA3AAAAA8AAAAAAAAAAAAAAAAAmAIAAGRy&#10;cy9kb3ducmV2LnhtbFBLBQYAAAAABAAEAPUAAACMAwAAAAA=&#10;" filled="f" strokeweight=".1195mm"/>
                <v:line id="Line 724" o:spid="_x0000_s1323" style="position:absolute;visibility:visible;mso-wrap-style:square" from="3345,2076" to="5563,20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VEScEAAADcAAAADwAAAGRycy9kb3ducmV2LnhtbERPy4rCMBTdD/gP4QpuBk0t4mg1ivgA&#10;tzpduLw017ba3JQm2urXm8XALA/nvVx3phJPalxpWcF4FIEgzqwuOVeQ/h6GMxDOI2usLJOCFzlY&#10;r3pfS0y0bflEz7PPRQhhl6CCwvs6kdJlBRl0I1sTB+5qG4M+wCaXusE2hJtKxlE0lQZLDg0F1rQt&#10;KLufH0bBe/Nz/L7KW7vbp/O7nqTxRU9ipQb9brMA4anz/+I/91ErmM3D2nAmHAG5+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pURJwQAAANwAAAAPAAAAAAAAAAAAAAAA&#10;AKECAABkcnMvZG93bnJldi54bWxQSwUGAAAAAAQABAD5AAAAjwMAAAAA&#10;" strokeweight=".1195mm"/>
                <v:shape id="Freeform 723" o:spid="_x0000_s1324" style="position:absolute;left:5477;top:2039;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PtAMQA&#10;AADcAAAADwAAAGRycy9kb3ducmV2LnhtbESPT4vCMBTE74LfITzBm6YqK7ZrFP+w4klYu+xeH83b&#10;tti8lCba+u2NIHgcZuY3zHLdmUrcqHGlZQWTcQSCOLO65FzBT/o1WoBwHlljZZkU3MnBetXvLTHR&#10;tuVvup19LgKEXYIKCu/rREqXFWTQjW1NHLx/2xj0QTa51A22AW4qOY2iuTRYclgosKZdQdnlfDUK&#10;ymtsZqe/dLv/PWzvO0lp+3HYKzUcdJtPEJ46/w6/2ketYBHH8DwTjoB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z7QDEAAAA3AAAAA8AAAAAAAAAAAAAAAAAmAIAAGRycy9k&#10;b3ducmV2LnhtbFBLBQYAAAAABAAEAPUAAACJAwAAAAA=&#10;" path="m,l,74,86,37,,xe" fillcolor="black" stroked="f">
                  <v:path arrowok="t" o:connecttype="custom" o:connectlocs="0,2039;0,2113;86,2076;0,2039" o:connectangles="0,0,0,0"/>
                </v:shape>
                <v:shape id="Freeform 722" o:spid="_x0000_s1325" style="position:absolute;left:5477;top:2039;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Yl5b8A&#10;AADcAAAADwAAAGRycy9kb3ducmV2LnhtbERPPW/CMBDdkfofrKvEBk4ZEKSYqK2ERMcCA+MpvtpR&#10;47NrO5Dy6/FQifHpfW+a0fXiQjF1nhW8zCsQxK3XHRsFp+NutgKRMrLG3jMp+KMEzfZpssFa+yt/&#10;0eWQjSghnGpUYHMOtZSpteQwzX0gLty3jw5zgdFIHfFawl0vF1W1lA47Lg0WA31Yan8Og1NgFp8x&#10;GG/yOvz6m+nO7wO1Vqnp8/j2CiLTmB/if/deK1hXZX45U46A3N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gFiXlvwAAANwAAAAPAAAAAAAAAAAAAAAAAJgCAABkcnMvZG93bnJl&#10;di54bWxQSwUGAAAAAAQABAD1AAAAhAMAAAAA&#10;" path="m,74l86,37,,,,74xe" filled="f" strokeweight=".1195mm">
                  <v:path arrowok="t" o:connecttype="custom" o:connectlocs="0,2113;86,2076;0,2039;0,2113" o:connectangles="0,0,0,0"/>
                </v:shape>
                <v:line id="Line 721" o:spid="_x0000_s1326" style="position:absolute;visibility:visible;mso-wrap-style:square" from="3246,2353" to="3246,23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c6DsQAAADcAAAADwAAAGRycy9kb3ducmV2LnhtbESPQWvCQBSE70L/w/IKXqRuUqXU6Coi&#10;FDxqFIq3R/aZBLNvw+4ao7/eFQo9DjPzDbNY9aYRHTlfW1aQjhMQxIXVNZcKjoefj28QPiBrbCyT&#10;gjt5WC3fBgvMtL3xnro8lCJC2GeooAqhzaT0RUUG/di2xNE7W2cwROlKqR3eItw08jNJvqTBmuNC&#10;hS1tKiou+dUo6NJpPqm3/Wb6O7qE084dTun5odTwvV/PQQTqw3/4r73VCmZJCq8z8QjI5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tzoOxAAAANwAAAAPAAAAAAAAAAAA&#10;AAAAAKECAABkcnMvZG93bnJldi54bWxQSwUGAAAAAAQABAD5AAAAkgMAAAAA&#10;" strokeweight=".1195mm">
                  <v:stroke dashstyle="dash"/>
                </v:line>
                <v:line id="Line 720" o:spid="_x0000_s1327" style="position:absolute;visibility:visible;mso-wrap-style:square" from="2458,2316" to="2458,23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KbpucUAAADcAAAADwAAAGRycy9kb3ducmV2LnhtbESPQWvCQBSE74L/YXlCL1I3hlBrdBWx&#10;LeTaNAePj+wziWbfhuw2Sfvru4VCj8PMfMPsj5NpxUC9aywrWK8iEMSl1Q1XCoqPt8dnEM4ja2wt&#10;k4IvcnA8zGd7TLUd+Z2G3FciQNilqKD2vkuldGVNBt3KdsTBu9reoA+yr6TucQxw08o4ip6kwYbD&#10;Qo0dnWsq7/mnUfB92mTLq7yNL6/F9q6TIr7oJFbqYTGddiA8Tf4//NfOtIJtFMPvmXAE5O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KbpucUAAADcAAAADwAAAAAAAAAA&#10;AAAAAAChAgAAZHJzL2Rvd25yZXYueG1sUEsFBgAAAAAEAAQA+QAAAJMDAAAAAA==&#10;" strokeweight=".1195mm"/>
                <v:line id="Line 719" o:spid="_x0000_s1328" style="position:absolute;visibility:visible;mso-wrap-style:square" from="2372,2353" to="2458,2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MIsUAAADcAAAADwAAAGRycy9kb3ducmV2LnhtbESPQWvCQBSE70L/w/IKXkQ3TaVq6iqi&#10;Fbxqc/D4yD6T1OzbkN2a6K93BcHjMDPfMPNlZypxocaVlhV8jCIQxJnVJecK0t/tcArCeWSNlWVS&#10;cCUHy8Vbb46Jti3v6XLwuQgQdgkqKLyvEyldVpBBN7I1cfBOtjHog2xyqRtsA9xUMo6iL2mw5LBQ&#10;YE3rgrLz4d8ouK0mu8FJ/rWbn3R21uM0PupxrFT/vVt9g/DU+Vf42d5pBbPoEx5nwhGQ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pMIsUAAADcAAAADwAAAAAAAAAA&#10;AAAAAAChAgAAZHJzL2Rvd25yZXYueG1sUEsFBgAAAAAEAAQA+QAAAJMDAAAAAA==&#10;" strokeweight=".1195mm"/>
                <v:line id="Line 718" o:spid="_x0000_s1329" style="position:absolute;visibility:visible;mso-wrap-style:square" from="3345,1466" to="3591,14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8CZlsUAAADcAAAADwAAAGRycy9kb3ducmV2LnhtbESPQWvCQBSE70L/w/IKvUjdpAZpU1cp&#10;QsGjRkG8PbLPJJh9G3a3MfXXu4LgcZiZb5j5cjCt6Mn5xrKCdJKAIC6tbrhSsN/9vn+C8AFZY2uZ&#10;FPyTh+XiZTTHXNsLb6kvQiUihH2OCuoQulxKX9Zk0E9sRxy9k3UGQ5SuktrhJcJNKz+SZCYNNhwX&#10;auxoVVN5Lv6Mgj7NimmzHlbZYXwOx43bHdPTVam31+HnG0SgITzDj/ZaK/hKMrifiUdAL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8CZlsUAAADcAAAADwAAAAAAAAAA&#10;AAAAAAChAgAAZHJzL2Rvd25yZXYueG1sUEsFBgAAAAAEAAQA+QAAAJMDAAAAAA==&#10;" strokeweight=".1195mm">
                  <v:stroke dashstyle="dash"/>
                </v:line>
                <v:line id="Line 717" o:spid="_x0000_s1330" style="position:absolute;visibility:visible;mso-wrap-style:square" from="3505,1503" to="3591,15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9xzcYAAADcAAAADwAAAGRycy9kb3ducmV2LnhtbESPQWvCQBSE7wX/w/KEXkrdGKyt0Y1I&#10;a8GrMYceH9lnEpN9G7KrSf313UKhx2FmvmE229G04ka9qy0rmM8iEMSF1TWXCvLT5/MbCOeRNbaW&#10;ScE3Odimk4cNJtoOfKRb5ksRIOwSVFB53yVSuqIig25mO+LgnW1v0AfZl1L3OAS4aWUcRUtpsOaw&#10;UGFH7xUVTXY1Cu6718PTWV6Gj32+avQij7/0IlbqcTru1iA8jf4//Nc+aAWr6AV+z4QjINM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dPcc3GAAAA3AAAAA8AAAAAAAAA&#10;AAAAAAAAoQIAAGRycy9kb3ducmV2LnhtbFBLBQYAAAAABAAEAPkAAACUAwAAAAA=&#10;" strokeweight=".1195mm"/>
                <v:line id="Line 716" o:spid="_x0000_s1331" style="position:absolute;visibility:visible;mso-wrap-style:square" from="3591,1466" to="3591,14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53vusYAAADcAAAADwAAAGRycy9kb3ducmV2LnhtbESPQWvCQBSE74X+h+UJvRSzaQi2ia4i&#10;toLX2hx6fGSfSTT7NmTXJPXXdwsFj8PMfMOsNpNpxUC9aywreIliEMSl1Q1XCoqv/fwNhPPIGlvL&#10;pOCHHGzWjw8rzLUd+ZOGo69EgLDLUUHtfZdL6cqaDLrIdsTBO9neoA+yr6TucQxw08okjhfSYMNh&#10;ocaOdjWVl+PVKLhtXw/PJ3ke3z+K7KLTIvnWaaLU02zaLkF4mvw9/N8+aAVZvIC/M+EIy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ed77rGAAAA3AAAAA8AAAAAAAAA&#10;AAAAAAAAoQIAAGRycy9kb3ducmV2LnhtbFBLBQYAAAAABAAEAPkAAACUAwAAAAA=&#10;" strokeweight=".1195mm"/>
                <v:line id="Line 715" o:spid="_x0000_s1332" style="position:absolute;visibility:visible;mso-wrap-style:square" from="5563,2242" to="5563,22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IH4cUAAADcAAAADwAAAGRycy9kb3ducmV2LnhtbESPQWvCQBSE74X+h+UVvBTdREXb1FWK&#10;IHi0sVC8PbLPJJh9G3bXGP31rlDwOMzMN8xi1ZtGdOR8bVlBOkpAEBdW11wq+N1vhh8gfEDW2Fgm&#10;BVfysFq+viww0/bCP9TloRQRwj5DBVUIbSalLyoy6Ee2JY7e0TqDIUpXSu3wEuGmkeMkmUmDNceF&#10;CltaV1Sc8rNR0KXTfFJv+/X07/0UDju3P6THm1KDt/77C0SgPjzD/+2tVvCZzOFxJh4Bub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xIH4cUAAADcAAAADwAAAAAAAAAA&#10;AAAAAAChAgAAZHJzL2Rvd25yZXYueG1sUEsFBgAAAAAEAAQA+QAAAJMDAAAAAA==&#10;" strokeweight=".1195mm">
                  <v:stroke dashstyle="dash"/>
                </v:line>
                <v:line id="Line 714" o:spid="_x0000_s1333" style="position:absolute;visibility:visible;mso-wrap-style:square" from="3431,2211" to="3431,22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7eU8MAAADcAAAADwAAAGRycy9kb3ducmV2LnhtbERPTWuDQBC9F/oflin0Upq1Im1jshFp&#10;Gsi1xkOPgztRE3dW3I3a/vrsIZDj432vs9l0YqTBtZYVvC0iEMSV1S3XCsrD7vUThPPIGjvLpOCP&#10;HGSbx4c1ptpO/ENj4WsRQtilqKDxvk+ldFVDBt3C9sSBO9rBoA9wqKUecArhppNxFL1Lgy2HhgZ7&#10;+mqoOhcXo+A//9i/HOVp2n6Xy7NOyvhXJ7FSz09zvgLhafZ38c291wqWUVgbzoQjIDd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lO3lPDAAAA3AAAAA8AAAAAAAAAAAAA&#10;AAAAoQIAAGRycy9kb3ducmV2LnhtbFBLBQYAAAAABAAEAPkAAACRAwAAAAA=&#10;" strokeweight=".1195mm"/>
                <v:line id="Line 713" o:spid="_x0000_s1334" style="position:absolute;visibility:visible;mso-wrap-style:square" from="3345,2248" to="3431,2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gJ7yMQAAADcAAAADwAAAGRycy9kb3ducmV2LnhtbESPQWvCQBSE7wX/w/KEXopuDFJNdBWx&#10;FbxWc/D4yD6TaPZtyG5N9Ne7hYLHYWa+YZbr3tTiRq2rLCuYjCMQxLnVFRcKsuNuNAfhPLLG2jIp&#10;uJOD9WrwtsRU245/6HbwhQgQdikqKL1vUildXpJBN7YNcfDOtjXog2wLqVvsAtzUMo6iT2mw4rBQ&#10;YkPbkvLr4dcoeGxm+4+zvHRf31ly1dMsPulprNT7sN8sQHjq/Sv8395rBUmUwN+ZcATk6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AnvIxAAAANwAAAAPAAAAAAAAAAAA&#10;AAAAAKECAABkcnMvZG93bnJldi54bWxQSwUGAAAAAAQABAD5AAAAkgMAAAAA&#10;" strokeweight=".1195mm"/>
                <v:line id="Line 712" o:spid="_x0000_s1335" style="position:absolute;visibility:visible;mso-wrap-style:square" from="1404,813" to="3246,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FEiMMAAADcAAAADwAAAGRycy9kb3ducmV2LnhtbERPTW+CQBC9N/E/bMakl0YWCWkFXY2x&#10;bcK1loPHCTsCys4Sdivor+8emvT48r43u8l04kaDay0rWEYxCOLK6pZrBeX352IFwnlkjZ1lUnAn&#10;B7vt7GmDubYjf9Ht6GsRQtjlqKDxvs+ldFVDBl1ke+LAne1g0Ac41FIPOIZw08kkjl+lwZZDQ4M9&#10;HRqqrscfo+CxfytezvIyvn+U2VWnZXLSaaLU83zar0F4mvy/+M9daAXZMswPZ8IRkN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LhRIjDAAAA3AAAAA8AAAAAAAAAAAAA&#10;AAAAoQIAAGRycy9kb3ducmV2LnhtbFBLBQYAAAAABAAEAPkAAACRAwAAAAA=&#10;" strokeweight=".1195mm"/>
                <v:shape id="Freeform 711" o:spid="_x0000_s1336" style="position:absolute;left:3160;top:776;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ftwcUA&#10;AADcAAAADwAAAGRycy9kb3ducmV2LnhtbESPQWvCQBSE70L/w/IKvdVNFEtNXaVJqPQkaEp7fWRf&#10;k9Ds25DdmPjv3YLgcZiZb5jNbjKtOFPvGssK4nkEgri0uuFKwVfx8fwKwnlkja1lUnAhB7vtw2yD&#10;ibYjH+l88pUIEHYJKqi97xIpXVmTQTe3HXHwfm1v0AfZV1L3OAa4aeUiil6kwYbDQo0dZTWVf6fB&#10;KGiGtVkefoo0/96nl0xSMa72uVJPj9P7GwhPk7+Hb+1PrWAdx/B/JhwBub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d+3BxQAAANwAAAAPAAAAAAAAAAAAAAAAAJgCAABkcnMv&#10;ZG93bnJldi54bWxQSwUGAAAAAAQABAD1AAAAigMAAAAA&#10;" path="m,l,74,86,37,,xe" fillcolor="black" stroked="f">
                  <v:path arrowok="t" o:connecttype="custom" o:connectlocs="0,776;0,850;86,813;0,776" o:connectangles="0,0,0,0"/>
                </v:shape>
                <v:shape id="Freeform 710" o:spid="_x0000_s1337" style="position:absolute;left:3160;top:776;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I1MEA&#10;AADcAAAADwAAAGRycy9kb3ducmV2LnhtbESPQWsCMRSE7wX/Q3iCt5p1D0VXo9hCoT1qe/D42DyT&#10;xc1LmkTd+uuNUOhxmJlvmNVmcL24UEydZwWzaQWCuPW6Y6Pg++v9eQ4iZWSNvWdS8EsJNuvR0wob&#10;7a+8o8s+G1EgnBpUYHMOjZSpteQwTX0gLt7RR4e5yGikjngtcNfLuqpepMOOy4LFQG+W2tP+7BSY&#10;+jMG401ehB9/M93h9UytVWoyHrZLEJmG/B/+a39oBYtZDY8z5QjI9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pRiNTBAAAA3AAAAA8AAAAAAAAAAAAAAAAAmAIAAGRycy9kb3du&#10;cmV2LnhtbFBLBQYAAAAABAAEAPUAAACGAwAAAAA=&#10;" path="m,74l86,37,,,,74xe" filled="f" strokeweight=".1195mm">
                  <v:path arrowok="t" o:connecttype="custom" o:connectlocs="0,850;86,813;0,776;0,850" o:connectangles="0,0,0,0"/>
                </v:shape>
                <v:line id="Line 709" o:spid="_x0000_s1338" style="position:absolute;visibility:visible;mso-wrap-style:square" from="3345,1786" to="4134,17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Pa/8YAAADcAAAADwAAAGRycy9kb3ducmV2LnhtbESPT2vCQBTE7wW/w/KEXopuTKVqzCpS&#10;W/BazcHjI/vyR7NvQ3Y1sZ++Wyj0OMzMb5h0O5hG3KlztWUFs2kEgji3uuZSQXb6nCxBOI+ssbFM&#10;Ch7kYLsZPaWYaNvzF92PvhQBwi5BBZX3bSKlyysy6Ka2JQ5eYTuDPsiulLrDPsBNI+MoepMGaw4L&#10;Fbb0XlF+Pd6Mgu/d4vBSyEu//8hWVz3P4rOex0o9j4fdGoSnwf+H/9oHrWA1e4XfM+EIyM0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Iz2v/GAAAA3AAAAA8AAAAAAAAA&#10;AAAAAAAAoQIAAGRycy9kb3ducmV2LnhtbFBLBQYAAAAABAAEAPkAAACUAwAAAAA=&#10;" strokeweight=".1195mm"/>
                <v:shape id="Freeform 708" o:spid="_x0000_s1339" style="position:absolute;left:4047;top:1749;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BOWcUA&#10;AADcAAAADwAAAGRycy9kb3ducmV2LnhtbESPQWvCQBSE70L/w/IK3nRjbUsTs5GqVHoq1JR6fWRf&#10;k9Ds25DdmPjvXUHwOMzMN0y6Hk0jTtS52rKCxTwCQVxYXXOp4Cf/mL2BcB5ZY2OZFJzJwTp7mKSY&#10;aDvwN50OvhQBwi5BBZX3bSKlKyoy6Oa2JQ7en+0M+iC7UuoOhwA3jXyKoldpsOawUGFL24qK/0Nv&#10;FNR9bJZfx3yz+91vzltJ+fCy3yk1fRzfVyA8jf4evrU/tYJ48QzXM+EIyO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AE5ZxQAAANwAAAAPAAAAAAAAAAAAAAAAAJgCAABkcnMv&#10;ZG93bnJldi54bWxQSwUGAAAAAAQABAD1AAAAigMAAAAA&#10;" path="m,l,74,87,37,,xe" fillcolor="black" stroked="f">
                  <v:path arrowok="t" o:connecttype="custom" o:connectlocs="0,1749;0,1823;87,1786;0,1749" o:connectangles="0,0,0,0"/>
                </v:shape>
                <v:shape id="Freeform 707" o:spid="_x0000_s1340" style="position:absolute;left:4047;top:1749;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gQoMEA&#10;AADcAAAADwAAAGRycy9kb3ducmV2LnhtbESPQWsCMRSE7wX/Q3hCbzWrYKmrUVQQ9FjbQ4+PzTNZ&#10;3LzEJOrWX98UCj0OM/MNs1j1rhM3iqn1rGA8qkAQN163bBR8fuxe3kCkjKyx80wKvinBajl4WmCt&#10;/Z3f6XbMRhQIpxoV2JxDLWVqLDlMIx+Ii3fy0WEuMhqpI94L3HVyUlWv0mHLZcFioK2l5ny8OgVm&#10;cojBeJNn4eIfpv3aXKmxSj0P+/UcRKY+/4f/2nutYDaewu+ZcgTk8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W4EKDBAAAA3AAAAA8AAAAAAAAAAAAAAAAAmAIAAGRycy9kb3du&#10;cmV2LnhtbFBLBQYAAAAABAAEAPUAAACGAwAAAAA=&#10;" path="m,74l87,37,,,,74xe" filled="f" strokeweight=".1195mm">
                  <v:path arrowok="t" o:connecttype="custom" o:connectlocs="0,1823;87,1786;0,1749;0,1823" o:connectangles="0,0,0,0"/>
                </v:shape>
                <v:line id="Line 706" o:spid="_x0000_s1341" style="position:absolute;visibility:visible;mso-wrap-style:square" from="3345,2587" to="4756,2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R5Z8YAAADcAAAADwAAAGRycy9kb3ducmV2LnhtbESPQWvCQBSE74X+h+UVeim6MUiq0VWk&#10;reC1MYceH9lnNpp9G7Jbk/rru4WCx2FmvmHW29G24kq9bxwrmE0TEMSV0w3XCsrjfrIA4QOyxtYx&#10;KfghD9vN48Mac+0G/qRrEWoRIexzVGBC6HIpfWXIop+6jjh6J9dbDFH2tdQ9DhFuW5kmSSYtNhwX&#10;DHb0Zqi6FN9WwW33eng5yfPw/lEuL3pepl96nir1/DTuViACjeEe/m8ftILlLIO/M/EIyM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JEeWfGAAAA3AAAAA8AAAAAAAAA&#10;AAAAAAAAoQIAAGRycy9kb3ducmV2LnhtbFBLBQYAAAAABAAEAPkAAACUAwAAAAA=&#10;" strokeweight=".1195mm"/>
                <v:shape id="Freeform 705" o:spid="_x0000_s1342" style="position:absolute;left:4670;top:2550;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LQLsUA&#10;AADcAAAADwAAAGRycy9kb3ducmV2LnhtbESPT2vCQBTE70K/w/IK3nRjpX8Ss5GqVHoq1JR6fWRf&#10;k9Ds25DdmPjtXUHwOMzMb5h0PZpGnKhztWUFi3kEgriwuuZSwU/+MXsD4TyyxsYyKTiTg3X2MEkx&#10;0XbgbzodfCkChF2CCirv20RKV1Rk0M1tSxy8P9sZ9EF2pdQdDgFuGvkURS/SYM1hocKWthUV/4fe&#10;KKj72Cy/jvlm97vfnLeS8uF5v1Nq+ji+r0B4Gv09fGt/agXx4hWuZ8IRk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0tAuxQAAANwAAAAPAAAAAAAAAAAAAAAAAJgCAABkcnMv&#10;ZG93bnJldi54bWxQSwUGAAAAAAQABAD1AAAAigMAAAAA&#10;" path="m,l,74,86,37,,xe" fillcolor="black" stroked="f">
                  <v:path arrowok="t" o:connecttype="custom" o:connectlocs="0,2550;0,2624;86,2587;0,2550" o:connectangles="0,0,0,0"/>
                </v:shape>
                <v:shape id="Freeform 704" o:spid="_x0000_s1343" style="position:absolute;left:4670;top:2550;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m/Pr8A&#10;AADcAAAADwAAAGRycy9kb3ducmV2LnhtbERPPW/CMBDdK/EfrENiK04YUEkxESBVKmNph46n+LAj&#10;4rOxDYT++nqo1PHpfa/b0Q3iRjH1nhXU8woEced1z0bB1+fb8wuIlJE1Dp5JwYMStJvJ0xob7e/8&#10;QbdjNqKEcGpQgc05NFKmzpLDNPeBuHAnHx3mAqOROuK9hLtBLqpqKR32XBosBtpb6s7Hq1NgFocY&#10;jDd5FS7+x/Tfuyt1VqnZdNy+gsg05n/xn/tdK1jVZW05U46A3Pw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bub8+vwAAANwAAAAPAAAAAAAAAAAAAAAAAJgCAABkcnMvZG93bnJl&#10;di54bWxQSwUGAAAAAAQABAD1AAAAhAMAAAAA&#10;" path="m,74l86,37,,,,74xe" filled="f" strokeweight=".1195mm">
                  <v:path arrowok="t" o:connecttype="custom" o:connectlocs="0,2624;86,2587;0,2550;0,2624" o:connectangles="0,0,0,0"/>
                </v:shape>
                <v:line id="Line 703" o:spid="_x0000_s1344" style="position:absolute;visibility:visible;mso-wrap-style:square" from="2372,394" to="3246,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9vtFcUAAADcAAAADwAAAGRycy9kb3ducmV2LnhtbESPQWvCQBSE74X+h+UVeilmYxBtoqtI&#10;reBVzaHHR/aZpGbfhuxq0v56VxA8DjPzDbNYDaYRV+pcbVnBOIpBEBdW11wqyI/b0ScI55E1NpZJ&#10;wR85WC1fXxaYadvznq4HX4oAYZehgsr7NpPSFRUZdJFtiYN3sp1BH2RXSt1hH+CmkUkcT6XBmsNC&#10;hS19VVScDxej4H89232c5G+/+c7Ts57kyY+eJEq9vw3rOQhPg3+GH+2dVpCOU7ifCUdAL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9vtFcUAAADcAAAADwAAAAAAAAAA&#10;AAAAAAChAgAAZHJzL2Rvd25yZXYueG1sUEsFBgAAAAAEAAQA+QAAAJMDAAAAAA==&#10;" strokeweight=".1195mm"/>
                <v:shape id="Freeform 702" o:spid="_x0000_s1345" style="position:absolute;left:3160;top:357;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eC58EA&#10;AADcAAAADwAAAGRycy9kb3ducmV2LnhtbERPy4rCMBTdC/5DuMLsNNVhRKtp8cGIK0Erur00d9oy&#10;zU1poq1/bxYDszyc9zrtTS2e1LrKsoLpJAJBnFtdcaHgmn2PFyCcR9ZYWyYFL3KQJsPBGmNtOz7T&#10;8+ILEULYxaig9L6JpXR5SQbdxDbEgfuxrUEfYFtI3WIXwk0tZ1E0lwYrDg0lNrQrKf+9PIyC6rE0&#10;n6d7tt3fDtvXTlLWfR32Sn2M+s0KhKfe/4v/3EetYDkL88OZcARk8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5XgufBAAAA3AAAAA8AAAAAAAAAAAAAAAAAmAIAAGRycy9kb3du&#10;cmV2LnhtbFBLBQYAAAAABAAEAPUAAACGAwAAAAA=&#10;" path="m,l,74,86,37,,xe" fillcolor="black" stroked="f">
                  <v:path arrowok="t" o:connecttype="custom" o:connectlocs="0,357;0,431;86,394;0,357" o:connectangles="0,0,0,0"/>
                </v:shape>
                <v:shape id="Freeform 701" o:spid="_x0000_s1346" style="position:absolute;left:3160;top:357;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cHsEA&#10;AADcAAAADwAAAGRycy9kb3ducmV2LnhtbESPQWsCMRSE7wX/Q3iCt5p1D0VXo9hCoT1qe/D42DyT&#10;xc1LmkTd+uuNUOhxmJlvmNVmcL24UEydZwWzaQWCuPW6Y6Pg++v9eQ4iZWSNvWdS8EsJNuvR0wob&#10;7a+8o8s+G1EgnBpUYHMOjZSpteQwTX0gLt7RR4e5yGikjngtcNfLuqpepMOOy4LFQG+W2tP+7BSY&#10;+jMG401ehB9/M93h9UytVWoyHrZLEJmG/B/+a39oBYt6Bo8z5QjI9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Tv3B7BAAAA3AAAAA8AAAAAAAAAAAAAAAAAmAIAAGRycy9kb3du&#10;cmV2LnhtbFBLBQYAAAAABAAEAPUAAACGAwAAAAA=&#10;" path="m,74l86,37,,,,74xe" filled="f" strokeweight=".1195mm">
                  <v:path arrowok="t" o:connecttype="custom" o:connectlocs="0,431;86,394;0,357;0,431" o:connectangles="0,0,0,0"/>
                </v:shape>
                <v:line id="Line 700" o:spid="_x0000_s1347" style="position:absolute;visibility:visible;mso-wrap-style:square" from="3246,585" to="3246,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D4GcUAAADcAAAADwAAAGRycy9kb3ducmV2LnhtbESPQWvCQBSE7wX/w/KEXopuEqVodBUR&#10;Ch41FsTbI/tMgtm3YXcb0/76rlDocZiZb5j1djCt6Mn5xrKCdJqAIC6tbrhS8Hn+mCxA+ICssbVM&#10;Cr7Jw3Yzelljru2DT9QXoRIRwj5HBXUIXS6lL2sy6Ke2I47ezTqDIUpXSe3wEeGmlVmSvEuDDceF&#10;Gjva11Teiy+joE/nxaw5DPv55e0erkd3vqa3H6Vex8NuBSLQEP7Df+2DVrDMMnieiUdA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ND4GcUAAADcAAAADwAAAAAAAAAA&#10;AAAAAAChAgAAZHJzL2Rvd25yZXYueG1sUEsFBgAAAAAEAAQA+QAAAJMDAAAAAA==&#10;" strokeweight=".1195mm">
                  <v:stroke dashstyle="dash"/>
                </v:line>
                <v:line id="Line 699" o:spid="_x0000_s1348" style="position:absolute;visibility:visible;mso-wrap-style:square" from="2458,542" to="2458,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8QQsYAAADcAAAADwAAAGRycy9kb3ducmV2LnhtbESPQWvCQBSE7wX/w/KEXkrdGMXW6Eak&#10;teDVmEOPj+wzicm+DdnVpP313UKhx2FmvmG2u9G04k69qy0rmM8iEMSF1TWXCvLzx/MrCOeRNbaW&#10;ScEXOdilk4ctJtoOfKJ75ksRIOwSVFB53yVSuqIig25mO+LgXWxv0AfZl1L3OAS4aWUcRStpsOaw&#10;UGFHbxUVTXYzCr73L8eni7wO74d83ehlHn/qZazU43Tcb0B4Gv1/+K991ArW8QJ+z4QjINM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xfEELGAAAA3AAAAA8AAAAAAAAA&#10;AAAAAAAAoQIAAGRycy9kb3ducmV2LnhtbFBLBQYAAAAABAAEAPkAAACUAwAAAAA=&#10;" strokeweight=".1195mm"/>
                <v:line id="Line 698" o:spid="_x0000_s1349" style="position:absolute;visibility:visible;mso-wrap-style:square" from="2372,579" to="2458,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7aINsUAAADcAAAADwAAAGRycy9kb3ducmV2LnhtbESPQWvCQBSE70L/w/IKXkQ3DaE1MatI&#10;a8FrNYceH9lnEpN9G7Jbk/bXdwsFj8PMfMPku8l04kaDaywreFpFIIhLqxuuFBTn9+UahPPIGjvL&#10;pOCbHOy2D7McM21H/qDbyVciQNhlqKD2vs+kdGVNBt3K9sTBu9jBoA9yqKQecAxw08k4ip6lwYbD&#10;Qo09vdZUtqcvo+Bn/3JcXOR1fDsUaauTIv7USazU/HHab0B4mvw9/N8+agVpnMDfmXAE5PY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7aINsUAAADcAAAADwAAAAAAAAAA&#10;AAAAAAChAgAAZHJzL2Rvd25yZXYueG1sUEsFBgAAAAAEAAQA+QAAAJMDAAAAAA==&#10;" strokeweight=".1195mm"/>
                <v:line id="Line 697" o:spid="_x0000_s1350" style="position:absolute;visibility:visible;mso-wrap-style:square" from="1404,813" to="3246,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otrcYAAADcAAAADwAAAGRycy9kb3ducmV2LnhtbESPQWvCQBSE7wX/w/KEXkrdGKyt0Y1I&#10;a8GrMYceH9lnEpN9G7KrSf313UKhx2FmvmE229G04ka9qy0rmM8iEMSF1TWXCvLT5/MbCOeRNbaW&#10;ScE3Odimk4cNJtoOfKRb5ksRIOwSVFB53yVSuqIig25mO+LgnW1v0AfZl1L3OAS4aWUcRUtpsOaw&#10;UGFH7xUVTXY1Cu6718PTWV6Gj32+avQij7/0IlbqcTru1iA8jf4//Nc+aAWr+AV+z4QjINM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z6La3GAAAA3AAAAA8AAAAAAAAA&#10;AAAAAAAAoQIAAGRycy9kb3ducmV2LnhtbFBLBQYAAAAABAAEAPkAAACUAwAAAAA=&#10;" strokeweight=".1195mm"/>
                <v:shape id="Freeform 696" o:spid="_x0000_s1351" style="position:absolute;left:3160;top:776;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K/CMMA&#10;AADcAAAADwAAAGRycy9kb3ducmV2LnhtbESPT4vCMBTE7wt+h/AEb5qqKGs1in9Q9iSsFb0+mmdb&#10;bF5KE2399htB2OMwM79hFqvWlOJJtSssKxgOIhDEqdUFZwrOyb7/DcJ5ZI2lZVLwIgerZedrgbG2&#10;Df/S8+QzESDsYlSQe1/FUro0J4NuYCvi4N1sbdAHWWdS19gEuCnlKIqm0mDBYSHHirY5pffTwygo&#10;HjMzPl6Tze5y2Ly2kpJmctgp1eu26zkIT63/D3/aP1rBbDSF95lwBO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vK/CMMAAADcAAAADwAAAAAAAAAAAAAAAACYAgAAZHJzL2Rv&#10;d25yZXYueG1sUEsFBgAAAAAEAAQA9QAAAIgDAAAAAA==&#10;" path="m,l,74,86,37,,xe" fillcolor="black" stroked="f">
                  <v:path arrowok="t" o:connecttype="custom" o:connectlocs="0,776;0,850;86,813;0,776" o:connectangles="0,0,0,0"/>
                </v:shape>
                <v:shape id="Freeform 695" o:spid="_x0000_s1352" style="position:absolute;left:3160;top:776;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rh8cIA&#10;AADcAAAADwAAAGRycy9kb3ducmV2LnhtbESPQWsCMRSE7wX/Q3hCbzXbPdi6GqUKgh5rPXh8bF6T&#10;pZuXmETd+uubQqHHYWa+YRarwfXiSjF1nhU8TyoQxK3XHRsFx4/t0yuIlJE19p5JwTclWC1HDwts&#10;tL/xO10P2YgC4dSgAptzaKRMrSWHaeIDcfE+fXSYi4xG6oi3Ane9rKtqKh12XBYsBtpYar8OF6fA&#10;1PsYjDd5Fs7+brrT+kKtVepxPLzNQWQa8n/4r73TCmb1C/yeKUdAL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SuHxwgAAANwAAAAPAAAAAAAAAAAAAAAAAJgCAABkcnMvZG93&#10;bnJldi54bWxQSwUGAAAAAAQABAD1AAAAhwMAAAAA&#10;" path="m,74l86,37,,,,74xe" filled="f" strokeweight=".1195mm">
                  <v:path arrowok="t" o:connecttype="custom" o:connectlocs="0,850;86,813;0,776;0,850" o:connectangles="0,0,0,0"/>
                </v:shape>
                <v:line id="Line 694" o:spid="_x0000_s1353" style="position:absolute;visibility:visible;mso-wrap-style:square" from="3246,992" to="3246,9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jP88EAAADcAAAADwAAAGRycy9kb3ducmV2LnhtbERPTYvCMBC9L/gfwgheFk3rimg1igiC&#10;x90qiLehGdtiMylJrNVfvzks7PHxvtfb3jSiI+drywrSSQKCuLC65lLB+XQYL0D4gKyxsUwKXuRh&#10;uxl8rDHT9sk/1OWhFDGEfYYKqhDaTEpfVGTQT2xLHLmbdQZDhK6U2uEzhptGTpNkLg3WHBsqbGlf&#10;UXHPH0ZBl87yr/rY72eXz3u4frvTNb29lRoN+90KRKA+/Iv/3EetYDmNa+OZeATk5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OM/zwQAAANwAAAAPAAAAAAAAAAAAAAAA&#10;AKECAABkcnMvZG93bnJldi54bWxQSwUGAAAAAAQABAD5AAAAjwMAAAAA&#10;" strokeweight=".1195mm">
                  <v:stroke dashstyle="dash"/>
                </v:line>
                <v:line id="Line 693" o:spid="_x0000_s1354" style="position:absolute;visibility:visible;mso-wrap-style:square" from="1491,948" to="1491,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cnqMUAAADcAAAADwAAAGRycy9kb3ducmV2LnhtbESPQWvCQBSE74X+h+UVvJRm0yDapK4h&#10;VAtetTl4fGSfSWr2bciuJvrru4VCj8PMfMOs8sl04kqDay0reI1iEMSV1S3XCsqvz5c3EM4ja+ws&#10;k4IbOcjXjw8rzLQdeU/Xg69FgLDLUEHjfZ9J6aqGDLrI9sTBO9nBoA9yqKUecAxw08kkjhfSYMth&#10;ocGePhqqzoeLUXAvlrvnk/weN9syPet5mRz1PFFq9jQV7yA8Tf4//NfeaQVpksLvmXAE5P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bcnqMUAAADcAAAADwAAAAAAAAAA&#10;AAAAAAChAgAAZHJzL2Rvd25yZXYueG1sUEsFBgAAAAAEAAQA+QAAAJMDAAAAAA==&#10;" strokeweight=".1195mm"/>
                <v:line id="Line 692" o:spid="_x0000_s1355" style="position:absolute;visibility:visible;mso-wrap-style:square" from="1404,985" to="1491,1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QY6MMAAADcAAAADwAAAGRycy9kb3ducmV2LnhtbERPu27CMBTdK/EP1kViqcAhRW2T4kSo&#10;UIm1NAPjVXzzgPg6il0S+vX1UKnj0Xlv88l04kaDay0rWK8iEMSl1S3XCoqvj+UrCOeRNXaWScGd&#10;HOTZ7GGLqbYjf9Lt5GsRQtilqKDxvk+ldGVDBt3K9sSBq+xg0Ac41FIPOIZw08k4ip6lwZZDQ4M9&#10;vTdUXk/fRsHP7uX4WMnLuD8UyVVvivisN7FSi/m0ewPhafL/4j/3UStInsL8cCYcAZn9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lUGOjDAAAA3AAAAA8AAAAAAAAAAAAA&#10;AAAAoQIAAGRycy9kb3ducmV2LnhtbFBLBQYAAAAABAAEAPkAAACRAwAAAAA=&#10;" strokeweight=".1195mm"/>
                <v:line id="Line 691" o:spid="_x0000_s1356" style="position:absolute;visibility:visible;mso-wrap-style:square" from="2372,1392" to="3246,1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hi9c8YAAADcAAAADwAAAGRycy9kb3ducmV2LnhtbESPT2vCQBTE7wW/w/KEXopuTKVqzCpS&#10;W/BazcHjI/vyR7NvQ3Y1sZ++Wyj0OMzMb5h0O5hG3KlztWUFs2kEgji3uuZSQXb6nCxBOI+ssbFM&#10;Ch7kYLsZPaWYaNvzF92PvhQBwi5BBZX3bSKlyysy6Ka2JQ5eYTuDPsiulLrDPsBNI+MoepMGaw4L&#10;Fbb0XlF+Pd6Mgu/d4vBSyEu//8hWVz3P4rOex0o9j4fdGoSnwf+H/9oHrWD1OoPfM+EIyM0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YYvXPGAAAA3AAAAA8AAAAAAAAA&#10;AAAAAAAAoQIAAGRycy9kb3ducmV2LnhtbFBLBQYAAAAABAAEAPkAAACUAwAAAAA=&#10;" strokeweight=".1195mm"/>
                <v:shape id="Freeform 690" o:spid="_x0000_s1357" style="position:absolute;left:3160;top:1355;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Av1sUA&#10;AADcAAAADwAAAGRycy9kb3ducmV2LnhtbESPT2vCQBTE70K/w/IKvemmhkqNrlINlZ6EJqVeH9nX&#10;JDT7NmQ3f/z23YLgcZiZ3zDb/WQaMVDnassKnhcRCOLC6ppLBV/5+/wVhPPIGhvLpOBKDva7h9kW&#10;E21H/qQh86UIEHYJKqi8bxMpXVGRQbewLXHwfmxn0AfZlVJ3OAa4aeQyilbSYM1hocKWjhUVv1lv&#10;FNT92sTnS35Iv0+H61FSPr6cUqWeHqe3DQhPk7+Hb+0PrWAdL+H/TDgCcvc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EC/WxQAAANwAAAAPAAAAAAAAAAAAAAAAAJgCAABkcnMv&#10;ZG93bnJldi54bWxQSwUGAAAAAAQABAD1AAAAigMAAAAA&#10;" path="m,l,74,86,37,,xe" fillcolor="black" stroked="f">
                  <v:path arrowok="t" o:connecttype="custom" o:connectlocs="0,1355;0,1429;86,1392;0,1355" o:connectangles="0,0,0,0"/>
                </v:shape>
                <v:shape id="Freeform 689" o:spid="_x0000_s1358" style="position:absolute;left:3160;top:1355;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hxL8EA&#10;AADcAAAADwAAAGRycy9kb3ducmV2LnhtbESPQWsCMRSE7wX/Q3iCt5pVodTVKLYg6LG2hx4fm2ey&#10;uHmJSdTVX98UCj0OM/MNs1z3rhNXiqn1rGAyrkAQN163bBR8fW6fX0GkjKyx80wK7pRgvRo8LbHW&#10;/sYfdD1kIwqEU40KbM6hljI1lhymsQ/ExTv66DAXGY3UEW8F7jo5raoX6bDlsmAx0Lul5nS4OAVm&#10;uo/BeJPn4ewfpv1+u1BjlRoN+80CRKY+/4f/2jutYD6bwe+ZcgTk6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6ocS/BAAAA3AAAAA8AAAAAAAAAAAAAAAAAmAIAAGRycy9kb3du&#10;cmV2LnhtbFBLBQYAAAAABAAEAPUAAACGAwAAAAA=&#10;" path="m,74l86,37,,,,74xe" filled="f" strokeweight=".1195mm">
                  <v:path arrowok="t" o:connecttype="custom" o:connectlocs="0,1429;86,1392;0,1355;0,1429" o:connectangles="0,0,0,0"/>
                </v:shape>
                <v:line id="Line 688" o:spid="_x0000_s1359" style="position:absolute;visibility:visible;mso-wrap-style:square" from="3246,1589" to="3246,1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xTK8UAAADcAAAADwAAAGRycy9kb3ducmV2LnhtbESPQWvCQBSE7wX/w/IKXkrdREOxqauI&#10;IHhsY0G8PbLPJJh9G3bXGP313YLgcZiZb5jFajCt6Mn5xrKCdJKAIC6tbrhS8Lvfvs9B+ICssbVM&#10;Cm7kYbUcvSww1/bKP9QXoRIRwj5HBXUIXS6lL2sy6Ce2I47eyTqDIUpXSe3wGuGmldMk+ZAGG44L&#10;NXa0qak8FxejoE+zYtbshk12eDuH47fbH9PTXanx67D+AhFoCM/wo73TCj5nGfyfiUdAL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axTK8UAAADcAAAADwAAAAAAAAAA&#10;AAAAAAChAgAAZHJzL2Rvd25yZXYueG1sUEsFBgAAAAAEAAQA+QAAAJMDAAAAAA==&#10;" strokeweight=".1195mm">
                  <v:stroke dashstyle="dash"/>
                </v:line>
                <v:line id="Line 687" o:spid="_x0000_s1360" style="position:absolute;visibility:visible;mso-wrap-style:square" from="2458,1552" to="2458,1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O7cMYAAADcAAAADwAAAGRycy9kb3ducmV2LnhtbESPT2vCQBTE70K/w/IKvRTdNLVqoqtI&#10;a8GrNgePj+zLn5p9G7Jbk/rpuwXB4zAzv2FWm8E04kKdqy0reJlEIIhzq2suFWRfn+MFCOeRNTaW&#10;ScEvOdisH0YrTLXt+UCXoy9FgLBLUUHlfZtK6fKKDLqJbYmDV9jOoA+yK6XusA9w08g4imbSYM1h&#10;ocKW3ivKz8cfo+C6ne+fC/ndf+yy5KynWXzS01ipp8dhuwThafD38K291wqS1zf4PxOO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kju3DGAAAA3AAAAA8AAAAAAAAA&#10;AAAAAAAAoQIAAGRycy9kb3ducmV2LnhtbFBLBQYAAAAABAAEAPkAAACUAwAAAAA=&#10;" strokeweight=".1195mm"/>
                <v:line id="Line 686" o:spid="_x0000_s1361" style="position:absolute;visibility:visible;mso-wrap-style:square" from="2372,1589" to="2458,16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ElB8YAAADcAAAADwAAAGRycy9kb3ducmV2LnhtbESPT2vCQBTE70K/w/IKvYhuGsVqzCrS&#10;WvBam4PHR/blT82+DdmtiX76riD0OMzMb5h0O5hGXKhztWUFr9MIBHFudc2lguz7c7IE4TyyxsYy&#10;KbiSg+3maZRiom3PX3Q5+lIECLsEFVTet4mULq/IoJvaljh4he0M+iC7UuoO+wA3jYyjaCEN1hwW&#10;KmzpvaL8fPw1Cm67t8O4kD/9xz5bnfU8i096Hiv18jzs1iA8Df4//GgftILVbAH3M+EIyM0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nxJQfGAAAA3AAAAA8AAAAAAAAA&#10;AAAAAAAAoQIAAGRycy9kb3ducmV2LnhtbFBLBQYAAAAABAAEAPkAAACUAwAAAAA=&#10;" strokeweight=".1195mm"/>
                <v:line id="Line 685" o:spid="_x0000_s1362" style="position:absolute;visibility:visible;mso-wrap-style:square" from="2372,1719" to="3246,1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2AnMUAAADcAAAADwAAAGRycy9kb3ducmV2LnhtbESPQWvCQBSE7wX/w/KEXopuTKVqdBWp&#10;FbxWc/D4yD6TaPZtyK4m+utdodDjMDPfMItVZypxo8aVlhWMhhEI4szqknMF6WE7mIJwHlljZZkU&#10;3MnBatl7W2Cibcu/dNv7XAQIuwQVFN7XiZQuK8igG9qaOHgn2xj0QTa51A22AW4qGUfRlzRYclgo&#10;sKbvgrLL/moUPNaT3cdJntvNTzq76HEaH/U4Vuq9363nIDx1/j/8195pBbPPCbzOhCMgl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r2AnMUAAADcAAAADwAAAAAAAAAA&#10;AAAAAAChAgAAZHJzL2Rvd25yZXYueG1sUEsFBgAAAAAEAAQA+QAAAJMDAAAAAA==&#10;" strokeweight=".1195mm"/>
                <v:shape id="Freeform 684" o:spid="_x0000_s1363" style="position:absolute;left:3160;top:1682;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gYPMIA&#10;AADcAAAADwAAAGRycy9kb3ducmV2LnhtbERPTWuDQBC9F/Iflgn01qxpaGlMVkkilZ4KjSG5Du5U&#10;pe6suGvUf989FHp8vO99OplW3Kl3jWUF61UEgri0uuFKwaV4f3oD4TyyxtYyKZjJQZosHvYYazvy&#10;F93PvhIhhF2MCmrvu1hKV9Zk0K1sRxy4b9sb9AH2ldQ9jiHctPI5il6lwYZDQ40dnWoqf86DUdAM&#10;W7P5vBXH7Jof55OkYnzJM6Uel9NhB8LT5P/Ff+4PrWC7CWvDmXAEZPI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Bg8wgAAANwAAAAPAAAAAAAAAAAAAAAAAJgCAABkcnMvZG93&#10;bnJldi54bWxQSwUGAAAAAAQABAD1AAAAhwMAAAAA&#10;" path="m,l,74,86,37,,xe" fillcolor="black" stroked="f">
                  <v:path arrowok="t" o:connecttype="custom" o:connectlocs="0,1682;0,1756;86,1719;0,1682" o:connectangles="0,0,0,0"/>
                </v:shape>
                <v:shape id="Freeform 683" o:spid="_x0000_s1364" style="position:absolute;left:3160;top:1682;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BGxcIA&#10;AADcAAAADwAAAGRycy9kb3ducmV2LnhtbESPQWsCMRSE74L/ITzBm2ZroXRXo7SFQnvUevD42Lwm&#10;SzcvaRJ17a83BcHjMDPfMKvN4Hpxopg6zwoe5hUI4tbrjo2C/df77BlEysgae8+k4EIJNuvxaIWN&#10;9mfe0mmXjSgQTg0qsDmHRsrUWnKY5j4QF+/bR4e5yGikjngucNfLRVU9SYcdlwWLgd4stT+7o1Ng&#10;Fp8xGG9yHX79n+kOr0dqrVLTyfCyBJFpyPfwrf2hFdSPNfyfKUdAr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EbFwgAAANwAAAAPAAAAAAAAAAAAAAAAAJgCAABkcnMvZG93&#10;bnJldi54bWxQSwUGAAAAAAQABAD1AAAAhwMAAAAA&#10;" path="m,74l86,37,,,,74xe" filled="f" strokeweight=".1195mm">
                  <v:path arrowok="t" o:connecttype="custom" o:connectlocs="0,1756;86,1719;0,1682;0,1756" o:connectangles="0,0,0,0"/>
                </v:shape>
                <v:line id="Line 682" o:spid="_x0000_s1365" style="position:absolute;visibility:visible;mso-wrap-style:square" from="3345,2076" to="5563,20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VJrlcEAAADcAAAADwAAAGRycy9kb3ducmV2LnhtbERPTYvCMBC9C/sfwix4EU23FFerUWRV&#10;8Kr2sMehGdtqMylNtN399eYgeHy87+W6N7V4UOsqywq+JhEI4tzqigsF2Xk/noFwHlljbZkU/JGD&#10;9epjsMRU246P9Dj5QoQQdikqKL1vUildXpJBN7ENceAutjXoA2wLqVvsQripZRxFU2mw4tBQYkM/&#10;JeW3090o+N98H0YXee22u2x+00kW/+okVmr42W8WIDz1/i1+uQ9awTwJ88OZcATk6g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hUmuVwQAAANwAAAAPAAAAAAAAAAAAAAAA&#10;AKECAABkcnMvZG93bnJldi54bWxQSwUGAAAAAAQABAD5AAAAjwMAAAAA&#10;" strokeweight=".1195mm"/>
                <v:shape id="Freeform 681" o:spid="_x0000_s1366" style="position:absolute;left:5477;top:2039;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TC3MUA&#10;AADcAAAADwAAAGRycy9kb3ducmV2LnhtbESPQWvCQBSE70L/w/IK3nRjbUsTs5GqVHoq1JR6fWRf&#10;k9Ds25DdmPjvXUHwOMzMN0y6Hk0jTtS52rKCxTwCQVxYXXOp4Cf/mL2BcB5ZY2OZFJzJwTp7mKSY&#10;aDvwN50OvhQBwi5BBZX3bSKlKyoy6Oa2JQ7en+0M+iC7UuoOhwA3jXyKoldpsOawUGFL24qK/0Nv&#10;FNR9bJZfx3yz+91vzltJ+fCy3yk1fRzfVyA8jf4evrU/tYL4eQHXM+EIyO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xMLcxQAAANwAAAAPAAAAAAAAAAAAAAAAAJgCAABkcnMv&#10;ZG93bnJldi54bWxQSwUGAAAAAAQABAD1AAAAigMAAAAA&#10;" path="m,l,74,86,37,,xe" fillcolor="black" stroked="f">
                  <v:path arrowok="t" o:connecttype="custom" o:connectlocs="0,2039;0,2113;86,2076;0,2039" o:connectangles="0,0,0,0"/>
                </v:shape>
                <v:shape id="Freeform 680" o:spid="_x0000_s1367" style="position:absolute;left:5477;top:2039;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KnycIA&#10;AADcAAAADwAAAGRycy9kb3ducmV2LnhtbESPQWsCMRSE7wX/Q3hCbzXbRUpdjVIFQY+1Hjw+Nq/J&#10;0s1LTKJu/fVNodDjMDPfMIvV4HpxpZg6zwqeJxUI4tbrjo2C48f26RVEysgae8+k4JsSrJajhwU2&#10;2t/4na6HbESBcGpQgc05NFKm1pLDNPGBuHifPjrMRUYjdcRbgbte1lX1Ih12XBYsBtpYar8OF6fA&#10;1PsYjDd5Fs7+brrT+kKtVepxPLzNQWQa8n/4r73TCmbTGn7PlCMgl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4qfJwgAAANwAAAAPAAAAAAAAAAAAAAAAAJgCAABkcnMvZG93&#10;bnJldi54bWxQSwUGAAAAAAQABAD1AAAAhwMAAAAA&#10;" path="m,74l86,37,,,,74xe" filled="f" strokeweight=".1195mm">
                  <v:path arrowok="t" o:connecttype="custom" o:connectlocs="0,2113;86,2076;0,2039;0,2113" o:connectangles="0,0,0,0"/>
                </v:shape>
                <v:line id="Line 679" o:spid="_x0000_s1368" style="position:absolute;visibility:visible;mso-wrap-style:square" from="5563,2242" to="5563,22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kO4IsUAAADcAAAADwAAAGRycy9kb3ducmV2LnhtbESPQWvCQBSE7wX/w/IKXkrdREOxqauI&#10;IHhsY0G8PbLPJJh9G3bXGP313YLgcZiZb5jFajCt6Mn5xrKCdJKAIC6tbrhS8Lvfvs9B+ICssbVM&#10;Cm7kYbUcvSww1/bKP9QXoRIRwj5HBXUIXS6lL2sy6Ce2I47eyTqDIUpXSe3wGuGmldMk+ZAGG44L&#10;NXa0qak8FxejoE+zYtbshk12eDuH47fbH9PTXanx67D+AhFoCM/wo73TCj6zGfyfiUdAL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kO4IsUAAADcAAAADwAAAAAAAAAA&#10;AAAAAAChAgAAZHJzL2Rvd25yZXYueG1sUEsFBgAAAAAEAAQA+QAAAJMDAAAAAA==&#10;" strokeweight=".1195mm">
                  <v:stroke dashstyle="dash"/>
                </v:line>
                <v:line id="Line 678" o:spid="_x0000_s1369" style="position:absolute;visibility:visible;mso-wrap-style:square" from="3431,2211" to="3431,22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ltlsQAAADcAAAADwAAAGRycy9kb3ducmV2LnhtbESPQWvCQBSE74L/YXmCF9GNIViNriJW&#10;was2hx4f2WcSzb4N2a1J++vdQqHHYWa+YTa73tTiSa2rLCuYzyIQxLnVFRcKso/TdAnCeWSNtWVS&#10;8E0OdtvhYIOpth1f6Hn1hQgQdikqKL1vUildXpJBN7MNcfButjXog2wLqVvsAtzUMo6ihTRYcVgo&#10;saFDSfnj+mUU/OzfzpObvHfvx2z10EkWf+okVmo86vdrEJ56/x/+a5+1glWSwO+ZcATk9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aW2WxAAAANwAAAAPAAAAAAAAAAAA&#10;AAAAAKECAABkcnMvZG93bnJldi54bWxQSwUGAAAAAAQABAD5AAAAkgMAAAAA&#10;" strokeweight=".1195mm"/>
                <v:line id="Line 677" o:spid="_x0000_s1370" style="position:absolute;visibility:visible;mso-wrap-style:square" from="3345,2248" to="3431,2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XIDcYAAADcAAAADwAAAGRycy9kb3ducmV2LnhtbESPT2vCQBTE7wW/w/IEL1I3hrQ1qauI&#10;bcGrNgePj+zLn5p9G7KrSfvpuwWhx2FmfsOst6NpxY1611hWsFxEIIgLqxuuFOSfH48rEM4ja2wt&#10;k4JvcrDdTB7WmGk78JFuJ1+JAGGXoYLa+y6T0hU1GXQL2xEHr7S9QR9kX0nd4xDgppVxFD1Lgw2H&#10;hRo72tdUXE5Xo+Bn93KYl/JreHvP04tO8visk1ip2XTcvYLwNPr/8L190ArS5An+zoQjID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ElyA3GAAAA3AAAAA8AAAAAAAAA&#10;AAAAAAAAoQIAAGRycy9kb3ducmV2LnhtbFBLBQYAAAAABAAEAPkAAACUAwAAAAA=&#10;" strokeweight=".1195mm"/>
                <v:line id="Line 676" o:spid="_x0000_s1371" style="position:absolute;visibility:visible;mso-wrap-style:square" from="3246,2353" to="3246,23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QbusUAAADcAAAADwAAAGRycy9kb3ducmV2LnhtbESPQWvCQBSE70L/w/IKXqRuYoO0qasU&#10;QfDYRkG8PbLPJJh9G3a3Mfrr3YLgcZiZb5jFajCt6Mn5xrKCdJqAIC6tbrhSsN9t3j5A+ICssbVM&#10;Cq7kYbV8GS0w1/bCv9QXoRIRwj5HBXUIXS6lL2sy6Ke2I47eyTqDIUpXSe3wEuGmlbMkmUuDDceF&#10;Gjta11Seiz+joE+z4r3ZDuvsMDmH44/bHdPTTanx6/D9BSLQEJ7hR3urFXxmc/g/E4+AX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jQbusUAAADcAAAADwAAAAAAAAAA&#10;AAAAAAChAgAAZHJzL2Rvd25yZXYueG1sUEsFBgAAAAAEAAQA+QAAAJMDAAAAAA==&#10;" strokeweight=".1195mm">
                  <v:stroke dashstyle="dash"/>
                </v:line>
                <v:line id="Line 675" o:spid="_x0000_s1372" style="position:absolute;visibility:visible;mso-wrap-style:square" from="2458,2316" to="2458,23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vz4cYAAADcAAAADwAAAGRycy9kb3ducmV2LnhtbESPT2vCQBTE7wW/w/KEXkrdGIKpMauI&#10;bcGrNoceH9mXP5p9G7Jbk/bTdwsFj8PM/IbJd5PpxI0G11pWsFxEIIhLq1uuFRQf788vIJxH1thZ&#10;JgXf5GC3nT3kmGk78oluZ1+LAGGXoYLG+z6T0pUNGXQL2xMHr7KDQR/kUEs94BjgppNxFK2kwZbD&#10;QoM9HRoqr+cvo+Bnnx6fKnkZX9+K9VUnRfypk1ipx/m034DwNPl7+L991ArWSQp/Z8IRkN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678+HGAAAA3AAAAA8AAAAAAAAA&#10;AAAAAAAAoQIAAGRycy9kb3ducmV2LnhtbFBLBQYAAAAABAAEAPkAAACUAwAAAAA=&#10;" strokeweight=".1195mm"/>
                <v:line id="Line 674" o:spid="_x0000_s1373" style="position:absolute;visibility:visible;mso-wrap-style:square" from="2372,2353" to="2458,2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Rnk8EAAADcAAAADwAAAGRycy9kb3ducmV2LnhtbERPTYvCMBC9C/sfwix4EU23FFerUWRV&#10;8Kr2sMehGdtqMylNtN399eYgeHy87+W6N7V4UOsqywq+JhEI4tzqigsF2Xk/noFwHlljbZkU/JGD&#10;9epjsMRU246P9Dj5QoQQdikqKL1vUildXpJBN7ENceAutjXoA2wLqVvsQripZRxFU2mw4tBQYkM/&#10;JeW3090o+N98H0YXee22u2x+00kW/+okVmr42W8WIDz1/i1+uQ9awTwJa8OZcATk6g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JGeTwQAAANwAAAAPAAAAAAAAAAAAAAAA&#10;AKECAABkcnMvZG93bnJldi54bWxQSwUGAAAAAAQABAD5AAAAjwMAAAAA&#10;" strokeweight=".1195mm"/>
                <v:line id="Line 673" o:spid="_x0000_s1374" style="position:absolute;visibility:visible;mso-wrap-style:square" from="2372,2501" to="3246,2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jCCMUAAADcAAAADwAAAGRycy9kb3ducmV2LnhtbESPQWvCQBSE70L/w/IKvUjdGIJtoquI&#10;reBVzaHHR/aZRLNvQ3Zr0v56VxA8DjPzDbNYDaYRV+pcbVnBdBKBIC6srrlUkB+3758gnEfW2Fgm&#10;BX/kYLV8GS0w07bnPV0PvhQBwi5DBZX3bSalKyoy6Ca2JQ7eyXYGfZBdKXWHfYCbRsZRNJMGaw4L&#10;Fba0qai4HH6Ngv/1x258kuf+6ztPLzrJ4x+dxEq9vQ7rOQhPg3+GH+2dVpAmKdzPh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GjCCMUAAADcAAAADwAAAAAAAAAA&#10;AAAAAAChAgAAZHJzL2Rvd25yZXYueG1sUEsFBgAAAAAEAAQA+QAAAJMDAAAAAA==&#10;" strokeweight=".1195mm"/>
                <v:shape id="Freeform 672" o:spid="_x0000_s1375" style="position:absolute;left:3160;top:2464;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HxmsIA&#10;AADcAAAADwAAAGRycy9kb3ducmV2LnhtbERPy2rCQBTdC/7DcIXudGJLpKZOghoqXQk1pd1eMrdJ&#10;aOZOyEwe/n1nUejycN6HbDatGKl3jWUF200Egri0uuFKwUfxun4G4TyyxtYyKbiTgyxdLg6YaDvx&#10;O403X4kQwi5BBbX3XSKlK2sy6Da2Iw7ct+0N+gD7SuoepxBuWvkYRTtpsOHQUGNH55rKn9tgFDTD&#10;3jxdv4pT/nk53c+Siim+5Eo9rObjCwhPs/8X/7nftIJ9HOaHM+EIyPQ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UfGawgAAANwAAAAPAAAAAAAAAAAAAAAAAJgCAABkcnMvZG93&#10;bnJldi54bWxQSwUGAAAAAAQABAD1AAAAhwMAAAAA&#10;" path="m,l,74,86,37,,xe" fillcolor="black" stroked="f">
                  <v:path arrowok="t" o:connecttype="custom" o:connectlocs="0,2464;0,2538;86,2501;0,2464" o:connectangles="0,0,0,0"/>
                </v:shape>
                <v:shape id="Freeform 671" o:spid="_x0000_s1376" style="position:absolute;left:3160;top:2464;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mvY8EA&#10;AADcAAAADwAAAGRycy9kb3ducmV2LnhtbESPQWsCMRSE7wX/Q3hCbzWrYKmrUVQQ9FjbQ4+PzTNZ&#10;3LzEJOrWX98UCj0OM/MNs1j1rhM3iqn1rGA8qkAQN163bBR8fuxe3kCkjKyx80wKvinBajl4WmCt&#10;/Z3f6XbMRhQIpxoV2JxDLWVqLDlMIx+Ii3fy0WEuMhqpI94L3HVyUlWv0mHLZcFioK2l5ny8OgVm&#10;cojBeJNn4eIfpv3aXKmxSj0P+/UcRKY+/4f/2nutYDYdw++ZcgTk8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zpr2PBAAAA3AAAAA8AAAAAAAAAAAAAAAAAmAIAAGRycy9kb3du&#10;cmV2LnhtbFBLBQYAAAAABAAEAPUAAACGAwAAAAA=&#10;" path="m,74l86,37,,,,74xe" filled="f" strokeweight=".1195mm">
                  <v:path arrowok="t" o:connecttype="custom" o:connectlocs="0,2538;86,2501;0,2464;0,2538" o:connectangles="0,0,0,0"/>
                </v:shape>
                <v:line id="Line 670" o:spid="_x0000_s1377" style="position:absolute;visibility:visible;mso-wrap-style:square" from="3345,2587" to="4756,2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XGpMYAAADcAAAADwAAAGRycy9kb3ducmV2LnhtbESPQWvCQBSE7wX/w/KEXkrdGKyt0Y1I&#10;a8GrMYceH9lnEpN9G7KrSf313UKhx2FmvmE229G04ka9qy0rmM8iEMSF1TWXCvLT5/MbCOeRNbaW&#10;ScE3Odimk4cNJtoOfKRb5ksRIOwSVFB53yVSuqIig25mO+LgnW1v0AfZl1L3OAS4aWUcRUtpsOaw&#10;UGFH7xUVTXY1Cu6718PTWV6Gj32+avQij7/0IlbqcTru1iA8jf4//Nc+aAWrlxh+z4QjINM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sVxqTGAAAA3AAAAA8AAAAAAAAA&#10;AAAAAAAAoQIAAGRycy9kb3ducmV2LnhtbFBLBQYAAAAABAAEAPkAAACUAwAAAAA=&#10;" strokeweight=".1195mm"/>
                <v:shape id="Freeform 669" o:spid="_x0000_s1378" style="position:absolute;left:4670;top:2550;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Nv7cQA&#10;AADcAAAADwAAAGRycy9kb3ducmV2LnhtbESPQYvCMBSE78L+h/AWvGm6iqLVKKuy4kmwFb0+mrdt&#10;2ealNNHWf78RBI/DzHzDLNedqcSdGldaVvA1jEAQZ1aXnCs4pz+DGQjnkTVWlknBgxysVx+9Jcba&#10;tnyie+JzESDsYlRQeF/HUrqsIINuaGvi4P3axqAPssmlbrANcFPJURRNpcGSw0KBNW0Lyv6Sm1FQ&#10;3uZmfLymm91lv3lsJaXtZL9Tqv/ZfS9AeOr8O/xqH7SC+WQMzzPhCMjV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Db+3EAAAA3AAAAA8AAAAAAAAAAAAAAAAAmAIAAGRycy9k&#10;b3ducmV2LnhtbFBLBQYAAAAABAAEAPUAAACJAwAAAAA=&#10;" path="m,l,74,86,37,,xe" fillcolor="black" stroked="f">
                  <v:path arrowok="t" o:connecttype="custom" o:connectlocs="0,2550;0,2624;86,2587;0,2550" o:connectangles="0,0,0,0"/>
                </v:shape>
                <v:shape id="Freeform 668" o:spid="_x0000_s1379" style="position:absolute;left:4670;top:2550;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4M+8IA&#10;AADcAAAADwAAAGRycy9kb3ducmV2LnhtbESPT2sCMRTE7wW/Q3hCbzWr1FK3RlGh0B79c+jxsXlN&#10;FjcvMYm67advBKHHYWZ+w8yXvevEhWJqPSsYjyoQxI3XLRsFh/370yuIlJE1dp5JwQ8lWC4GD3Os&#10;tb/yli67bESBcKpRgc051FKmxpLDNPKBuHjfPjrMRUYjdcRrgbtOTqrqRTpsuSxYDLSx1Bx3Z6fA&#10;TD5jMN7kWTj5X9N+rc/UWKUeh/3qDUSmPv+H7+0PrWA2fYbbmXIE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ngz7wgAAANwAAAAPAAAAAAAAAAAAAAAAAJgCAABkcnMvZG93&#10;bnJldi54bWxQSwUGAAAAAAQABAD1AAAAhwMAAAAA&#10;" path="m,74l86,37,,,,74xe" filled="f" strokeweight=".1195mm">
                  <v:path arrowok="t" o:connecttype="custom" o:connectlocs="0,2624;86,2587;0,2550;0,2624" o:connectangles="0,0,0,0"/>
                </v:shape>
                <v:line id="Line 667" o:spid="_x0000_s1380" style="position:absolute;visibility:visible;mso-wrap-style:square" from="4756,2741" to="4756,2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8TEMUAAADcAAAADwAAAGRycy9kb3ducmV2LnhtbESPQWvCQBSE7wX/w/KEXopu0qpodBUR&#10;Ch5tFMTbI/tMgtm3YXcb0/76rlDwOMzMN8xq05tGdOR8bVlBOk5AEBdW11wqOB0/R3MQPiBrbCyT&#10;gh/ysFkPXlaYaXvnL+ryUIoIYZ+hgiqENpPSFxUZ9GPbEkfvap3BEKUrpXZ4j3DTyPckmUmDNceF&#10;ClvaVVTc8m+joEsn+Ue973eT89stXA7ueEmvv0q9DvvtEkSgPjzD/+29VrCYTuFxJh4Buf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z8TEMUAAADcAAAADwAAAAAAAAAA&#10;AAAAAAChAgAAZHJzL2Rvd25yZXYueG1sUEsFBgAAAAAEAAQA+QAAAJMDAAAAAA==&#10;" strokeweight=".1195mm">
                  <v:stroke dashstyle="dash"/>
                </v:line>
                <v:line id="Line 666" o:spid="_x0000_s1381" style="position:absolute;visibility:visible;mso-wrap-style:square" from="3431,2704" to="3431,2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7Ap8YAAADcAAAADwAAAGRycy9kb3ducmV2LnhtbESPT2vCQBTE70K/w/IKvYhuGqzVmFWk&#10;VfCqzcHjI/vyp2bfhuzWxH76rlDwOMzMb5h0M5hGXKlztWUFr9MIBHFudc2lguxrP1mAcB5ZY2OZ&#10;FNzIwWb9NEox0bbnI11PvhQBwi5BBZX3bSKlyysy6Ka2JQ5eYTuDPsiulLrDPsBNI+MomkuDNYeF&#10;Clv6qCi/nH6Mgt/t+2FcyO/+c5ctL3qWxWc9i5V6eR62KxCeBv8I/7cPWsHybQ73M+EIyP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QuwKfGAAAA3AAAAA8AAAAAAAAA&#10;AAAAAAAAoQIAAGRycy9kb3ducmV2LnhtbFBLBQYAAAAABAAEAPkAAACUAwAAAAA=&#10;" strokeweight=".1195mm"/>
                <v:line id="Line 665" o:spid="_x0000_s1382" style="position:absolute;visibility:visible;mso-wrap-style:square" from="3345,2741" to="3431,2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2JlPMYAAADcAAAADwAAAGRycy9kb3ducmV2LnhtbESPT2vCQBTE70K/w/IKXqRuGrQ2qauI&#10;teC1aQ49PrIvf2r2bchuTeqn7wqCx2FmfsOst6NpxZl611hW8DyPQBAXVjdcKci/Pp5eQTiPrLG1&#10;TAr+yMF28zBZY6rtwJ90znwlAoRdigpq77tUSlfUZNDNbUccvNL2Bn2QfSV1j0OAm1bGUfQiDTYc&#10;FmrsaF9Tccp+jYLLbnWclfJneD/kyUkv8vhbL2Klpo/j7g2Ep9Hfw7f2UStIliu4nglHQG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tiZTzGAAAA3AAAAA8AAAAAAAAA&#10;AAAAAAAAoQIAAGRycy9kb3ducmV2LnhtbFBLBQYAAAAABAAEAPkAAACUAwAAAAA=&#10;" strokeweight=".1195mm"/>
                <v:line id="Line 664" o:spid="_x0000_s1383" style="position:absolute;visibility:visible;mso-wrap-style:square" from="3246,2809" to="3246,2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68jsIAAADcAAAADwAAAGRycy9kb3ducmV2LnhtbERPz2vCMBS+D/wfwhO8DE27qWg1igiC&#10;x60K4u3RPNti81KSrFb/+uUw2PHj+73e9qYRHTlfW1aQThIQxIXVNZcKzqfDeAHCB2SNjWVS8CQP&#10;283gbY2Ztg/+pi4PpYgh7DNUUIXQZlL6oiKDfmJb4sjdrDMYInSl1A4fMdw08iNJ5tJgzbGhwpb2&#10;FRX3/Mco6NJp/lkf+/308n4P1y93uqa3l1KjYb9bgQjUh3/xn/uoFSxncW08E4+A3P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T68jsIAAADcAAAADwAAAAAAAAAAAAAA&#10;AAChAgAAZHJzL2Rvd25yZXYueG1sUEsFBgAAAAAEAAQA+QAAAJADAAAAAA==&#10;" strokeweight=".1195mm">
                  <v:stroke dashstyle="dash"/>
                </v:line>
                <v:line id="Line 663" o:spid="_x0000_s1384" style="position:absolute;visibility:visible;mso-wrap-style:square" from="2458,2766" to="2458,28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bFU1cUAAADcAAAADwAAAGRycy9kb3ducmV2LnhtbESPQWvCQBSE7wX/w/KEXopuDFZNdBWp&#10;LXhVc/D4yD6TaPZtyK4m9td3C4Ueh5n5hlltelOLB7WusqxgMo5AEOdWV1woyE5fowUI55E11pZJ&#10;wZMcbNaDlxWm2nZ8oMfRFyJA2KWooPS+SaV0eUkG3dg2xMG72NagD7ItpG6xC3BTyziKZtJgxWGh&#10;xIY+Sspvx7tR8L2d798u8trtPrPkpqdZfNbTWKnXYb9dgvDU+//wX3uvFSTvCfyeCUd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bFU1cUAAADcAAAADwAAAAAAAAAA&#10;AAAAAAChAgAAZHJzL2Rvd25yZXYueG1sUEsFBgAAAAAEAAQA+QAAAJMDAAAAAA==&#10;" strokeweight=".1195mm"/>
                <v:line id="Line 662" o:spid="_x0000_s1385" style="position:absolute;visibility:visible;mso-wrap-style:square" from="2372,2803" to="2458,2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c39cMAAADcAAAADwAAAGRycy9kb3ducmV2LnhtbERPTWuDQBC9F/oflin0UuJaCaaabEJI&#10;G/Ba46HHwZ2ojTsr7iba/PruodDj431vdrPpxY1G11lW8BrFIIhrqztuFFSn4+INhPPIGnvLpOCH&#10;HOy2jw8bzLWd+JNupW9ECGGXo4LW+yGX0tUtGXSRHYgDd7ajQR/g2Eg94hTCTS+TOE6lwY5DQ4sD&#10;HVqqL+XVKLjvV8XLWX5P7x9VdtHLKvnSy0Sp56d5vwbhafb/4j93oRVkaZgfzoQjIL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rnN/XDAAAA3AAAAA8AAAAAAAAAAAAA&#10;AAAAoQIAAGRycy9kb3ducmV2LnhtbFBLBQYAAAAABAAEAPkAAACRAwAAAAA=&#10;" strokeweight=".1195mm"/>
                <v:line id="Line 661" o:spid="_x0000_s1386" style="position:absolute;visibility:visible;mso-wrap-style:square" from="3345,1786" to="4134,17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uSbsYAAADcAAAADwAAAGRycy9kb3ducmV2LnhtbESPQWvCQBSE74X+h+UVeim6MUiq0VWk&#10;reC1MYceH9lnNpp9G7Jbk/rru4WCx2FmvmHW29G24kq9bxwrmE0TEMSV0w3XCsrjfrIA4QOyxtYx&#10;KfghD9vN48Mac+0G/qRrEWoRIexzVGBC6HIpfWXIop+6jjh6J9dbDFH2tdQ9DhFuW5kmSSYtNhwX&#10;DHb0Zqi6FN9WwW33eng5yfPw/lEuL3pepl96nir1/DTuViACjeEe/m8ftIJlNoO/M/EIyM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Wrkm7GAAAA3AAAAA8AAAAAAAAA&#10;AAAAAAAAoQIAAGRycy9kb3ducmV2LnhtbFBLBQYAAAAABAAEAPkAAACUAwAAAAA=&#10;" strokeweight=".1195mm"/>
                <v:shape id="Freeform 660" o:spid="_x0000_s1387" style="position:absolute;left:4047;top:1749;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MAy8MA&#10;AADcAAAADwAAAGRycy9kb3ducmV2LnhtbESPT4vCMBTE7wt+h/AEb5qqKGs1in9Q9iSsFb0+mmdb&#10;bF5KE2399htB2OMwM79hFqvWlOJJtSssKxgOIhDEqdUFZwrOyb7/DcJ5ZI2lZVLwIgerZedrgbG2&#10;Df/S8+QzESDsYlSQe1/FUro0J4NuYCvi4N1sbdAHWWdS19gEuCnlKIqm0mDBYSHHirY5pffTwygo&#10;HjMzPl6Tze5y2Ly2kpJmctgp1eu26zkIT63/D3/aP1rBbDqC95lwBO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6MAy8MAAADcAAAADwAAAAAAAAAAAAAAAACYAgAAZHJzL2Rv&#10;d25yZXYueG1sUEsFBgAAAAAEAAQA9QAAAIgDAAAAAA==&#10;" path="m,l,74,87,37,,xe" fillcolor="black" stroked="f">
                  <v:path arrowok="t" o:connecttype="custom" o:connectlocs="0,1749;0,1823;87,1786;0,1749" o:connectangles="0,0,0,0"/>
                </v:shape>
                <v:shape id="Freeform 659" o:spid="_x0000_s1388" style="position:absolute;left:4047;top:1749;width:87;height:74;visibility:visible;mso-wrap-style:square;v-text-anchor:top" coordsize="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teMsEA&#10;AADcAAAADwAAAGRycy9kb3ducmV2LnhtbESPQWsCMRSE7wX/Q3iCt5pVQepqFFsQ7LG2hx4fm2ey&#10;uHmJSdTVX98UCj0OM/MNs9r0rhNXiqn1rGAyrkAQN163bBR8fe6eX0CkjKyx80wK7pRgsx48rbDW&#10;/sYfdD1kIwqEU40KbM6hljI1lhymsQ/ExTv66DAXGY3UEW8F7jo5raq5dNhyWbAY6M1SczpcnAIz&#10;fY/BeJMX4ewfpv1+vVBjlRoN++0SRKY+/4f/2nutYDGfwe+ZcgTk+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0bXjLBAAAA3AAAAA8AAAAAAAAAAAAAAAAAmAIAAGRycy9kb3du&#10;cmV2LnhtbFBLBQYAAAAABAAEAPUAAACGAwAAAAA=&#10;" path="m,74l87,37,,,,74xe" filled="f" strokeweight=".1195mm">
                  <v:path arrowok="t" o:connecttype="custom" o:connectlocs="0,1823;87,1786;0,1749;0,1823" o:connectangles="0,0,0,0"/>
                </v:shape>
                <v:line id="Line 658" o:spid="_x0000_s1389" style="position:absolute;visibility:visible;mso-wrap-style:square" from="4134,1953" to="4134,1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98NsUAAADcAAAADwAAAGRycy9kb3ducmV2LnhtbESPQWvCQBSE70L/w/IKXqRuYoO0qasU&#10;QfDYRkG8PbLPJJh9G3a3Mfrr3YLgcZiZb5jFajCt6Mn5xrKCdJqAIC6tbrhSsN9t3j5A+ICssbVM&#10;Cq7kYbV8GS0w1/bCv9QXoRIRwj5HBXUIXS6lL2sy6Ke2I47eyTqDIUpXSe3wEuGmlbMkmUuDDceF&#10;Gjta11Seiz+joE+z4r3ZDuvsMDmH44/bHdPTTanx6/D9BSLQEJ7hR3urFXzOM/g/E4+AX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h98NsUAAADcAAAADwAAAAAAAAAA&#10;AAAAAAChAgAAZHJzL2Rvd25yZXYueG1sUEsFBgAAAAAEAAQA+QAAAJMDAAAAAA==&#10;" strokeweight=".1195mm">
                  <v:stroke dashstyle="dash"/>
                </v:line>
                <v:line id="Line 657" o:spid="_x0000_s1390" style="position:absolute;visibility:visible;mso-wrap-style:square" from="3431,1922" to="3431,1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CUbcYAAADcAAAADwAAAGRycy9kb3ducmV2LnhtbESPT2vCQBTE70K/w/IKvYhuGqzVmFWk&#10;VfCqzcHjI/vyp2bfhuzWxH76rlDwOMzMb5h0M5hGXKlztWUFr9MIBHFudc2lguxrP1mAcB5ZY2OZ&#10;FNzIwWb9NEox0bbnI11PvhQBwi5BBZX3bSKlyysy6Ka2JQ5eYTuDPsiulLrDPsBNI+MomkuDNYeF&#10;Clv6qCi/nH6Mgt/t+2FcyO/+c5ctL3qWxWc9i5V6eR62KxCeBv8I/7cPWsFy/gb3M+EIyP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qQlG3GAAAA3AAAAA8AAAAAAAAA&#10;AAAAAAAAoQIAAGRycy9kb3ducmV2LnhtbFBLBQYAAAAABAAEAPkAAACUAwAAAAA=&#10;" strokeweight=".1195mm"/>
                <v:line id="Line 656" o:spid="_x0000_s1391" style="position:absolute;visibility:visible;mso-wrap-style:square" from="3345,1959" to="3431,1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IKGsQAAADcAAAADwAAAGRycy9kb3ducmV2LnhtbESPQWvCQBSE74L/YXmFXkQ3Bok1uoq0&#10;FbyqOfT4yD6T1OzbkN2a1F/vCoLHYWa+YVab3tTiSq2rLCuYTiIQxLnVFRcKstNu/AHCeWSNtWVS&#10;8E8ONuvhYIWpth0f6Hr0hQgQdikqKL1vUildXpJBN7ENcfDOtjXog2wLqVvsAtzUMo6iRBqsOCyU&#10;2NBnSfnl+GcU3Lbz/egsf7uv72xx0bMs/tGzWKn3t367BOGp96/ws73XChZJAo8z4QjI9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QgoaxAAAANwAAAAPAAAAAAAAAAAA&#10;AAAAAKECAABkcnMvZG93bnJldi54bWxQSwUGAAAAAAQABAD5AAAAkgMAAAAA&#10;" strokeweight=".1195mm"/>
                <v:line id="Line 655" o:spid="_x0000_s1392" style="position:absolute;visibility:visible;mso-wrap-style:square" from="3345,1466" to="3591,14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3iQcYAAADcAAAADwAAAGRycy9kb3ducmV2LnhtbESPT2vCQBTE7wW/w/KEXopu0op/oquI&#10;UPBooyDeHtlnEsy+DbvbmPbTd4WCx2FmfsOsNr1pREfO15YVpOMEBHFhdc2lgtPxczQH4QOyxsYy&#10;KfghD5v14GWFmbZ3/qIuD6WIEPYZKqhCaDMpfVGRQT+2LXH0rtYZDFG6UmqH9wg3jXxPkqk0WHNc&#10;qLClXUXFLf82Crp0kn/U+343Ob/dwuXgjpf0+qvU67DfLkEE6sMz/N/eawWL6QweZ+IRkO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bN4kHGAAAA3AAAAA8AAAAAAAAA&#10;AAAAAAAAoQIAAGRycy9kb3ducmV2LnhtbFBLBQYAAAAABAAEAPkAAACUAwAAAAA=&#10;" strokeweight=".1195mm">
                  <v:stroke dashstyle="dash"/>
                </v:line>
                <v:line id="Line 654" o:spid="_x0000_s1393" style="position:absolute;visibility:visible;mso-wrap-style:square" from="3505,1503" to="3591,15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E788MAAADcAAAADwAAAGRycy9kb3ducmV2LnhtbERPTWuDQBC9F/oflin0UuJaCaaabEJI&#10;G/Ba46HHwZ2ojTsr7iba/PruodDj431vdrPpxY1G11lW8BrFIIhrqztuFFSn4+INhPPIGnvLpOCH&#10;HOy2jw8bzLWd+JNupW9ECGGXo4LW+yGX0tUtGXSRHYgDd7ajQR/g2Eg94hTCTS+TOE6lwY5DQ4sD&#10;HVqqL+XVKLjvV8XLWX5P7x9VdtHLKvnSy0Sp56d5vwbhafb/4j93oRVkaVgbzoQjIL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SRO/PDAAAA3AAAAA8AAAAAAAAAAAAA&#10;AAAAoQIAAGRycy9kb3ducmV2LnhtbFBLBQYAAAAABAAEAPkAAACRAwAAAAA=&#10;" strokeweight=".1195mm"/>
                <v:line id="Line 653" o:spid="_x0000_s1394" style="position:absolute;visibility:visible;mso-wrap-style:square" from="3591,1466" to="3591,14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92eaMQAAADcAAAADwAAAGRycy9kb3ducmV2LnhtbESPQWvCQBSE7wX/w/IEL0U3BlETXUWq&#10;Ba/VHDw+ss8kmn0bslsT++u7hYLHYWa+Ydbb3tTiQa2rLCuYTiIQxLnVFRcKsvPneAnCeWSNtWVS&#10;8CQH283gbY2pth1/0ePkCxEg7FJUUHrfpFK6vCSDbmIb4uBdbWvQB9kWUrfYBbipZRxFc2mw4rBQ&#10;YkMfJeX307dR8LNbHN+v8tbtD1ly17MsvuhZrNRo2O9WIDz1/hX+bx+1gmSewN+ZcAT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3Z5oxAAAANwAAAAPAAAAAAAAAAAA&#10;AAAAAKECAABkcnMvZG93bnJldi54bWxQSwUGAAAAAAQABAD5AAAAkgMAAAAA&#10;" strokeweight=".1195mm"/>
                <v:shape id="Picture 652" o:spid="_x0000_s1395" type="#_x0000_t75" style="position:absolute;left:3678;top:602;width:198;height:1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SLWnjCAAAA3AAAAA8AAABkcnMvZG93bnJldi54bWxET01rAjEQvQv+hzCCt5q1oG23RhGLIF5s&#10;1wr2NmzGzeJmsiRR139vDgWPj/c9W3S2EVfyoXasYDzKQBCXTtdcKfjdr1/eQYSIrLFxTAruFGAx&#10;7/dmmGt34x+6FrESKYRDjgpMjG0uZSgNWQwj1xIn7uS8xZigr6T2eEvhtpGvWTaVFmtODQZbWhkq&#10;z8XFKjj6YParItR/7cQctrvs/v21LpQaDrrlJ4hIXXyK/90breDjLc1PZ9IRkPMH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Ui1p4wgAAANwAAAAPAAAAAAAAAAAAAAAAAJ8C&#10;AABkcnMvZG93bnJldi54bWxQSwUGAAAAAAQABAD3AAAAjgMAAAAA&#10;">
                  <v:imagedata r:id="rId23" o:title=""/>
                </v:shape>
                <v:shape id="AutoShape 651" o:spid="_x0000_s1396" style="position:absolute;left:69;top:10520;width:9923;height:3624;visibility:visible;mso-wrap-style:square;v-text-anchor:top" coordsize="9923,3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Q8YA&#10;AADcAAAADwAAAGRycy9kb3ducmV2LnhtbESPT2sCMRTE7wW/Q3hCL6Vm18O2bo0iaqGlJ/8cPD42&#10;z83i5mVJom799I0g9DjMzG+Y6by3rbiQD41jBfkoA0FcOd1wrWC/+3x9BxEissbWMSn4pQDz2eBp&#10;iqV2V97QZRtrkSAcSlRgYuxKKUNlyGIYuY44eUfnLcYkfS21x2uC21aOs6yQFhtOCwY7WhqqTtuz&#10;VVDcNvl3sSzWh9uh+fG52fWrl5VSz8N+8QEiUh//w4/2l1YwecvhfiYd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wQ8YAAADcAAAADwAAAAAAAAAAAAAAAACYAgAAZHJz&#10;L2Rvd25yZXYueG1sUEsFBgAAAAAEAAQA9QAAAIsDAAAAAA==&#10;" path="m937,-10283r2608,l3545,-9303r-2608,l937,-10283xm2147,-9270r2610,l4757,-8888r-2610,l2147,-9270xe" filled="f" strokecolor="red" strokeweight=".21733mm">
                  <v:stroke dashstyle="longDash"/>
                  <v:path arrowok="t" o:connecttype="custom" o:connectlocs="937,237;3545,237;3545,1217;937,1217;937,237;2147,1250;4757,1250;4757,1632;2147,1632;2147,1250" o:connectangles="0,0,0,0,0,0,0,0,0,0"/>
                </v:shape>
                <v:shape id="Picture 650" o:spid="_x0000_s1397" type="#_x0000_t75" style="position:absolute;left:4899;top:1330;width:198;height:1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RTYbvEAAAA3AAAAA8AAABkcnMvZG93bnJldi54bWxEj1uLwjAUhN8X/A/hCPuyaOqFVatR3AVB&#10;H72Ar4fmtKk2J6XJ1vrvNwvCPg4z8w2z2nS2Ei01vnSsYDRMQBBnTpdcKLicd4M5CB+QNVaOScGT&#10;PGzWvbcVpto9+EjtKRQiQtinqMCEUKdS+syQRT90NXH0ctdYDFE2hdQNPiLcVnKcJJ/SYslxwWBN&#10;34ay++nHKthfb8HNePLxZdpucswP0ySfT5V673fbJYhAXfgPv9p7rWAxG8PfmXgE5Po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RTYbvEAAAA3AAAAA8AAAAAAAAAAAAAAAAA&#10;nwIAAGRycy9kb3ducmV2LnhtbFBLBQYAAAAABAAEAPcAAACQAwAAAAA=&#10;">
                  <v:imagedata r:id="rId24" o:title=""/>
                </v:shape>
                <v:rect id="Rectangle 649" o:spid="_x0000_s1398" style="position:absolute;left:2218;top:1648;width:3503;height:7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EG0sQA&#10;AADcAAAADwAAAGRycy9kb3ducmV2LnhtbESPQWsCMRSE74L/ITzBy1KzVrB1axSxCIKgaEvPj80z&#10;Wbp5WTZR139vCgWPw8x8w8yXnavFldpQeVYwHuUgiEuvKzYKvr82L+8gQkTWWHsmBXcKsFz0e3Ms&#10;tL/xka6naESCcChQgY2xKaQMpSWHYeQb4uSdfeswJtkaqVu8Jbir5WueT6XDitOCxYbWlsrf08Up&#10;+CGzz3bT86ExM7vbms9scsz2Sg0H3eoDRKQuPsP/7a1WMHubwN+ZdATk4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EhBtLEAAAA3AAAAA8AAAAAAAAAAAAAAAAAmAIAAGRycy9k&#10;b3ducmV2LnhtbFBLBQYAAAAABAAEAPUAAACJAwAAAAA=&#10;" filled="f" strokecolor="red" strokeweight=".21733mm">
                  <v:stroke dashstyle="longDash"/>
                </v:rect>
                <v:shape id="Picture 648" o:spid="_x0000_s1399" type="#_x0000_t75" style="position:absolute;left:5791;top:1926;width:198;height:1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Dmz6LGAAAA3AAAAA8AAABkcnMvZG93bnJldi54bWxEj0FrAjEUhO8F/0N4greaVbS2q1GWFqFd&#10;2oPWQ4+PzTO7mLwsm7hu/31TKPQ4zMw3zGY3OCt66kLjWcFsmoEgrrxu2Cg4fe7vH0GEiKzReiYF&#10;3xRgtx3dbTDX/sYH6o/RiAThkKOCOsY2lzJUNTkMU98SJ+/sO4cxyc5I3eEtwZ2V8yx7kA4bTgs1&#10;tvRcU3U5Xp2C1pyK83thyzc2L8uP+FXaZV8qNRkPxRpEpCH+h//ar1rB02oBv2fSEZDb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gObPosYAAADcAAAADwAAAAAAAAAAAAAA&#10;AACfAgAAZHJzL2Rvd25yZXYueG1sUEsFBgAAAAAEAAQA9wAAAJIDAAAAAA==&#10;">
                  <v:imagedata r:id="rId25" o:title=""/>
                </v:shape>
                <v:rect id="Rectangle 647" o:spid="_x0000_s1400" style="position:absolute;left:2217;top:2395;width:2669;height: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Q7PcUA&#10;AADcAAAADwAAAGRycy9kb3ducmV2LnhtbESPQWsCMRSE7wX/Q3iFXpaatVKtW6OIIgiCoi09PzbP&#10;ZOnmZdlE3f77RhA8DjPzDTOdd64WF2pD5VnBoJ+DIC69rtgo+P5av36ACBFZY+2ZFPxRgPms9zTF&#10;QvsrH+hyjEYkCIcCFdgYm0LKUFpyGPq+IU7eybcOY5KtkbrFa4K7Wr7l+Ug6rDgtWGxoaan8PZ6d&#10;gh8yu2w7Ou0bM7HbjVllw0O2U+rluVt8gojUxUf43t5oBZPxO9zOpCMg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hDs9xQAAANwAAAAPAAAAAAAAAAAAAAAAAJgCAABkcnMv&#10;ZG93bnJldi54bWxQSwUGAAAAAAQABAD1AAAAigMAAAAA&#10;" filled="f" strokecolor="red" strokeweight=".21733mm">
                  <v:stroke dashstyle="longDash"/>
                </v:rect>
                <v:shape id="Picture 646" o:spid="_x0000_s1401" type="#_x0000_t75" style="position:absolute;left:4971;top:2698;width:198;height:1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LMn1bGAAAA3AAAAA8AAABkcnMvZG93bnJldi54bWxEj0FrAjEUhO+C/yE8wZtmLXatq1FEKC2F&#10;HrS2Xp+b5+7i5iVsUt36641Q8DjMzDfMfNmaWpyp8ZVlBaNhAoI4t7riQsHu63XwAsIHZI21ZVLw&#10;Rx6Wi25njpm2F97QeRsKESHsM1RQhuAyKX1ekkE/tI44ekfbGAxRNoXUDV4i3NTyKUlSabDiuFCi&#10;o3VJ+Wn7axS87Q52+uOSdZF+f47zj727blbPSvV77WoGIlAbHuH/9rtWMJ2kcD8Tj4Bc3A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syfVsYAAADcAAAADwAAAAAAAAAAAAAA&#10;AACfAgAAZHJzL2Rvd25yZXYueG1sUEsFBgAAAAAEAAQA9wAAAJIDAAAAAA==&#10;">
                  <v:imagedata r:id="rId26" o:title=""/>
                </v:shape>
                <v:line id="Line 645" o:spid="_x0000_s1402" style="position:absolute;visibility:visible;mso-wrap-style:square" from="3490,428" to="3490,1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VHicQAAADcAAAADwAAAGRycy9kb3ducmV2LnhtbESPQWvCQBCF70L/wzKF3symPVQbs0pp&#10;aSlYUNN4H7JjEs3OhuyaxH/fFQSPjzfve/PS1Wga0VPnassKnqMYBHFhdc2lgvzvazoH4TyyxsYy&#10;KbiQg9XyYZJiou3AO+ozX4oAYZeggsr7NpHSFRUZdJFtiYN3sJ1BH2RXSt3hEOCmkS9x/CoN1hwa&#10;Kmzpo6LilJ1NeON4+N6bPNuUWzpb/tTzX147pZ4ex/cFCE+jvx/f0j9awdtsBtcxgQBy+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xUeJxAAAANwAAAAPAAAAAAAAAAAA&#10;AAAAAKECAABkcnMvZG93bnJldi54bWxQSwUGAAAAAAQABAD5AAAAkgMAAAAA&#10;" strokecolor="white" strokeweight="1.48203mm"/>
                <v:line id="Line 644" o:spid="_x0000_s1403" style="position:absolute;visibility:visible;mso-wrap-style:square" from="1025,709" to="3533,7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l/sr8AAADcAAAADwAAAGRycy9kb3ducmV2LnhtbERPTYvCMBC9C/6HMII3TV1R12oUWRHq&#10;0Sp7HpqxrTaT0kSt/npzEDw+3vdy3ZpK3KlxpWUFo2EEgjizuuRcwem4G/yCcB5ZY2WZFDzJwXrV&#10;7Swx1vbBB7qnPhchhF2MCgrv61hKlxVk0A1tTRy4s20M+gCbXOoGHyHcVPIniqbSYMmhocCa/grK&#10;runNKPhPynZ2OV73Pk8m9RnTrR5vXkr1e+1mAcJT67/ijzvRCuazsDacCUdArt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Hl/sr8AAADcAAAADwAAAAAAAAAAAAAAAACh&#10;AgAAZHJzL2Rvd25yZXYueG1sUEsFBgAAAAAEAAQA+QAAAI0DAAAAAA==&#10;" strokeweight=".1087mm">
                  <v:stroke dashstyle="dash"/>
                </v:line>
                <v:shape id="Text Box 643" o:spid="_x0000_s1404" type="#_x0000_t202" style="position:absolute;left:1244;top:91;width:207;height: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zSPMUA&#10;AADcAAAADwAAAGRycy9kb3ducmV2LnhtbESPQWvCQBSE7wX/w/IEb3VjD9pEVxFpQRBKYzx4fGaf&#10;yWL2bZpdNf33bqHgcZiZb5jFqreNuFHnjWMFk3ECgrh02nCl4FB8vr6D8AFZY+OYFPySh9Vy8LLA&#10;TLs753Tbh0pECPsMFdQhtJmUvqzJoh+7ljh6Z9dZDFF2ldQd3iPcNvItSabSouG4UGNLm5rKy/5q&#10;FayPnH+Yn6/Td37OTVGkCe+mF6VGw349BxGoD8/wf3urFaSzFP7OxCMgl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NI8xQAAANwAAAAPAAAAAAAAAAAAAAAAAJgCAABkcnMv&#10;ZG93bnJldi54bWxQSwUGAAAAAAQABAD1AAAAigMAAAAA&#10;" filled="f" stroked="f">
                  <v:textbox inset="0,0,0,0">
                    <w:txbxContent>
                      <w:p w14:paraId="08220E5C" w14:textId="77777777" w:rsidR="00A541FA" w:rsidRDefault="00A541FA">
                        <w:pPr>
                          <w:spacing w:line="92" w:lineRule="exact"/>
                          <w:ind w:right="-15"/>
                          <w:rPr>
                            <w:rFonts w:ascii="Segoe UI Semilight"/>
                            <w:sz w:val="9"/>
                          </w:rPr>
                        </w:pPr>
                        <w:r>
                          <w:rPr>
                            <w:rFonts w:ascii="Segoe UI Semilight"/>
                            <w:sz w:val="9"/>
                          </w:rPr>
                          <w:t>MDD</w:t>
                        </w:r>
                      </w:p>
                    </w:txbxContent>
                  </v:textbox>
                </v:shape>
                <v:shape id="Text Box 642" o:spid="_x0000_s1405" type="#_x0000_t202" style="position:absolute;left:2224;top:91;width:185;height: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MLhsEA&#10;AADcAAAADwAAAGRycy9kb3ducmV2LnhtbERPTYvCMBC9C/sfwix4s6keRLtGEVlhQRBrPXicbcY2&#10;2Ey6TVbrvzcHwePjfS9WvW3EjTpvHCsYJykI4tJpw5WCU7EdzUD4gKyxcUwKHuRhtfwYLDDT7s45&#10;3Y6hEjGEfYYK6hDaTEpf1mTRJ64ljtzFdRZDhF0ldYf3GG4bOUnTqbRoODbU2NKmpvJ6/LcK1mfO&#10;v83f/veQX3JTFPOUd9OrUsPPfv0FIlAf3uKX+0crmM/i/HgmHgG5f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oTC4bBAAAA3AAAAA8AAAAAAAAAAAAAAAAAmAIAAGRycy9kb3du&#10;cmV2LnhtbFBLBQYAAAAABAAEAPUAAACGAwAAAAA=&#10;" filled="f" stroked="f">
                  <v:textbox inset="0,0,0,0">
                    <w:txbxContent>
                      <w:p w14:paraId="5CEA2079" w14:textId="77777777" w:rsidR="00A541FA" w:rsidRDefault="00A541FA">
                        <w:pPr>
                          <w:spacing w:line="92" w:lineRule="exact"/>
                          <w:ind w:right="-15"/>
                          <w:rPr>
                            <w:rFonts w:ascii="Segoe UI Semilight"/>
                            <w:sz w:val="9"/>
                          </w:rPr>
                        </w:pPr>
                        <w:r>
                          <w:rPr>
                            <w:rFonts w:ascii="Segoe UI Semilight"/>
                            <w:sz w:val="9"/>
                          </w:rPr>
                          <w:t>CDD</w:t>
                        </w:r>
                      </w:p>
                    </w:txbxContent>
                  </v:textbox>
                </v:shape>
                <v:shape id="Text Box 641" o:spid="_x0000_s1406" type="#_x0000_t202" style="position:absolute;left:3222;top:91;width:133;height: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uHcUA&#10;AADcAAAADwAAAGRycy9kb3ducmV2LnhtbESPQWvCQBSE7wX/w/IKvdWNHoJG1yDFgiCUxvTQ4zP7&#10;TJZk36bZNab/vlso9DjMzDfMNp9sJ0YavHGsYDFPQBBXThuuFXyUr88rED4ga+wck4Jv8pDvZg9b&#10;zLS7c0HjOdQiQthnqKAJoc+k9FVDFv3c9cTRu7rBYohyqKUe8B7htpPLJEmlRcNxocGeXhqq2vPN&#10;Kth/cnEwX2+X9+JamLJcJ3xKW6WeHqf9BkSgKfyH/9pHrWC9WsDvmXgE5O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X64dxQAAANwAAAAPAAAAAAAAAAAAAAAAAJgCAABkcnMv&#10;ZG93bnJldi54bWxQSwUGAAAAAAQABAD1AAAAigMAAAAA&#10;" filled="f" stroked="f">
                  <v:textbox inset="0,0,0,0">
                    <w:txbxContent>
                      <w:p w14:paraId="3E80377E" w14:textId="77777777" w:rsidR="00A541FA" w:rsidRDefault="00A541FA">
                        <w:pPr>
                          <w:spacing w:line="92" w:lineRule="exact"/>
                          <w:ind w:right="-17"/>
                          <w:rPr>
                            <w:rFonts w:ascii="Segoe UI Semilight"/>
                            <w:sz w:val="9"/>
                          </w:rPr>
                        </w:pPr>
                        <w:r>
                          <w:rPr>
                            <w:rFonts w:ascii="Segoe UI Semilight"/>
                            <w:sz w:val="9"/>
                          </w:rPr>
                          <w:t>IDE</w:t>
                        </w:r>
                      </w:p>
                    </w:txbxContent>
                  </v:textbox>
                </v:shape>
                <v:shape id="Text Box 640" o:spid="_x0000_s1407" type="#_x0000_t202" style="position:absolute;left:4670;top:91;width:255;height: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0wasUA&#10;AADcAAAADwAAAGRycy9kb3ducmV2LnhtbESPQWvCQBSE74X+h+UVvNWNHiSmrkGkglCQxvTQ42v2&#10;mSzJvk2zW5P++25B8DjMzDfMJp9sJ640eONYwWKegCCunDZcK/goD88pCB+QNXaOScEveci3jw8b&#10;zLQbuaDrOdQiQthnqKAJoc+k9FVDFv3c9cTRu7jBYohyqKUecIxw28llkqykRcNxocGe9g1V7fnH&#10;Kth9cvFqvk9f78WlMGW5Tvht1So1e5p2LyACTeEevrWPWsE6XcL/mXgE5P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jTBqxQAAANwAAAAPAAAAAAAAAAAAAAAAAJgCAABkcnMv&#10;ZG93bnJldi54bWxQSwUGAAAAAAQABAD1AAAAigMAAAAA&#10;" filled="f" stroked="f">
                  <v:textbox inset="0,0,0,0">
                    <w:txbxContent>
                      <w:p w14:paraId="718DC15E" w14:textId="77777777" w:rsidR="00A541FA" w:rsidRDefault="00A541FA">
                        <w:pPr>
                          <w:spacing w:line="92" w:lineRule="exact"/>
                          <w:ind w:right="-13"/>
                          <w:rPr>
                            <w:rFonts w:ascii="Segoe UI Semilight"/>
                            <w:sz w:val="9"/>
                          </w:rPr>
                        </w:pPr>
                        <w:r>
                          <w:rPr>
                            <w:rFonts w:ascii="Segoe UI Semilight"/>
                            <w:sz w:val="9"/>
                          </w:rPr>
                          <w:t>Model</w:t>
                        </w:r>
                      </w:p>
                    </w:txbxContent>
                  </v:textbox>
                </v:shape>
                <v:shape id="Text Box 639" o:spid="_x0000_s1408" type="#_x0000_t202" style="position:absolute;left:5501;top:91;width:211;height: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GV8cUA&#10;AADcAAAADwAAAGRycy9kb3ducmV2LnhtbESPQWvCQBSE74X+h+UVvNVNLYhJ3YgUCwVBGuOhx9fs&#10;S7KYfZtmtxr/fVcQPA4z8w2zXI22EycavHGs4GWagCCunDbcKDiUH88LED4ga+wck4ILeVjljw9L&#10;zLQ7c0GnfWhEhLDPUEEbQp9J6auWLPqp64mjV7vBYohyaKQe8BzhtpOzJJlLi4bjQos9vbdUHfd/&#10;VsH6m4uN+d39fBV1YcoyTXg7Pyo1eRrXbyACjeEevrU/tYJ08QrXM/EIy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wZXxxQAAANwAAAAPAAAAAAAAAAAAAAAAAJgCAABkcnMv&#10;ZG93bnJldi54bWxQSwUGAAAAAAQABAD1AAAAigMAAAAA&#10;" filled="f" stroked="f">
                  <v:textbox inset="0,0,0,0">
                    <w:txbxContent>
                      <w:p w14:paraId="43C32646" w14:textId="77777777" w:rsidR="00A541FA" w:rsidRDefault="00A541FA">
                        <w:pPr>
                          <w:spacing w:line="92" w:lineRule="exact"/>
                          <w:ind w:right="-15"/>
                          <w:rPr>
                            <w:rFonts w:ascii="Segoe UI Semilight"/>
                            <w:sz w:val="9"/>
                          </w:rPr>
                        </w:pPr>
                        <w:r>
                          <w:rPr>
                            <w:rFonts w:ascii="Segoe UI Semilight"/>
                            <w:sz w:val="9"/>
                          </w:rPr>
                          <w:t>Code</w:t>
                        </w:r>
                      </w:p>
                    </w:txbxContent>
                  </v:textbox>
                </v:shape>
                <v:shape id="Text Box 638" o:spid="_x0000_s1409" type="#_x0000_t202" style="position:absolute;left:1053;top:331;width:130;height: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gNhcUA&#10;AADcAAAADwAAAGRycy9kb3ducmV2LnhtbESPQWvCQBSE74X+h+UVvNVNpYhJ3YgUCwVBGuOhx9fs&#10;S7KYfZtmtxr/fVcQPA4z8w2zXI22EycavHGs4GWagCCunDbcKDiUH88LED4ga+wck4ILeVjljw9L&#10;zLQ7c0GnfWhEhLDPUEEbQp9J6auWLPqp64mjV7vBYohyaKQe8BzhtpOzJJlLi4bjQos9vbdUHfd/&#10;VsH6m4uN+d39fBV1YcoyTXg7Pyo1eRrXbyACjeEevrU/tYJ08QrXM/EIy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KA2FxQAAANwAAAAPAAAAAAAAAAAAAAAAAJgCAABkcnMv&#10;ZG93bnJldi54bWxQSwUGAAAAAAQABAD1AAAAigMAAAAA&#10;" filled="f" stroked="f">
                  <v:textbox inset="0,0,0,0">
                    <w:txbxContent>
                      <w:p w14:paraId="09E543B3" w14:textId="77777777" w:rsidR="00A541FA" w:rsidRDefault="00A541FA">
                        <w:pPr>
                          <w:spacing w:line="92" w:lineRule="exact"/>
                          <w:ind w:right="-18"/>
                          <w:rPr>
                            <w:rFonts w:ascii="Segoe UI Semilight"/>
                            <w:sz w:val="9"/>
                          </w:rPr>
                        </w:pPr>
                        <w:r>
                          <w:rPr>
                            <w:rFonts w:ascii="Segoe UI Semilight"/>
                            <w:sz w:val="9"/>
                          </w:rPr>
                          <w:t>par</w:t>
                        </w:r>
                      </w:p>
                    </w:txbxContent>
                  </v:textbox>
                </v:shape>
                <v:shape id="Text Box 637" o:spid="_x0000_s1410" type="#_x0000_t202" style="position:absolute;left:2649;top:282;width:49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SoHsUA&#10;AADcAAAADwAAAGRycy9kb3ducmV2LnhtbESPQWvCQBSE74X+h+UVvNVNhYpJ3YgUCwVBGuOhx9fs&#10;S7KYfZtmtxr/fVcQPA4z8w2zXI22EycavHGs4GWagCCunDbcKDiUH88LED4ga+wck4ILeVjljw9L&#10;zLQ7c0GnfWhEhLDPUEEbQp9J6auWLPqp64mjV7vBYohyaKQe8BzhtpOzJJlLi4bjQos9vbdUHfd/&#10;VsH6m4uN+d39fBV1YcoyTXg7Pyo1eRrXbyACjeEevrU/tYJ08QrXM/EIy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ZKgexQAAANwAAAAPAAAAAAAAAAAAAAAAAJgCAABkcnMv&#10;ZG93bnJldi54bWxQSwUGAAAAAAQABAD1AAAAigMAAAAA&#10;" filled="f" stroked="f">
                  <v:textbox inset="0,0,0,0">
                    <w:txbxContent>
                      <w:p w14:paraId="5C56BE55" w14:textId="77777777" w:rsidR="00A541FA" w:rsidRDefault="00A541FA">
                        <w:pPr>
                          <w:spacing w:line="98" w:lineRule="exact"/>
                          <w:ind w:right="-15"/>
                          <w:rPr>
                            <w:rFonts w:ascii="Segoe UI Semilight"/>
                            <w:sz w:val="9"/>
                          </w:rPr>
                        </w:pPr>
                        <w:r>
                          <w:rPr>
                            <w:rFonts w:ascii="Segoe UI Semilight"/>
                            <w:w w:val="105"/>
                            <w:sz w:val="9"/>
                          </w:rPr>
                          <w:t>Edit Code</w:t>
                        </w:r>
                      </w:p>
                      <w:p w14:paraId="06D0B79F" w14:textId="77777777" w:rsidR="00A541FA" w:rsidRDefault="00A541FA">
                        <w:pPr>
                          <w:rPr>
                            <w:sz w:val="8"/>
                          </w:rPr>
                        </w:pPr>
                      </w:p>
                      <w:p w14:paraId="10210217" w14:textId="77777777" w:rsidR="00A541FA" w:rsidRDefault="00A541FA">
                        <w:pPr>
                          <w:rPr>
                            <w:sz w:val="11"/>
                          </w:rPr>
                        </w:pPr>
                      </w:p>
                      <w:p w14:paraId="5D59F017" w14:textId="77777777" w:rsidR="00A541FA" w:rsidRDefault="00A541FA">
                        <w:pPr>
                          <w:spacing w:line="115" w:lineRule="exact"/>
                          <w:ind w:left="12" w:right="-15"/>
                          <w:rPr>
                            <w:rFonts w:ascii="Segoe UI Semilight"/>
                            <w:sz w:val="9"/>
                          </w:rPr>
                        </w:pPr>
                        <w:r>
                          <w:rPr>
                            <w:rFonts w:ascii="Segoe UI Semilight"/>
                            <w:w w:val="105"/>
                            <w:sz w:val="9"/>
                          </w:rPr>
                          <w:t>Edited</w:t>
                        </w:r>
                        <w:r>
                          <w:rPr>
                            <w:rFonts w:ascii="Segoe UI Semilight"/>
                            <w:spacing w:val="-17"/>
                            <w:w w:val="105"/>
                            <w:sz w:val="9"/>
                          </w:rPr>
                          <w:t xml:space="preserve"> </w:t>
                        </w:r>
                        <w:r>
                          <w:rPr>
                            <w:rFonts w:ascii="Segoe UI Semilight"/>
                            <w:w w:val="105"/>
                            <w:sz w:val="9"/>
                          </w:rPr>
                          <w:t>Code</w:t>
                        </w:r>
                      </w:p>
                    </w:txbxContent>
                  </v:textbox>
                </v:shape>
                <v:shape id="Text Box 636" o:spid="_x0000_s1411" type="#_x0000_t202" style="position:absolute;left:1768;top:707;width:429;height: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Y2acUA&#10;AADcAAAADwAAAGRycy9kb3ducmV2LnhtbESPQWvCQBSE70L/w/KE3szGHoJGN0FKCwWhNMaDx9fs&#10;M1nMvk2zq6b/vlso9DjMzDfMtpxsL240euNYwTJJQRA3ThtuFRzr18UKhA/IGnvHpOCbPJTFw2yL&#10;uXZ3ruh2CK2IEPY5KuhCGHIpfdORRZ+4gTh6ZzdaDFGOrdQj3iPc9vIpTTNp0XBc6HCg546ay+Fq&#10;FexOXL2Yr/fPj+pcmbpep7zPLko9zqfdBkSgKfyH/9pvWsF6lcHvmXgEZP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tjZpxQAAANwAAAAPAAAAAAAAAAAAAAAAAJgCAABkcnMv&#10;ZG93bnJldi54bWxQSwUGAAAAAAQABAD1AAAAigMAAAAA&#10;" filled="f" stroked="f">
                  <v:textbox inset="0,0,0,0">
                    <w:txbxContent>
                      <w:p w14:paraId="1E404E63" w14:textId="77777777" w:rsidR="00A541FA" w:rsidRDefault="00A541FA">
                        <w:pPr>
                          <w:spacing w:line="92" w:lineRule="exact"/>
                          <w:ind w:right="-12"/>
                          <w:rPr>
                            <w:rFonts w:ascii="Segoe UI Semilight"/>
                            <w:sz w:val="9"/>
                          </w:rPr>
                        </w:pPr>
                        <w:r>
                          <w:rPr>
                            <w:rFonts w:ascii="Segoe UI Semilight"/>
                            <w:w w:val="105"/>
                            <w:sz w:val="9"/>
                          </w:rPr>
                          <w:t>Edit</w:t>
                        </w:r>
                        <w:r>
                          <w:rPr>
                            <w:rFonts w:ascii="Segoe UI Semilight"/>
                            <w:spacing w:val="-18"/>
                            <w:w w:val="105"/>
                            <w:sz w:val="9"/>
                          </w:rPr>
                          <w:t xml:space="preserve"> </w:t>
                        </w:r>
                        <w:r>
                          <w:rPr>
                            <w:rFonts w:ascii="Segoe UI Semilight"/>
                            <w:w w:val="105"/>
                            <w:sz w:val="9"/>
                          </w:rPr>
                          <w:t>Model</w:t>
                        </w:r>
                      </w:p>
                    </w:txbxContent>
                  </v:textbox>
                </v:shape>
                <v:shape id="Text Box 635" o:spid="_x0000_s1412" type="#_x0000_t202" style="position:absolute;left:3727;top:634;width:98;height: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qT8sQA&#10;AADcAAAADwAAAGRycy9kb3ducmV2LnhtbESPQWvCQBSE74X+h+UVvNVNe7CauopIBUEoxnjw+Mw+&#10;k8Xs25hdNf57VxA8DjPzDTOedrYWF2q9cazgq5+AIC6cNlwq2OaLzyEIH5A11o5JwY08TCfvb2NM&#10;tbtyRpdNKEWEsE9RQRVCk0rpi4os+r5riKN3cK3FEGVbSt3iNcJtLb+TZCAtGo4LFTY0r6g4bs5W&#10;wWzH2Z85/e/X2SEzeT5KeDU4KtX76Ga/IAJ14RV+tpdawWj4A48z8QjIy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6k/LEAAAA3AAAAA8AAAAAAAAAAAAAAAAAmAIAAGRycy9k&#10;b3ducmV2LnhtbFBLBQYAAAAABAAEAPUAAACJAwAAAAA=&#10;" filled="f" stroked="f">
                  <v:textbox inset="0,0,0,0">
                    <w:txbxContent>
                      <w:p w14:paraId="7B394DA9" w14:textId="77777777" w:rsidR="00A541FA" w:rsidRDefault="00A541FA">
                        <w:pPr>
                          <w:spacing w:line="154" w:lineRule="exact"/>
                          <w:rPr>
                            <w:rFonts w:ascii="Verdana"/>
                            <w:sz w:val="15"/>
                          </w:rPr>
                        </w:pPr>
                        <w:r>
                          <w:rPr>
                            <w:rFonts w:ascii="Verdana"/>
                            <w:color w:val="FFFFFF"/>
                            <w:w w:val="102"/>
                            <w:sz w:val="15"/>
                          </w:rPr>
                          <w:t>1</w:t>
                        </w:r>
                      </w:p>
                    </w:txbxContent>
                  </v:textbox>
                </v:shape>
                <v:shape id="Text Box 634" o:spid="_x0000_s1413" type="#_x0000_t202" style="position:absolute;left:1755;top:1021;width:529;height: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UHgMEA&#10;AADcAAAADwAAAGRycy9kb3ducmV2LnhtbERPTYvCMBC9C/sfwix4s6keRLtGEVlhQRBrPXicbcY2&#10;2Ey6TVbrvzcHwePjfS9WvW3EjTpvHCsYJykI4tJpw5WCU7EdzUD4gKyxcUwKHuRhtfwYLDDT7s45&#10;3Y6hEjGEfYYK6hDaTEpf1mTRJ64ljtzFdRZDhF0ldYf3GG4bOUnTqbRoODbU2NKmpvJ6/LcK1mfO&#10;v83f/veQX3JTFPOUd9OrUsPPfv0FIlAf3uKX+0crmM/i2ngmHgG5f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RlB4DBAAAA3AAAAA8AAAAAAAAAAAAAAAAAmAIAAGRycy9kb3du&#10;cmV2LnhtbFBLBQYAAAAABAAEAPUAAACGAwAAAAA=&#10;" filled="f" stroked="f">
                  <v:textbox inset="0,0,0,0">
                    <w:txbxContent>
                      <w:p w14:paraId="29B6D5A4" w14:textId="77777777" w:rsidR="00A541FA" w:rsidRDefault="00A541FA">
                        <w:pPr>
                          <w:spacing w:line="92" w:lineRule="exact"/>
                          <w:ind w:right="-7"/>
                          <w:rPr>
                            <w:rFonts w:ascii="Segoe UI Semilight"/>
                            <w:sz w:val="9"/>
                          </w:rPr>
                        </w:pPr>
                        <w:r>
                          <w:rPr>
                            <w:rFonts w:ascii="Segoe UI Semilight"/>
                            <w:sz w:val="9"/>
                          </w:rPr>
                          <w:t>Edited Model</w:t>
                        </w:r>
                      </w:p>
                    </w:txbxContent>
                  </v:textbox>
                </v:shape>
                <v:shape id="Text Box 633" o:spid="_x0000_s1414" type="#_x0000_t202" style="position:absolute;left:2390;top:1262;width:949;height: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miG8QA&#10;AADcAAAADwAAAGRycy9kb3ducmV2LnhtbESPQWvCQBSE7wX/w/IEb3WjBzHRVUQsCII0xoPHZ/aZ&#10;LGbfptlV03/fLRR6HGbmG2a57m0jntR541jBZJyAIC6dNlwpOBcf73MQPiBrbByTgm/ysF4N3paY&#10;affinJ6nUIkIYZ+hgjqENpPSlzVZ9GPXEkfv5jqLIcqukrrDV4TbRk6TZCYtGo4LNba0ram8nx5W&#10;webC+c58Ha+f+S03RZEmfJjdlRoN+80CRKA+/If/2nutIJ2n8HsmHgG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pohvEAAAA3AAAAA8AAAAAAAAAAAAAAAAAmAIAAGRycy9k&#10;b3ducmV2LnhtbFBLBQYAAAAABAAEAPUAAACJAwAAAAA=&#10;" filled="f" stroked="f">
                  <v:textbox inset="0,0,0,0">
                    <w:txbxContent>
                      <w:p w14:paraId="297E7567" w14:textId="77777777" w:rsidR="00A541FA" w:rsidRDefault="00A541FA">
                        <w:pPr>
                          <w:spacing w:line="92" w:lineRule="exact"/>
                          <w:rPr>
                            <w:rFonts w:ascii="Segoe UI Semilight"/>
                            <w:sz w:val="9"/>
                          </w:rPr>
                        </w:pPr>
                        <w:r>
                          <w:rPr>
                            <w:rFonts w:ascii="Segoe UI Semilight"/>
                            <w:sz w:val="9"/>
                          </w:rPr>
                          <w:t>Generated Code (Batch)</w:t>
                        </w:r>
                      </w:p>
                    </w:txbxContent>
                  </v:textbox>
                </v:shape>
                <v:shape id="Text Box 632" o:spid="_x0000_s1415" type="#_x0000_t202" style="position:absolute;left:3370;top:1348;width:258;height: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qdW8MA&#10;AADcAAAADwAAAGRycy9kb3ducmV2LnhtbERPPWvDMBDdC/0P4grdarkZQuxaMaG0ECiUOM7Q8Wpd&#10;bGHr5Fpq4vz7aAhkfLzvopztIE40eeNYwWuSgiBunDbcKjjUny8rED4gaxwck4ILeSjXjw8F5tqd&#10;uaLTPrQihrDPUUEXwphL6ZuOLPrEjcSRO7rJYohwaqWe8BzD7SAXabqUFg3Hhg5Heu+o6ff/VsHm&#10;h6sP8/f9u6uOlanrLOWvZa/U89O8eQMRaA538c291QqyLM6PZ+IRkO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8qdW8MAAADcAAAADwAAAAAAAAAAAAAAAACYAgAAZHJzL2Rv&#10;d25yZXYueG1sUEsFBgAAAAAEAAQA9QAAAIgDAAAAAA==&#10;" filled="f" stroked="f">
                  <v:textbox inset="0,0,0,0">
                    <w:txbxContent>
                      <w:p w14:paraId="609691E6" w14:textId="77777777" w:rsidR="00A541FA" w:rsidRDefault="00A541FA">
                        <w:pPr>
                          <w:spacing w:line="92" w:lineRule="exact"/>
                          <w:ind w:right="-15"/>
                          <w:rPr>
                            <w:rFonts w:ascii="Segoe UI Semilight"/>
                            <w:sz w:val="9"/>
                          </w:rPr>
                        </w:pPr>
                        <w:r>
                          <w:rPr>
                            <w:rFonts w:ascii="Segoe UI Semilight"/>
                            <w:sz w:val="9"/>
                          </w:rPr>
                          <w:t>Create</w:t>
                        </w:r>
                      </w:p>
                    </w:txbxContent>
                  </v:textbox>
                </v:shape>
                <v:shape id="Text Box 631" o:spid="_x0000_s1416" type="#_x0000_t202" style="position:absolute;left:4947;top:1362;width:98;height: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Y4wMQA&#10;AADcAAAADwAAAGRycy9kb3ducmV2LnhtbESPQWvCQBSE7wX/w/KE3upGD2Kiq4goCIXSGA8en9ln&#10;sph9G7Orpv++KxR6HGbmG2ax6m0jHtR541jBeJSAIC6dNlwpOBa7jxkIH5A1No5JwQ95WC0HbwvM&#10;tHtyTo9DqESEsM9QQR1Cm0npy5os+pFriaN3cZ3FEGVXSd3hM8JtIydJMpUWDceFGlva1FReD3er&#10;YH3ifGtuX+fv/JKbokgT/pxelXof9us5iEB9+A//tfdaQZqO4XUmHg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GOMDEAAAA3AAAAA8AAAAAAAAAAAAAAAAAmAIAAGRycy9k&#10;b3ducmV2LnhtbFBLBQYAAAAABAAEAPUAAACJAwAAAAA=&#10;" filled="f" stroked="f">
                  <v:textbox inset="0,0,0,0">
                    <w:txbxContent>
                      <w:p w14:paraId="342C0599" w14:textId="77777777" w:rsidR="00A541FA" w:rsidRDefault="00A541FA">
                        <w:pPr>
                          <w:spacing w:line="154" w:lineRule="exact"/>
                          <w:rPr>
                            <w:rFonts w:ascii="Verdana"/>
                            <w:sz w:val="15"/>
                          </w:rPr>
                        </w:pPr>
                        <w:r>
                          <w:rPr>
                            <w:rFonts w:ascii="Verdana"/>
                            <w:color w:val="FFFFFF"/>
                            <w:w w:val="102"/>
                            <w:sz w:val="15"/>
                          </w:rPr>
                          <w:t>2</w:t>
                        </w:r>
                      </w:p>
                    </w:txbxContent>
                  </v:textbox>
                </v:shape>
                <v:shape id="Text Box 630" o:spid="_x0000_s1417" type="#_x0000_t202" style="position:absolute;left:2507;top:1496;width:719;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Smt8QA&#10;AADcAAAADwAAAGRycy9kb3ducmV2LnhtbESPQWvCQBSE7wX/w/KE3upGD2Kiq4hYEAqlMR48PrPP&#10;ZDH7Ns2umv77riB4HGbmG2ax6m0jbtR541jBeJSAIC6dNlwpOBSfHzMQPiBrbByTgj/ysFoO3haY&#10;aXfnnG77UIkIYZ+hgjqENpPSlzVZ9CPXEkfv7DqLIcqukrrDe4TbRk6SZCotGo4LNba0qam87K9W&#10;wfrI+db8fp9+8nNuiiJN+Gt6Uep92K/nIAL14RV+tndaQZpO4HEmHg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UprfEAAAA3AAAAA8AAAAAAAAAAAAAAAAAmAIAAGRycy9k&#10;b3ducmV2LnhtbFBLBQYAAAAABAAEAPUAAACJAwAAAAA=&#10;" filled="f" stroked="f">
                  <v:textbox inset="0,0,0,0">
                    <w:txbxContent>
                      <w:p w14:paraId="78D2EE4C" w14:textId="77777777" w:rsidR="00A541FA" w:rsidRDefault="00A541FA">
                        <w:pPr>
                          <w:spacing w:line="98" w:lineRule="exact"/>
                          <w:ind w:right="-3" w:firstLine="67"/>
                          <w:rPr>
                            <w:rFonts w:ascii="Segoe UI Semilight"/>
                            <w:sz w:val="9"/>
                          </w:rPr>
                        </w:pPr>
                        <w:r>
                          <w:rPr>
                            <w:rFonts w:ascii="Segoe UI Semilight"/>
                            <w:sz w:val="9"/>
                          </w:rPr>
                          <w:t>Generated Code</w:t>
                        </w:r>
                      </w:p>
                      <w:p w14:paraId="4F0CE0B4" w14:textId="77777777" w:rsidR="00A541FA" w:rsidRDefault="00A541FA">
                        <w:pPr>
                          <w:spacing w:before="28" w:line="115" w:lineRule="exact"/>
                          <w:ind w:right="-3"/>
                          <w:rPr>
                            <w:rFonts w:ascii="Segoe UI Semilight"/>
                            <w:sz w:val="9"/>
                          </w:rPr>
                        </w:pPr>
                        <w:r>
                          <w:rPr>
                            <w:rFonts w:ascii="Segoe UI Semilight"/>
                            <w:sz w:val="9"/>
                          </w:rPr>
                          <w:t>Synchronize Code</w:t>
                        </w:r>
                      </w:p>
                    </w:txbxContent>
                  </v:textbox>
                </v:shape>
                <v:shape id="Text Box 629" o:spid="_x0000_s1418" type="#_x0000_t202" style="position:absolute;left:3690;top:1446;width:943;height:6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gDLMUA&#10;AADcAAAADwAAAGRycy9kb3ducmV2LnhtbESPQWvCQBSE7wX/w/IEb3VjBWmiq4i0UBCKMR48PrPP&#10;ZDH7Ns1uNf77rlDwOMzMN8xi1dtGXKnzxrGCyTgBQVw6bbhScCg+X99B+ICssXFMCu7kYbUcvCww&#10;0+7GOV33oRIRwj5DBXUIbSalL2uy6MeuJY7e2XUWQ5RdJXWHtwi3jXxLkpm0aDgu1NjSpqbysv+1&#10;CtZHzj/Mz/dpl59zUxRpwtvZRanRsF/PQQTqwzP83/7SCtJ0Co8z8Qj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GAMsxQAAANwAAAAPAAAAAAAAAAAAAAAAAJgCAABkcnMv&#10;ZG93bnJldi54bWxQSwUGAAAAAAQABAD1AAAAigMAAAAA&#10;" filled="f" stroked="f">
                  <v:textbox inset="0,0,0,0">
                    <w:txbxContent>
                      <w:p w14:paraId="173B0F00" w14:textId="77777777" w:rsidR="00A541FA" w:rsidRDefault="00A541FA">
                        <w:pPr>
                          <w:spacing w:line="98" w:lineRule="exact"/>
                          <w:rPr>
                            <w:rFonts w:ascii="Segoe UI Semilight"/>
                            <w:sz w:val="9"/>
                          </w:rPr>
                        </w:pPr>
                        <w:r>
                          <w:rPr>
                            <w:rFonts w:ascii="Segoe UI Semilight"/>
                            <w:sz w:val="9"/>
                          </w:rPr>
                          <w:t>Synchronization Artifact</w:t>
                        </w:r>
                      </w:p>
                      <w:p w14:paraId="4FBB3935" w14:textId="77777777" w:rsidR="00A541FA" w:rsidRDefault="00A541FA">
                        <w:pPr>
                          <w:spacing w:before="4"/>
                          <w:rPr>
                            <w:sz w:val="9"/>
                          </w:rPr>
                        </w:pPr>
                      </w:p>
                      <w:p w14:paraId="5C8E87A9" w14:textId="77777777" w:rsidR="00A541FA" w:rsidRDefault="00A541FA">
                        <w:pPr>
                          <w:ind w:left="55"/>
                          <w:rPr>
                            <w:rFonts w:ascii="Segoe UI Semilight"/>
                            <w:sz w:val="9"/>
                          </w:rPr>
                        </w:pPr>
                        <w:r>
                          <w:rPr>
                            <w:rFonts w:ascii="Segoe UI Semilight"/>
                            <w:w w:val="105"/>
                            <w:sz w:val="9"/>
                          </w:rPr>
                          <w:t>Write</w:t>
                        </w:r>
                      </w:p>
                      <w:p w14:paraId="62F73D54" w14:textId="77777777" w:rsidR="00A541FA" w:rsidRDefault="00A541FA">
                        <w:pPr>
                          <w:rPr>
                            <w:sz w:val="8"/>
                          </w:rPr>
                        </w:pPr>
                      </w:p>
                      <w:p w14:paraId="41F89EAD" w14:textId="77777777" w:rsidR="00A541FA" w:rsidRDefault="00A541FA">
                        <w:pPr>
                          <w:spacing w:before="4"/>
                          <w:rPr>
                            <w:sz w:val="8"/>
                          </w:rPr>
                        </w:pPr>
                      </w:p>
                      <w:p w14:paraId="79EC208C" w14:textId="77777777" w:rsidR="00A541FA" w:rsidRDefault="00A541FA">
                        <w:pPr>
                          <w:spacing w:line="115" w:lineRule="exact"/>
                          <w:ind w:right="74"/>
                          <w:jc w:val="right"/>
                          <w:rPr>
                            <w:rFonts w:ascii="Segoe UI Semilight"/>
                            <w:sz w:val="9"/>
                          </w:rPr>
                        </w:pPr>
                        <w:r>
                          <w:rPr>
                            <w:rFonts w:ascii="Segoe UI Semilight"/>
                            <w:sz w:val="9"/>
                          </w:rPr>
                          <w:t>Write</w:t>
                        </w:r>
                      </w:p>
                    </w:txbxContent>
                  </v:textbox>
                </v:shape>
                <v:shape id="Text Box 628" o:spid="_x0000_s1419" type="#_x0000_t202" style="position:absolute;left:5839;top:1959;width:98;height: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GbWMUA&#10;AADcAAAADwAAAGRycy9kb3ducmV2LnhtbESPQWvCQBSE7wX/w/IEb3VjEWmiq4i0UBCKMR48PrPP&#10;ZDH7Ns1uNf77rlDwOMzMN8xi1dtGXKnzxrGCyTgBQVw6bbhScCg+X99B+ICssXFMCu7kYbUcvCww&#10;0+7GOV33oRIRwj5DBXUIbSalL2uy6MeuJY7e2XUWQ5RdJXWHtwi3jXxLkpm0aDgu1NjSpqbysv+1&#10;CtZHzj/Mz/dpl59zUxRpwtvZRanRsF/PQQTqwzP83/7SCtJ0Co8z8Qj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8ZtYxQAAANwAAAAPAAAAAAAAAAAAAAAAAJgCAABkcnMv&#10;ZG93bnJldi54bWxQSwUGAAAAAAQABAD1AAAAigMAAAAA&#10;" filled="f" stroked="f">
                  <v:textbox inset="0,0,0,0">
                    <w:txbxContent>
                      <w:p w14:paraId="6C0290C6" w14:textId="77777777" w:rsidR="00A541FA" w:rsidRDefault="00A541FA">
                        <w:pPr>
                          <w:spacing w:line="154" w:lineRule="exact"/>
                          <w:rPr>
                            <w:rFonts w:ascii="Verdana"/>
                            <w:sz w:val="15"/>
                          </w:rPr>
                        </w:pPr>
                        <w:r>
                          <w:rPr>
                            <w:rFonts w:ascii="Verdana"/>
                            <w:color w:val="FFFFFF"/>
                            <w:w w:val="102"/>
                            <w:sz w:val="15"/>
                          </w:rPr>
                          <w:t>3</w:t>
                        </w:r>
                      </w:p>
                    </w:txbxContent>
                  </v:textbox>
                </v:shape>
                <v:shape id="Text Box 627" o:spid="_x0000_s1420" type="#_x0000_t202" style="position:absolute;left:2402;top:2254;width:1086;height:2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0+w8UA&#10;AADcAAAADwAAAGRycy9kb3ducmV2LnhtbESPQWvCQBSE7wX/w/IEb3VjQWmiq4i0UBCKMR48PrPP&#10;ZDH7Ns1uNf77rlDwOMzMN8xi1dtGXKnzxrGCyTgBQVw6bbhScCg+X99B+ICssXFMCu7kYbUcvCww&#10;0+7GOV33oRIRwj5DBXUIbSalL2uy6MeuJY7e2XUWQ5RdJXWHtwi3jXxLkpm0aDgu1NjSpqbysv+1&#10;CtZHzj/Mz/dpl59zUxRpwtvZRanRsF/PQQTqwzP83/7SCtJ0Co8z8Qj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vT7DxQAAANwAAAAPAAAAAAAAAAAAAAAAAJgCAABkcnMv&#10;ZG93bnJldi54bWxQSwUGAAAAAAQABAD1AAAAigMAAAAA&#10;" filled="f" stroked="f">
                  <v:textbox inset="0,0,0,0">
                    <w:txbxContent>
                      <w:p w14:paraId="6C5A308D" w14:textId="77777777" w:rsidR="00A541FA" w:rsidRDefault="00A541FA">
                        <w:pPr>
                          <w:spacing w:line="98" w:lineRule="exact"/>
                          <w:ind w:left="141"/>
                          <w:rPr>
                            <w:rFonts w:ascii="Segoe UI Semilight"/>
                            <w:sz w:val="9"/>
                          </w:rPr>
                        </w:pPr>
                        <w:r>
                          <w:rPr>
                            <w:rFonts w:ascii="Segoe UI Semilight"/>
                            <w:sz w:val="9"/>
                          </w:rPr>
                          <w:t>Synchronized Code</w:t>
                        </w:r>
                      </w:p>
                      <w:p w14:paraId="5B0586DC" w14:textId="77777777" w:rsidR="00A541FA" w:rsidRDefault="00A541FA">
                        <w:pPr>
                          <w:spacing w:before="22" w:line="115" w:lineRule="exact"/>
                          <w:rPr>
                            <w:rFonts w:ascii="Segoe UI Semilight"/>
                            <w:sz w:val="9"/>
                          </w:rPr>
                        </w:pPr>
                        <w:r>
                          <w:rPr>
                            <w:rFonts w:ascii="Segoe UI Semilight"/>
                            <w:sz w:val="9"/>
                          </w:rPr>
                          <w:t>Reverse Code (Incremental)</w:t>
                        </w:r>
                      </w:p>
                    </w:txbxContent>
                  </v:textbox>
                </v:shape>
                <v:shape id="Text Box 626" o:spid="_x0000_s1421" type="#_x0000_t202" style="position:absolute;left:3949;top:2475;width:213;height: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gtMUA&#10;AADcAAAADwAAAGRycy9kb3ducmV2LnhtbESPQWvCQBSE74X+h+UVeqsbewhN6kZELAiFYowHj6/Z&#10;l2Qx+zZmV03/vVso9DjMzDfMYjnZXlxp9MaxgvksAUFcO224VXCoPl7eQPiArLF3TAp+yMOyeHxY&#10;YK7djUu67kMrIoR9jgq6EIZcSl93ZNHP3EAcvcaNFkOUYyv1iLcIt718TZJUWjQcFzocaN1Rfdpf&#10;rILVkcuNOX9978qmNFWVJfyZnpR6fppW7yACTeE//NfeagVZlsLvmXgEZH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b6C0xQAAANwAAAAPAAAAAAAAAAAAAAAAAJgCAABkcnMv&#10;ZG93bnJldi54bWxQSwUGAAAAAAQABAD1AAAAigMAAAAA&#10;" filled="f" stroked="f">
                  <v:textbox inset="0,0,0,0">
                    <w:txbxContent>
                      <w:p w14:paraId="4E21A19D" w14:textId="77777777" w:rsidR="00A541FA" w:rsidRDefault="00A541FA">
                        <w:pPr>
                          <w:spacing w:line="92" w:lineRule="exact"/>
                          <w:ind w:right="-15"/>
                          <w:rPr>
                            <w:rFonts w:ascii="Segoe UI Semilight"/>
                            <w:sz w:val="9"/>
                          </w:rPr>
                        </w:pPr>
                        <w:r>
                          <w:rPr>
                            <w:rFonts w:ascii="Segoe UI Semilight"/>
                            <w:sz w:val="9"/>
                          </w:rPr>
                          <w:t>Write</w:t>
                        </w:r>
                      </w:p>
                    </w:txbxContent>
                  </v:textbox>
                </v:shape>
                <v:shape id="Text Box 625" o:spid="_x0000_s1422" type="#_x0000_t202" style="position:absolute;left:2415;top:2691;width:809;height: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MFL8UA&#10;AADcAAAADwAAAGRycy9kb3ducmV2LnhtbESPQWvCQBSE7wX/w/IEb3VjD9pEVxFpQRBKYzx4fGaf&#10;yWL2bZpdNf33bqHgcZiZb5jFqreNuFHnjWMFk3ECgrh02nCl4FB8vr6D8AFZY+OYFPySh9Vy8LLA&#10;TLs753Tbh0pECPsMFdQhtJmUvqzJoh+7ljh6Z9dZDFF2ldQd3iPcNvItSabSouG4UGNLm5rKy/5q&#10;FayPnH+Yn6/Td37OTVGkCe+mF6VGw349BxGoD8/wf3urFaTpDP7OxCMgl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IwUvxQAAANwAAAAPAAAAAAAAAAAAAAAAAJgCAABkcnMv&#10;ZG93bnJldi54bWxQSwUGAAAAAAQABAD1AAAAigMAAAAA&#10;" filled="f" stroked="f">
                  <v:textbox inset="0,0,0,0">
                    <w:txbxContent>
                      <w:p w14:paraId="298AA4CE" w14:textId="77777777" w:rsidR="00A541FA" w:rsidRDefault="00A541FA">
                        <w:pPr>
                          <w:spacing w:line="92" w:lineRule="exact"/>
                          <w:ind w:right="-3"/>
                          <w:rPr>
                            <w:rFonts w:ascii="Segoe UI Semilight"/>
                            <w:sz w:val="9"/>
                          </w:rPr>
                        </w:pPr>
                        <w:r>
                          <w:rPr>
                            <w:rFonts w:ascii="Segoe UI Semilight"/>
                            <w:sz w:val="9"/>
                          </w:rPr>
                          <w:t>Synchronized Model</w:t>
                        </w:r>
                      </w:p>
                    </w:txbxContent>
                  </v:textbox>
                </v:shape>
                <v:shape id="Text Box 624" o:spid="_x0000_s1423" type="#_x0000_t202" style="position:absolute;left:3764;top:2808;width:809;height: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yRXcMA&#10;AADcAAAADwAAAGRycy9kb3ducmV2LnhtbERPPWvDMBDdC/0P4grdarkZQuxaMaG0ECiUOM7Q8Wpd&#10;bGHr5Fpq4vz7aAhkfLzvopztIE40eeNYwWuSgiBunDbcKjjUny8rED4gaxwck4ILeSjXjw8F5tqd&#10;uaLTPrQihrDPUUEXwphL6ZuOLPrEjcSRO7rJYohwaqWe8BzD7SAXabqUFg3Hhg5Heu+o6ff/VsHm&#10;h6sP8/f9u6uOlanrLOWvZa/U89O8eQMRaA538c291QqyLK6NZ+IRkO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byRXcMAAADcAAAADwAAAAAAAAAAAAAAAACYAgAAZHJzL2Rv&#10;d25yZXYueG1sUEsFBgAAAAAEAAQA9QAAAIgDAAAAAA==&#10;" filled="f" stroked="f">
                  <v:textbox inset="0,0,0,0">
                    <w:txbxContent>
                      <w:p w14:paraId="4C24DC12" w14:textId="77777777" w:rsidR="00A541FA" w:rsidRDefault="00A541FA">
                        <w:pPr>
                          <w:spacing w:line="92" w:lineRule="exact"/>
                          <w:ind w:right="-3"/>
                          <w:rPr>
                            <w:rFonts w:ascii="Segoe UI Semilight"/>
                            <w:sz w:val="9"/>
                          </w:rPr>
                        </w:pPr>
                        <w:r>
                          <w:rPr>
                            <w:rFonts w:ascii="Segoe UI Semilight"/>
                            <w:sz w:val="9"/>
                          </w:rPr>
                          <w:t>Synchronized Model</w:t>
                        </w:r>
                      </w:p>
                    </w:txbxContent>
                  </v:textbox>
                </v:shape>
                <v:shape id="Text Box 623" o:spid="_x0000_s1424" type="#_x0000_t202" style="position:absolute;left:5019;top:2731;width:98;height: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A0xsQA&#10;AADcAAAADwAAAGRycy9kb3ducmV2LnhtbESPQWvCQBSE7wX/w/IEb83GHqSJriJiQRBKYzx4fGaf&#10;yWL2bcyumv77bqHQ4zAz3zCL1WBb8aDeG8cKpkkKgrhy2nCt4Fh+vL6D8AFZY+uYFHyTh9Vy9LLA&#10;XLsnF/Q4hFpECPscFTQhdLmUvmrIok9cRxy9i+sthij7WuoenxFuW/mWpjNp0XBcaLCjTUPV9XC3&#10;CtYnLrbm9nn+Ki6FKcss5f3sqtRkPKznIAIN4T/8195pBVmWwe+ZeAT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wNMbEAAAA3AAAAA8AAAAAAAAAAAAAAAAAmAIAAGRycy9k&#10;b3ducmV2LnhtbFBLBQYAAAAABAAEAPUAAACJAwAAAAA=&#10;" filled="f" stroked="f">
                  <v:textbox inset="0,0,0,0">
                    <w:txbxContent>
                      <w:p w14:paraId="637E208B" w14:textId="77777777" w:rsidR="00A541FA" w:rsidRDefault="00A541FA">
                        <w:pPr>
                          <w:spacing w:line="154" w:lineRule="exact"/>
                          <w:rPr>
                            <w:rFonts w:ascii="Verdana"/>
                            <w:sz w:val="15"/>
                          </w:rPr>
                        </w:pPr>
                        <w:r>
                          <w:rPr>
                            <w:rFonts w:ascii="Verdana"/>
                            <w:color w:val="FFFFFF"/>
                            <w:w w:val="102"/>
                            <w:sz w:val="15"/>
                          </w:rPr>
                          <w:t>4</w:t>
                        </w:r>
                      </w:p>
                    </w:txbxContent>
                  </v:textbox>
                </v:shape>
                <w10:wrap anchorx="page"/>
              </v:group>
            </w:pict>
          </mc:Fallback>
        </mc:AlternateContent>
      </w:r>
      <w:r w:rsidR="00A541FA">
        <w:rPr>
          <w:sz w:val="20"/>
        </w:rPr>
        <w:t xml:space="preserve">A </w:t>
      </w:r>
      <w:r w:rsidR="00A541FA">
        <w:rPr>
          <w:spacing w:val="8"/>
          <w:sz w:val="16"/>
        </w:rPr>
        <w:t xml:space="preserve">COMPLETE </w:t>
      </w:r>
      <w:r w:rsidR="00A541FA">
        <w:rPr>
          <w:spacing w:val="6"/>
          <w:sz w:val="16"/>
        </w:rPr>
        <w:t xml:space="preserve">CODE GENERATION </w:t>
      </w:r>
      <w:r w:rsidR="00A541FA">
        <w:rPr>
          <w:spacing w:val="7"/>
          <w:sz w:val="16"/>
        </w:rPr>
        <w:t xml:space="preserve">SOLUTION </w:t>
      </w:r>
      <w:r w:rsidR="00A541FA">
        <w:rPr>
          <w:spacing w:val="6"/>
          <w:sz w:val="16"/>
        </w:rPr>
        <w:t xml:space="preserve">FOR </w:t>
      </w:r>
      <w:r w:rsidR="00A541FA">
        <w:rPr>
          <w:spacing w:val="6"/>
          <w:sz w:val="20"/>
        </w:rPr>
        <w:t xml:space="preserve">UML </w:t>
      </w:r>
      <w:r w:rsidR="00A541FA">
        <w:rPr>
          <w:sz w:val="20"/>
        </w:rPr>
        <w:t>S</w:t>
      </w:r>
      <w:r w:rsidR="00A541FA">
        <w:rPr>
          <w:sz w:val="16"/>
        </w:rPr>
        <w:t>TATE</w:t>
      </w:r>
      <w:r w:rsidR="00A541FA">
        <w:rPr>
          <w:spacing w:val="24"/>
          <w:sz w:val="16"/>
        </w:rPr>
        <w:t xml:space="preserve"> </w:t>
      </w:r>
      <w:r w:rsidR="00A541FA">
        <w:rPr>
          <w:spacing w:val="6"/>
          <w:sz w:val="20"/>
        </w:rPr>
        <w:t>M</w:t>
      </w:r>
      <w:r w:rsidR="00A541FA">
        <w:rPr>
          <w:spacing w:val="6"/>
          <w:sz w:val="16"/>
        </w:rPr>
        <w:t>ACHINE</w:t>
      </w:r>
    </w:p>
    <w:p w14:paraId="0B9DFAC9" w14:textId="77777777" w:rsidR="00864105" w:rsidRDefault="00A541FA">
      <w:pPr>
        <w:pStyle w:val="Corpsdetexte"/>
        <w:spacing w:before="175" w:line="249" w:lineRule="auto"/>
        <w:ind w:left="5379" w:right="117" w:firstLine="199"/>
        <w:jc w:val="both"/>
      </w:pPr>
      <w:r>
        <w:t xml:space="preserve">This section describes a complete generation solution for UML State Machine, especially when considering the con- currency aspect. It first </w:t>
      </w:r>
      <w:del w:id="53" w:author="RADERMACHER Ansgar 206501" w:date="2016-06-06T16:58:00Z">
        <w:r w:rsidDel="00D12CFD">
          <w:delText xml:space="preserve">reminds </w:delText>
        </w:r>
      </w:del>
      <w:ins w:id="54" w:author="RADERMACHER Ansgar 206501" w:date="2016-06-06T16:58:00Z">
        <w:r w:rsidR="00D12CFD">
          <w:t>adds</w:t>
        </w:r>
        <w:r w:rsidR="00D12CFD">
          <w:t xml:space="preserve"> </w:t>
        </w:r>
      </w:ins>
      <w:r>
        <w:t xml:space="preserve">background definitions in a formal way and some assumptions on output generated code. Subsection III-B continues with the concurrency analysis of UML State Machine based on an example. Overview of a  code generation approach based on the above analysis is then discussed before a synchronization approach is </w:t>
      </w:r>
      <w:r>
        <w:rPr>
          <w:spacing w:val="47"/>
        </w:rPr>
        <w:t xml:space="preserve"> </w:t>
      </w:r>
      <w:r>
        <w:t>introduced.</w:t>
      </w:r>
    </w:p>
    <w:p w14:paraId="46AAA34C" w14:textId="77777777" w:rsidR="00864105" w:rsidRDefault="00864105">
      <w:pPr>
        <w:pStyle w:val="Corpsdetexte"/>
        <w:spacing w:before="4"/>
        <w:rPr>
          <w:sz w:val="17"/>
        </w:rPr>
      </w:pPr>
    </w:p>
    <w:p w14:paraId="1B476FE1" w14:textId="77777777" w:rsidR="00864105" w:rsidRDefault="00864105">
      <w:pPr>
        <w:rPr>
          <w:sz w:val="17"/>
        </w:rPr>
        <w:sectPr w:rsidR="00864105">
          <w:pgSz w:w="12240" w:h="15840"/>
          <w:pgMar w:top="1080" w:right="860" w:bottom="280" w:left="860" w:header="720" w:footer="720" w:gutter="0"/>
          <w:cols w:space="720"/>
        </w:sectPr>
      </w:pPr>
    </w:p>
    <w:p w14:paraId="1E9BD957" w14:textId="77777777" w:rsidR="00864105" w:rsidRDefault="00864105">
      <w:pPr>
        <w:pStyle w:val="Corpsdetexte"/>
        <w:rPr>
          <w:sz w:val="16"/>
        </w:rPr>
      </w:pPr>
    </w:p>
    <w:p w14:paraId="5BEDA6D6" w14:textId="77777777" w:rsidR="00864105" w:rsidRDefault="00864105">
      <w:pPr>
        <w:pStyle w:val="Corpsdetexte"/>
        <w:rPr>
          <w:sz w:val="16"/>
        </w:rPr>
      </w:pPr>
    </w:p>
    <w:p w14:paraId="47263D7A" w14:textId="77777777" w:rsidR="00864105" w:rsidRDefault="00864105">
      <w:pPr>
        <w:pStyle w:val="Corpsdetexte"/>
        <w:spacing w:before="4"/>
        <w:rPr>
          <w:sz w:val="22"/>
        </w:rPr>
      </w:pPr>
    </w:p>
    <w:p w14:paraId="21115414" w14:textId="77777777" w:rsidR="00864105" w:rsidRDefault="00A541FA">
      <w:pPr>
        <w:spacing w:line="180" w:lineRule="exact"/>
        <w:ind w:left="119"/>
        <w:jc w:val="both"/>
        <w:rPr>
          <w:sz w:val="16"/>
        </w:rPr>
      </w:pPr>
      <w:r>
        <w:rPr>
          <w:sz w:val="16"/>
        </w:rPr>
        <w:t>Fig. 2. Synchronization process, in which the model and the code are concurrently edited with code as the synchronization artifact (CDD = Code- Driven</w:t>
      </w:r>
      <w:r>
        <w:rPr>
          <w:spacing w:val="-9"/>
          <w:sz w:val="16"/>
        </w:rPr>
        <w:t xml:space="preserve"> </w:t>
      </w:r>
      <w:r>
        <w:rPr>
          <w:sz w:val="16"/>
        </w:rPr>
        <w:t>Developer,</w:t>
      </w:r>
      <w:r>
        <w:rPr>
          <w:spacing w:val="-9"/>
          <w:sz w:val="16"/>
        </w:rPr>
        <w:t xml:space="preserve"> </w:t>
      </w:r>
      <w:r>
        <w:rPr>
          <w:sz w:val="16"/>
        </w:rPr>
        <w:t>MDD</w:t>
      </w:r>
      <w:r>
        <w:rPr>
          <w:spacing w:val="-9"/>
          <w:sz w:val="16"/>
        </w:rPr>
        <w:t xml:space="preserve"> </w:t>
      </w:r>
      <w:r>
        <w:rPr>
          <w:sz w:val="16"/>
        </w:rPr>
        <w:t>=</w:t>
      </w:r>
      <w:r>
        <w:rPr>
          <w:spacing w:val="-9"/>
          <w:sz w:val="16"/>
        </w:rPr>
        <w:t xml:space="preserve"> </w:t>
      </w:r>
      <w:r>
        <w:rPr>
          <w:sz w:val="16"/>
        </w:rPr>
        <w:t>Model-Driven</w:t>
      </w:r>
      <w:r>
        <w:rPr>
          <w:spacing w:val="-9"/>
          <w:sz w:val="16"/>
        </w:rPr>
        <w:t xml:space="preserve"> </w:t>
      </w:r>
      <w:r>
        <w:rPr>
          <w:sz w:val="16"/>
        </w:rPr>
        <w:t>Developer).</w:t>
      </w:r>
      <w:r>
        <w:rPr>
          <w:spacing w:val="-9"/>
          <w:sz w:val="16"/>
        </w:rPr>
        <w:t xml:space="preserve"> </w:t>
      </w:r>
      <w:r>
        <w:rPr>
          <w:sz w:val="16"/>
        </w:rPr>
        <w:t>The</w:t>
      </w:r>
      <w:r>
        <w:rPr>
          <w:spacing w:val="-9"/>
          <w:sz w:val="16"/>
        </w:rPr>
        <w:t xml:space="preserve"> </w:t>
      </w:r>
      <w:r>
        <w:rPr>
          <w:sz w:val="16"/>
        </w:rPr>
        <w:t>API</w:t>
      </w:r>
      <w:r>
        <w:rPr>
          <w:spacing w:val="-9"/>
          <w:sz w:val="16"/>
        </w:rPr>
        <w:t xml:space="preserve"> </w:t>
      </w:r>
      <w:r>
        <w:rPr>
          <w:sz w:val="16"/>
        </w:rPr>
        <w:t>calls</w:t>
      </w:r>
      <w:r>
        <w:rPr>
          <w:spacing w:val="-9"/>
          <w:sz w:val="16"/>
        </w:rPr>
        <w:t xml:space="preserve"> </w:t>
      </w:r>
      <w:r>
        <w:rPr>
          <w:sz w:val="16"/>
        </w:rPr>
        <w:t>for</w:t>
      </w:r>
      <w:r>
        <w:rPr>
          <w:spacing w:val="-9"/>
          <w:sz w:val="16"/>
        </w:rPr>
        <w:t xml:space="preserve"> </w:t>
      </w:r>
      <w:r>
        <w:rPr>
          <w:sz w:val="16"/>
        </w:rPr>
        <w:t xml:space="preserve">Model and Code are represented generically as "Read" and  </w:t>
      </w:r>
      <w:r>
        <w:rPr>
          <w:spacing w:val="27"/>
          <w:sz w:val="16"/>
        </w:rPr>
        <w:t xml:space="preserve"> </w:t>
      </w:r>
      <w:r>
        <w:rPr>
          <w:sz w:val="16"/>
        </w:rPr>
        <w:t>"Write".</w:t>
      </w:r>
    </w:p>
    <w:p w14:paraId="30D3462E" w14:textId="77777777" w:rsidR="00864105" w:rsidRDefault="00864105">
      <w:pPr>
        <w:pStyle w:val="Corpsdetexte"/>
        <w:rPr>
          <w:sz w:val="16"/>
        </w:rPr>
      </w:pPr>
    </w:p>
    <w:p w14:paraId="34380E0E" w14:textId="77777777" w:rsidR="00864105" w:rsidRDefault="00864105">
      <w:pPr>
        <w:pStyle w:val="Corpsdetexte"/>
        <w:rPr>
          <w:sz w:val="16"/>
        </w:rPr>
      </w:pPr>
    </w:p>
    <w:p w14:paraId="65800387" w14:textId="77777777" w:rsidR="00864105" w:rsidRDefault="00864105">
      <w:pPr>
        <w:pStyle w:val="Corpsdetexte"/>
        <w:rPr>
          <w:sz w:val="16"/>
        </w:rPr>
      </w:pPr>
    </w:p>
    <w:p w14:paraId="7B144714" w14:textId="77777777" w:rsidR="00864105" w:rsidRDefault="00864105">
      <w:pPr>
        <w:pStyle w:val="Corpsdetexte"/>
        <w:spacing w:before="7"/>
        <w:rPr>
          <w:sz w:val="18"/>
        </w:rPr>
      </w:pPr>
    </w:p>
    <w:p w14:paraId="53F7BFD4" w14:textId="77777777" w:rsidR="00864105" w:rsidRDefault="00A541FA">
      <w:pPr>
        <w:pStyle w:val="Corpsdetexte"/>
        <w:spacing w:line="249" w:lineRule="auto"/>
        <w:ind w:left="119"/>
        <w:jc w:val="both"/>
      </w:pPr>
      <w:r>
        <w:t>programming</w:t>
      </w:r>
      <w:r>
        <w:rPr>
          <w:spacing w:val="-7"/>
        </w:rPr>
        <w:t xml:space="preserve"> </w:t>
      </w:r>
      <w:r>
        <w:t>language,</w:t>
      </w:r>
      <w:r>
        <w:rPr>
          <w:spacing w:val="-7"/>
        </w:rPr>
        <w:t xml:space="preserve"> </w:t>
      </w:r>
      <w:r>
        <w:t>because</w:t>
      </w:r>
      <w:r>
        <w:rPr>
          <w:spacing w:val="-7"/>
        </w:rPr>
        <w:t xml:space="preserve"> </w:t>
      </w:r>
      <w:r>
        <w:t>he</w:t>
      </w:r>
      <w:r>
        <w:rPr>
          <w:spacing w:val="-7"/>
        </w:rPr>
        <w:t xml:space="preserve"> </w:t>
      </w:r>
      <w:r>
        <w:t>prefers</w:t>
      </w:r>
      <w:r>
        <w:rPr>
          <w:spacing w:val="-7"/>
        </w:rPr>
        <w:t xml:space="preserve"> </w:t>
      </w:r>
      <w:r>
        <w:t>to</w:t>
      </w:r>
      <w:r>
        <w:rPr>
          <w:spacing w:val="-7"/>
        </w:rPr>
        <w:t xml:space="preserve"> </w:t>
      </w:r>
      <w:r>
        <w:t>work</w:t>
      </w:r>
      <w:r>
        <w:rPr>
          <w:spacing w:val="-7"/>
        </w:rPr>
        <w:t xml:space="preserve"> </w:t>
      </w:r>
      <w:r>
        <w:t>exclusively</w:t>
      </w:r>
      <w:r>
        <w:rPr>
          <w:w w:val="99"/>
        </w:rPr>
        <w:t xml:space="preserve"> </w:t>
      </w:r>
      <w:r>
        <w:t>with</w:t>
      </w:r>
      <w:r>
        <w:rPr>
          <w:spacing w:val="15"/>
        </w:rPr>
        <w:t xml:space="preserve"> </w:t>
      </w:r>
      <w:r>
        <w:t>code).</w:t>
      </w:r>
    </w:p>
    <w:p w14:paraId="628701B4" w14:textId="77777777" w:rsidR="00864105" w:rsidRDefault="00A541FA">
      <w:pPr>
        <w:pStyle w:val="Corpsdetexte"/>
        <w:spacing w:before="72" w:line="249" w:lineRule="auto"/>
        <w:ind w:left="119" w:firstLine="199"/>
        <w:jc w:val="both"/>
      </w:pPr>
      <w:r>
        <w:t>Figure 2 shows the first synchronization strategy based on using code as the synchronization artifact. The  general steps of the process shown in Figure 2 are described as    follows:</w:t>
      </w:r>
    </w:p>
    <w:p w14:paraId="7059407D" w14:textId="77777777" w:rsidR="00864105" w:rsidRDefault="00864105">
      <w:pPr>
        <w:pStyle w:val="Corpsdetexte"/>
        <w:spacing w:before="10"/>
      </w:pPr>
    </w:p>
    <w:p w14:paraId="2B0BDD0B" w14:textId="77777777" w:rsidR="00864105" w:rsidRDefault="00A541FA">
      <w:pPr>
        <w:pStyle w:val="Corpsdetexte"/>
        <w:spacing w:line="249" w:lineRule="auto"/>
        <w:ind w:left="880" w:hanging="563"/>
        <w:jc w:val="both"/>
      </w:pPr>
      <w:r>
        <w:t xml:space="preserve">Step 1Both the model and code may be edited concurrently. </w:t>
      </w:r>
      <w:r>
        <w:rPr>
          <w:spacing w:val="-6"/>
        </w:rPr>
        <w:t xml:space="preserve">(To </w:t>
      </w:r>
      <w:r>
        <w:t>simplify Figure 2, we  don’t  show  the  Read  and Write interactions for this step.) After both artifacts have been edited concurrently, we need to synchronize</w:t>
      </w:r>
      <w:r>
        <w:rPr>
          <w:spacing w:val="13"/>
        </w:rPr>
        <w:t xml:space="preserve"> </w:t>
      </w:r>
      <w:r>
        <w:t>them.</w:t>
      </w:r>
    </w:p>
    <w:p w14:paraId="012BBC8D" w14:textId="77777777" w:rsidR="00864105" w:rsidRDefault="00A541FA">
      <w:pPr>
        <w:pStyle w:val="Corpsdetexte"/>
        <w:spacing w:line="249" w:lineRule="auto"/>
        <w:ind w:left="880" w:hanging="563"/>
        <w:jc w:val="both"/>
      </w:pPr>
      <w:r>
        <w:t>Step 2First we create a synchronization artifact from the edited model by generating code in batch mode. This synchronization artifact is code and it is an image of the edited model.</w:t>
      </w:r>
    </w:p>
    <w:p w14:paraId="05ED20A1" w14:textId="77777777" w:rsidR="00864105" w:rsidRDefault="00A541FA">
      <w:pPr>
        <w:pStyle w:val="Corpsdetexte"/>
        <w:spacing w:line="242" w:lineRule="auto"/>
        <w:ind w:left="880" w:hanging="563"/>
        <w:jc w:val="both"/>
      </w:pPr>
      <w:r>
        <w:t>Step 3The synchronization artifact is  synchronized  with  the edited code. Since the synchronization artifact is code itself, this step is done with the</w:t>
      </w:r>
      <w:r>
        <w:rPr>
          <w:spacing w:val="-23"/>
        </w:rPr>
        <w:t xml:space="preserve"> </w:t>
      </w:r>
      <w:r>
        <w:rPr>
          <w:rFonts w:ascii="Courier New"/>
        </w:rPr>
        <w:t xml:space="preserve">Synchronize Code </w:t>
      </w:r>
      <w:r>
        <w:t>use-case of the</w:t>
      </w:r>
      <w:r>
        <w:rPr>
          <w:spacing w:val="-2"/>
        </w:rPr>
        <w:t xml:space="preserve"> </w:t>
      </w:r>
      <w:r>
        <w:t>IDE.</w:t>
      </w:r>
    </w:p>
    <w:p w14:paraId="750964D4" w14:textId="77777777" w:rsidR="00864105" w:rsidRDefault="00A541FA">
      <w:pPr>
        <w:pStyle w:val="Corpsdetexte"/>
        <w:spacing w:line="249" w:lineRule="auto"/>
        <w:ind w:left="880" w:hanging="563"/>
        <w:jc w:val="both"/>
      </w:pPr>
      <w:r>
        <w:t xml:space="preserve">Step 4Once synchronization artifact and edited code are synchronized, the former is reversed incrementally to update the edited </w:t>
      </w:r>
      <w:r>
        <w:rPr>
          <w:spacing w:val="18"/>
        </w:rPr>
        <w:t xml:space="preserve"> </w:t>
      </w:r>
      <w:r>
        <w:t>model.</w:t>
      </w:r>
    </w:p>
    <w:p w14:paraId="046E0207" w14:textId="77777777" w:rsidR="00864105" w:rsidRDefault="00864105">
      <w:pPr>
        <w:pStyle w:val="Corpsdetexte"/>
        <w:spacing w:before="10"/>
      </w:pPr>
    </w:p>
    <w:p w14:paraId="0B507514" w14:textId="77777777" w:rsidR="00864105" w:rsidRDefault="00A541FA">
      <w:pPr>
        <w:pStyle w:val="Corpsdetexte"/>
        <w:spacing w:line="249" w:lineRule="auto"/>
        <w:ind w:left="119" w:firstLine="199"/>
        <w:jc w:val="both"/>
      </w:pPr>
      <w:r>
        <w:t>The second strategy, based on using model as the syn- chronization</w:t>
      </w:r>
      <w:r>
        <w:rPr>
          <w:spacing w:val="35"/>
        </w:rPr>
        <w:t xml:space="preserve"> </w:t>
      </w:r>
      <w:r>
        <w:t>artifact,</w:t>
      </w:r>
      <w:r>
        <w:rPr>
          <w:spacing w:val="35"/>
        </w:rPr>
        <w:t xml:space="preserve"> </w:t>
      </w:r>
      <w:r>
        <w:t>is</w:t>
      </w:r>
      <w:r>
        <w:rPr>
          <w:spacing w:val="35"/>
        </w:rPr>
        <w:t xml:space="preserve"> </w:t>
      </w:r>
      <w:r>
        <w:t>the</w:t>
      </w:r>
      <w:r>
        <w:rPr>
          <w:spacing w:val="35"/>
        </w:rPr>
        <w:t xml:space="preserve"> </w:t>
      </w:r>
      <w:r>
        <w:t>opposite</w:t>
      </w:r>
      <w:r>
        <w:rPr>
          <w:spacing w:val="35"/>
        </w:rPr>
        <w:t xml:space="preserve"> </w:t>
      </w:r>
      <w:r>
        <w:t>of</w:t>
      </w:r>
      <w:r>
        <w:rPr>
          <w:spacing w:val="35"/>
        </w:rPr>
        <w:t xml:space="preserve"> </w:t>
      </w:r>
      <w:r>
        <w:t>the</w:t>
      </w:r>
      <w:r>
        <w:rPr>
          <w:spacing w:val="35"/>
        </w:rPr>
        <w:t xml:space="preserve"> </w:t>
      </w:r>
      <w:r>
        <w:t>first</w:t>
      </w:r>
      <w:r>
        <w:rPr>
          <w:spacing w:val="35"/>
        </w:rPr>
        <w:t xml:space="preserve"> </w:t>
      </w:r>
      <w:r>
        <w:t>strategy.</w:t>
      </w:r>
      <w:r>
        <w:rPr>
          <w:spacing w:val="35"/>
        </w:rPr>
        <w:t xml:space="preserve"> </w:t>
      </w:r>
      <w:r>
        <w:t>In</w:t>
      </w:r>
      <w:r>
        <w:rPr>
          <w:w w:val="99"/>
        </w:rPr>
        <w:t xml:space="preserve"> </w:t>
      </w:r>
      <w:r>
        <w:t>the second strategy, the synchronization artifact is obtained   by reversing the edited code in batch mode. Afterwards the synchronization artifact is synchronized with the</w:t>
      </w:r>
      <w:r>
        <w:rPr>
          <w:spacing w:val="-11"/>
        </w:rPr>
        <w:t xml:space="preserve"> </w:t>
      </w:r>
      <w:r>
        <w:t>edited</w:t>
      </w:r>
      <w:r>
        <w:rPr>
          <w:spacing w:val="-2"/>
        </w:rPr>
        <w:t xml:space="preserve"> </w:t>
      </w:r>
      <w:r>
        <w:t>model.</w:t>
      </w:r>
      <w:r>
        <w:rPr>
          <w:w w:val="99"/>
        </w:rPr>
        <w:t xml:space="preserve"> </w:t>
      </w:r>
      <w:r>
        <w:t>Finally, we generate code incrementally from the</w:t>
      </w:r>
      <w:r>
        <w:rPr>
          <w:spacing w:val="-2"/>
        </w:rPr>
        <w:t xml:space="preserve"> </w:t>
      </w:r>
      <w:r>
        <w:t xml:space="preserve">synchroniza- tion artifact to update the edited  </w:t>
      </w:r>
      <w:r>
        <w:rPr>
          <w:spacing w:val="2"/>
        </w:rPr>
        <w:t xml:space="preserve"> </w:t>
      </w:r>
      <w:r>
        <w:t>code.</w:t>
      </w:r>
    </w:p>
    <w:p w14:paraId="28A82C07" w14:textId="77777777" w:rsidR="00864105" w:rsidRDefault="00A541FA">
      <w:pPr>
        <w:pStyle w:val="Corpsdetexte"/>
        <w:spacing w:before="72" w:line="249" w:lineRule="auto"/>
        <w:ind w:left="119" w:firstLine="199"/>
        <w:jc w:val="both"/>
      </w:pPr>
      <w:r>
        <w:rPr>
          <w:spacing w:val="-8"/>
        </w:rPr>
        <w:t xml:space="preserve">We </w:t>
      </w:r>
      <w:r>
        <w:t>propose two strategies based on the preferences of the developers.</w:t>
      </w:r>
      <w:r>
        <w:rPr>
          <w:spacing w:val="-10"/>
        </w:rPr>
        <w:t xml:space="preserve"> </w:t>
      </w:r>
      <w:r>
        <w:t>They</w:t>
      </w:r>
      <w:r>
        <w:rPr>
          <w:spacing w:val="-10"/>
        </w:rPr>
        <w:t xml:space="preserve"> </w:t>
      </w:r>
      <w:r>
        <w:t>may</w:t>
      </w:r>
      <w:r>
        <w:rPr>
          <w:spacing w:val="-10"/>
        </w:rPr>
        <w:t xml:space="preserve"> </w:t>
      </w:r>
      <w:r>
        <w:t>even</w:t>
      </w:r>
      <w:r>
        <w:rPr>
          <w:spacing w:val="-10"/>
        </w:rPr>
        <w:t xml:space="preserve"> </w:t>
      </w:r>
      <w:r>
        <w:t>use</w:t>
      </w:r>
      <w:r>
        <w:rPr>
          <w:spacing w:val="-10"/>
        </w:rPr>
        <w:t xml:space="preserve"> </w:t>
      </w:r>
      <w:r>
        <w:t>both</w:t>
      </w:r>
      <w:r>
        <w:rPr>
          <w:spacing w:val="-10"/>
        </w:rPr>
        <w:t xml:space="preserve"> </w:t>
      </w:r>
      <w:r>
        <w:t>strategies,</w:t>
      </w:r>
      <w:r>
        <w:rPr>
          <w:spacing w:val="-10"/>
        </w:rPr>
        <w:t xml:space="preserve"> </w:t>
      </w:r>
      <w:r>
        <w:t>successively,</w:t>
      </w:r>
      <w:r>
        <w:rPr>
          <w:spacing w:val="-10"/>
        </w:rPr>
        <w:t xml:space="preserve"> </w:t>
      </w:r>
      <w:r>
        <w:t>as a kind of hybrid strategy. This may be useful when developers want</w:t>
      </w:r>
      <w:r>
        <w:rPr>
          <w:spacing w:val="-5"/>
        </w:rPr>
        <w:t xml:space="preserve"> </w:t>
      </w:r>
      <w:r>
        <w:t>to</w:t>
      </w:r>
      <w:r>
        <w:rPr>
          <w:spacing w:val="-5"/>
        </w:rPr>
        <w:t xml:space="preserve"> </w:t>
      </w:r>
      <w:r>
        <w:t>synchronize</w:t>
      </w:r>
      <w:r>
        <w:rPr>
          <w:spacing w:val="-5"/>
        </w:rPr>
        <w:t xml:space="preserve"> </w:t>
      </w:r>
      <w:r>
        <w:t>parts</w:t>
      </w:r>
      <w:r>
        <w:rPr>
          <w:spacing w:val="-5"/>
        </w:rPr>
        <w:t xml:space="preserve"> </w:t>
      </w:r>
      <w:r>
        <w:t>of</w:t>
      </w:r>
      <w:r>
        <w:rPr>
          <w:spacing w:val="-5"/>
        </w:rPr>
        <w:t xml:space="preserve"> </w:t>
      </w:r>
      <w:r>
        <w:t>the</w:t>
      </w:r>
      <w:r>
        <w:rPr>
          <w:spacing w:val="-5"/>
        </w:rPr>
        <w:t xml:space="preserve"> </w:t>
      </w:r>
      <w:r>
        <w:t>system</w:t>
      </w:r>
      <w:r>
        <w:rPr>
          <w:spacing w:val="-5"/>
        </w:rPr>
        <w:t xml:space="preserve"> </w:t>
      </w:r>
      <w:r>
        <w:t>using</w:t>
      </w:r>
      <w:r>
        <w:rPr>
          <w:spacing w:val="-5"/>
        </w:rPr>
        <w:t xml:space="preserve"> </w:t>
      </w:r>
      <w:r>
        <w:t>one</w:t>
      </w:r>
      <w:r>
        <w:rPr>
          <w:spacing w:val="-5"/>
        </w:rPr>
        <w:t xml:space="preserve"> </w:t>
      </w:r>
      <w:r>
        <w:t>strategy,</w:t>
      </w:r>
      <w:r>
        <w:rPr>
          <w:spacing w:val="-5"/>
        </w:rPr>
        <w:t xml:space="preserve"> </w:t>
      </w:r>
      <w:r>
        <w:t xml:space="preserve">and other parts using the other </w:t>
      </w:r>
      <w:r>
        <w:rPr>
          <w:spacing w:val="19"/>
        </w:rPr>
        <w:t xml:space="preserve"> </w:t>
      </w:r>
      <w:r>
        <w:t>strategy.</w:t>
      </w:r>
    </w:p>
    <w:p w14:paraId="56ADBF04" w14:textId="77777777" w:rsidR="00864105" w:rsidRDefault="00A541FA">
      <w:pPr>
        <w:pStyle w:val="Paragraphedeliste"/>
        <w:numPr>
          <w:ilvl w:val="0"/>
          <w:numId w:val="8"/>
        </w:numPr>
        <w:tabs>
          <w:tab w:val="left" w:pos="391"/>
        </w:tabs>
        <w:spacing w:before="67"/>
        <w:ind w:hanging="271"/>
        <w:jc w:val="both"/>
        <w:rPr>
          <w:i/>
          <w:sz w:val="20"/>
        </w:rPr>
      </w:pPr>
      <w:r>
        <w:rPr>
          <w:i/>
          <w:w w:val="99"/>
          <w:sz w:val="20"/>
        </w:rPr>
        <w:br w:type="column"/>
      </w:r>
      <w:r>
        <w:rPr>
          <w:i/>
          <w:sz w:val="20"/>
        </w:rPr>
        <w:t>Background</w:t>
      </w:r>
      <w:r>
        <w:rPr>
          <w:i/>
          <w:spacing w:val="-12"/>
          <w:sz w:val="20"/>
        </w:rPr>
        <w:t xml:space="preserve"> </w:t>
      </w:r>
      <w:r>
        <w:rPr>
          <w:i/>
          <w:sz w:val="20"/>
        </w:rPr>
        <w:t>definition</w:t>
      </w:r>
    </w:p>
    <w:p w14:paraId="6285D850" w14:textId="77777777" w:rsidR="00864105" w:rsidRDefault="00A541FA">
      <w:pPr>
        <w:pStyle w:val="Corpsdetexte"/>
        <w:spacing w:before="58" w:line="230" w:lineRule="auto"/>
        <w:ind w:left="119" w:right="117"/>
        <w:jc w:val="both"/>
      </w:pPr>
      <w:r>
        <w:rPr>
          <w:b/>
        </w:rPr>
        <w:t xml:space="preserve">Definition III.1.  </w:t>
      </w:r>
      <w:r>
        <w:t xml:space="preserve">A directed graph </w:t>
      </w:r>
      <w:commentRangeStart w:id="55"/>
      <w:r>
        <w:rPr>
          <w:rFonts w:ascii="Bookman Old Style"/>
          <w:i/>
        </w:rPr>
        <w:t xml:space="preserve">tt </w:t>
      </w:r>
      <w:commentRangeEnd w:id="55"/>
      <w:r w:rsidR="00D12CFD">
        <w:rPr>
          <w:rStyle w:val="Marquedecommentaire"/>
        </w:rPr>
        <w:commentReference w:id="55"/>
      </w:r>
      <w:r>
        <w:rPr>
          <w:rFonts w:ascii="Tahoma"/>
        </w:rPr>
        <w:t xml:space="preserve">= </w:t>
      </w:r>
      <w:r>
        <w:rPr>
          <w:rFonts w:ascii="Meiryo"/>
          <w:i/>
        </w:rPr>
        <w:t>{</w:t>
      </w:r>
      <w:r>
        <w:rPr>
          <w:rFonts w:ascii="Bookman Old Style"/>
          <w:i/>
        </w:rPr>
        <w:t>V, Ed</w:t>
      </w:r>
      <w:r>
        <w:rPr>
          <w:rFonts w:ascii="Meiryo"/>
          <w:i/>
        </w:rPr>
        <w:t xml:space="preserve">} </w:t>
      </w:r>
      <w:r>
        <w:t xml:space="preserve">consists of a finite set </w:t>
      </w:r>
      <w:r>
        <w:rPr>
          <w:rFonts w:ascii="Bookman Old Style"/>
          <w:i/>
        </w:rPr>
        <w:t xml:space="preserve">V </w:t>
      </w:r>
      <w:r>
        <w:t xml:space="preserve">of vertexes, and a set </w:t>
      </w:r>
      <w:r>
        <w:rPr>
          <w:rFonts w:ascii="Bookman Old Style"/>
          <w:i/>
        </w:rPr>
        <w:t xml:space="preserve">Ed </w:t>
      </w:r>
      <w:r>
        <w:t xml:space="preserve">of edges. An edge connects a source vertex to a target vertex. The source and target vertexes of an edge ed are obtained by </w:t>
      </w:r>
      <w:r>
        <w:rPr>
          <w:rFonts w:ascii="Bookman Old Style"/>
          <w:i/>
        </w:rPr>
        <w:t>src</w:t>
      </w:r>
      <w:r>
        <w:rPr>
          <w:rFonts w:ascii="Tahoma"/>
        </w:rPr>
        <w:t>(</w:t>
      </w:r>
      <w:r>
        <w:rPr>
          <w:rFonts w:ascii="Bookman Old Style"/>
          <w:i/>
        </w:rPr>
        <w:t>ed</w:t>
      </w:r>
      <w:r>
        <w:rPr>
          <w:rFonts w:ascii="Tahoma"/>
        </w:rPr>
        <w:t xml:space="preserve">) </w:t>
      </w:r>
      <w:r>
        <w:t xml:space="preserve">and </w:t>
      </w:r>
      <w:r>
        <w:rPr>
          <w:rFonts w:ascii="Bookman Old Style"/>
          <w:i/>
        </w:rPr>
        <w:t>tgt</w:t>
      </w:r>
      <w:r>
        <w:rPr>
          <w:rFonts w:ascii="Tahoma"/>
        </w:rPr>
        <w:t>(</w:t>
      </w:r>
      <w:r>
        <w:rPr>
          <w:rFonts w:ascii="Bookman Old Style"/>
          <w:i/>
        </w:rPr>
        <w:t>ed</w:t>
      </w:r>
      <w:r>
        <w:rPr>
          <w:rFonts w:ascii="Tahoma"/>
        </w:rPr>
        <w:t>)</w:t>
      </w:r>
      <w:r>
        <w:t>.</w:t>
      </w:r>
    </w:p>
    <w:p w14:paraId="43C8696D" w14:textId="77777777" w:rsidR="00864105" w:rsidRDefault="00A541FA">
      <w:pPr>
        <w:spacing w:before="9" w:line="375" w:lineRule="exact"/>
        <w:ind w:left="119"/>
        <w:jc w:val="both"/>
        <w:rPr>
          <w:rFonts w:ascii="Meiryo" w:hAnsi="Meiryo"/>
          <w:i/>
          <w:sz w:val="20"/>
        </w:rPr>
      </w:pPr>
      <w:r>
        <w:rPr>
          <w:b/>
          <w:sz w:val="20"/>
        </w:rPr>
        <w:t xml:space="preserve">Definition III.2.  </w:t>
      </w:r>
      <w:r>
        <w:rPr>
          <w:sz w:val="20"/>
        </w:rPr>
        <w:t xml:space="preserve">A UML vertex </w:t>
      </w:r>
      <w:r>
        <w:rPr>
          <w:rFonts w:ascii="Bookman Old Style" w:hAnsi="Bookman Old Style"/>
          <w:i/>
          <w:sz w:val="20"/>
        </w:rPr>
        <w:t xml:space="preserve">v </w:t>
      </w:r>
      <w:r>
        <w:rPr>
          <w:rFonts w:ascii="Meiryo" w:hAnsi="Meiryo"/>
          <w:i/>
          <w:sz w:val="20"/>
        </w:rPr>
        <w:t xml:space="preserve">∈ </w:t>
      </w:r>
      <w:r>
        <w:rPr>
          <w:rFonts w:ascii="Bookman Old Style" w:hAnsi="Bookman Old Style"/>
          <w:i/>
          <w:sz w:val="20"/>
        </w:rPr>
        <w:t xml:space="preserve">V  </w:t>
      </w:r>
      <w:r>
        <w:rPr>
          <w:sz w:val="20"/>
        </w:rPr>
        <w:t xml:space="preserve">has a kind </w:t>
      </w:r>
      <w:r>
        <w:rPr>
          <w:rFonts w:ascii="Bookman Old Style" w:hAnsi="Bookman Old Style"/>
          <w:i/>
          <w:sz w:val="20"/>
        </w:rPr>
        <w:t>v.</w:t>
      </w:r>
      <w:commentRangeStart w:id="56"/>
      <w:r>
        <w:rPr>
          <w:rFonts w:ascii="Bookman Old Style" w:hAnsi="Bookman Old Style"/>
          <w:i/>
          <w:sz w:val="20"/>
        </w:rPr>
        <w:t xml:space="preserve">kind </w:t>
      </w:r>
      <w:commentRangeEnd w:id="56"/>
      <w:r w:rsidR="00D12CFD">
        <w:rPr>
          <w:rStyle w:val="Marquedecommentaire"/>
        </w:rPr>
        <w:commentReference w:id="56"/>
      </w:r>
      <w:r>
        <w:rPr>
          <w:rFonts w:ascii="Meiryo" w:hAnsi="Meiryo"/>
          <w:i/>
          <w:sz w:val="20"/>
        </w:rPr>
        <w:t>∈</w:t>
      </w:r>
    </w:p>
    <w:p w14:paraId="7A8157CE" w14:textId="77777777" w:rsidR="00864105" w:rsidRDefault="00A541FA">
      <w:pPr>
        <w:spacing w:line="212" w:lineRule="exact"/>
        <w:ind w:left="119"/>
        <w:jc w:val="both"/>
        <w:rPr>
          <w:i/>
          <w:sz w:val="20"/>
        </w:rPr>
      </w:pPr>
      <w:r>
        <w:rPr>
          <w:i/>
          <w:sz w:val="20"/>
        </w:rPr>
        <w:t>{initial, final, state, comp, conc, join, fork, choice, junction,</w:t>
      </w:r>
    </w:p>
    <w:p w14:paraId="4F12788A" w14:textId="77777777" w:rsidR="00864105" w:rsidRDefault="00A541FA">
      <w:pPr>
        <w:spacing w:before="7" w:line="244" w:lineRule="auto"/>
        <w:ind w:left="119" w:right="117"/>
        <w:jc w:val="both"/>
        <w:rPr>
          <w:sz w:val="20"/>
        </w:rPr>
      </w:pPr>
      <w:r>
        <w:rPr>
          <w:i/>
          <w:sz w:val="20"/>
        </w:rPr>
        <w:t>enpoint, expoint, history}</w:t>
      </w:r>
      <w:r>
        <w:rPr>
          <w:sz w:val="20"/>
        </w:rPr>
        <w:t xml:space="preserve">. Each vertex </w:t>
      </w:r>
      <w:r>
        <w:rPr>
          <w:rFonts w:ascii="Bookman Old Style"/>
          <w:i/>
          <w:sz w:val="20"/>
        </w:rPr>
        <w:t xml:space="preserve">v </w:t>
      </w:r>
      <w:r>
        <w:rPr>
          <w:sz w:val="20"/>
        </w:rPr>
        <w:t>has a name</w:t>
      </w:r>
      <w:del w:id="57" w:author="RADERMACHER Ansgar 206501" w:date="2016-06-06T17:03:00Z">
        <w:r w:rsidDel="00D12CFD">
          <w:rPr>
            <w:sz w:val="20"/>
          </w:rPr>
          <w:delText xml:space="preserve"> and we </w:delText>
        </w:r>
        <w:r w:rsidDel="00D12CFD">
          <w:rPr>
            <w:w w:val="95"/>
            <w:sz w:val="20"/>
          </w:rPr>
          <w:delText xml:space="preserve">write </w:delText>
        </w:r>
        <w:r w:rsidDel="00D12CFD">
          <w:rPr>
            <w:rFonts w:ascii="Bookman Old Style"/>
            <w:i/>
            <w:w w:val="95"/>
            <w:sz w:val="20"/>
          </w:rPr>
          <w:delText>v.name</w:delText>
        </w:r>
      </w:del>
      <w:r>
        <w:rPr>
          <w:w w:val="95"/>
          <w:sz w:val="20"/>
        </w:rPr>
        <w:t>.</w:t>
      </w:r>
    </w:p>
    <w:p w14:paraId="12A725F8" w14:textId="77777777" w:rsidR="00864105" w:rsidRDefault="00A541FA">
      <w:pPr>
        <w:spacing w:before="24" w:line="223" w:lineRule="auto"/>
        <w:ind w:left="119" w:right="117"/>
        <w:jc w:val="both"/>
        <w:rPr>
          <w:sz w:val="20"/>
        </w:rPr>
      </w:pPr>
      <w:r>
        <w:rPr>
          <w:b/>
          <w:sz w:val="20"/>
        </w:rPr>
        <w:t xml:space="preserve">Definition  III.3.  </w:t>
      </w:r>
      <w:r>
        <w:rPr>
          <w:sz w:val="20"/>
        </w:rPr>
        <w:t xml:space="preserve">A  region  </w:t>
      </w:r>
      <w:r>
        <w:rPr>
          <w:rFonts w:ascii="Bookman Old Style" w:hAnsi="Bookman Old Style"/>
          <w:i/>
          <w:sz w:val="20"/>
        </w:rPr>
        <w:t xml:space="preserve">r   </w:t>
      </w:r>
      <w:r>
        <w:rPr>
          <w:rFonts w:ascii="Meiryo" w:hAnsi="Meiryo"/>
          <w:i/>
          <w:sz w:val="20"/>
        </w:rPr>
        <w:t xml:space="preserve">∈  R  </w:t>
      </w:r>
      <w:r>
        <w:rPr>
          <w:sz w:val="20"/>
        </w:rPr>
        <w:t xml:space="preserve">is  composed  of  one or several vertexes, and contained by a </w:t>
      </w:r>
      <w:commentRangeStart w:id="58"/>
      <w:r>
        <w:rPr>
          <w:sz w:val="20"/>
        </w:rPr>
        <w:t xml:space="preserve">state </w:t>
      </w:r>
      <w:r>
        <w:rPr>
          <w:rFonts w:ascii="Bookman Old Style" w:hAnsi="Bookman Old Style"/>
          <w:i/>
          <w:sz w:val="20"/>
        </w:rPr>
        <w:t>s</w:t>
      </w:r>
      <w:commentRangeEnd w:id="58"/>
      <w:r w:rsidR="00D12CFD">
        <w:rPr>
          <w:rStyle w:val="Marquedecommentaire"/>
        </w:rPr>
        <w:commentReference w:id="58"/>
      </w:r>
      <w:r>
        <w:rPr>
          <w:sz w:val="20"/>
        </w:rPr>
        <w:t xml:space="preserve">. We write </w:t>
      </w:r>
      <w:commentRangeStart w:id="59"/>
      <w:r>
        <w:rPr>
          <w:rFonts w:ascii="Bookman Old Style" w:hAnsi="Bookman Old Style"/>
          <w:i/>
          <w:sz w:val="20"/>
        </w:rPr>
        <w:t>ctner</w:t>
      </w:r>
      <w:commentRangeEnd w:id="59"/>
      <w:r w:rsidR="00D12CFD">
        <w:rPr>
          <w:rStyle w:val="Marquedecommentaire"/>
        </w:rPr>
        <w:commentReference w:id="59"/>
      </w:r>
      <w:r>
        <w:rPr>
          <w:rFonts w:ascii="Tahoma" w:hAnsi="Tahoma"/>
          <w:sz w:val="20"/>
        </w:rPr>
        <w:t>(</w:t>
      </w:r>
      <w:r>
        <w:rPr>
          <w:rFonts w:ascii="Bookman Old Style" w:hAnsi="Bookman Old Style"/>
          <w:i/>
          <w:sz w:val="20"/>
        </w:rPr>
        <w:t>r</w:t>
      </w:r>
      <w:r>
        <w:rPr>
          <w:rFonts w:ascii="Tahoma" w:hAnsi="Tahoma"/>
          <w:sz w:val="20"/>
        </w:rPr>
        <w:t xml:space="preserve">) = </w:t>
      </w:r>
      <w:r>
        <w:rPr>
          <w:rFonts w:ascii="Bookman Old Style" w:hAnsi="Bookman Old Style"/>
          <w:i/>
          <w:sz w:val="20"/>
        </w:rPr>
        <w:t xml:space="preserve">s </w:t>
      </w:r>
      <w:r>
        <w:rPr>
          <w:sz w:val="20"/>
        </w:rPr>
        <w:t xml:space="preserve">and </w:t>
      </w:r>
      <w:r>
        <w:rPr>
          <w:rFonts w:ascii="Bookman Old Style" w:hAnsi="Bookman Old Style"/>
          <w:i/>
          <w:sz w:val="20"/>
        </w:rPr>
        <w:t>subvts</w:t>
      </w:r>
      <w:r>
        <w:rPr>
          <w:rFonts w:ascii="Tahoma" w:hAnsi="Tahoma"/>
          <w:sz w:val="20"/>
        </w:rPr>
        <w:t>(</w:t>
      </w:r>
      <w:r>
        <w:rPr>
          <w:rFonts w:ascii="Bookman Old Style" w:hAnsi="Bookman Old Style"/>
          <w:i/>
          <w:sz w:val="20"/>
        </w:rPr>
        <w:t>r</w:t>
      </w:r>
      <w:r>
        <w:rPr>
          <w:rFonts w:ascii="Tahoma" w:hAnsi="Tahoma"/>
          <w:sz w:val="20"/>
        </w:rPr>
        <w:t xml:space="preserve">) </w:t>
      </w:r>
      <w:r>
        <w:rPr>
          <w:sz w:val="20"/>
        </w:rPr>
        <w:t>is its sub-vertices set.</w:t>
      </w:r>
    </w:p>
    <w:p w14:paraId="31685AC9" w14:textId="77777777" w:rsidR="00864105" w:rsidRDefault="00A541FA">
      <w:pPr>
        <w:pStyle w:val="Corpsdetexte"/>
        <w:spacing w:before="20" w:line="232" w:lineRule="auto"/>
        <w:ind w:left="119" w:right="117"/>
        <w:jc w:val="both"/>
      </w:pPr>
      <w:r>
        <w:rPr>
          <w:b/>
        </w:rPr>
        <w:t xml:space="preserve">Definition III.4. </w:t>
      </w:r>
      <w:r>
        <w:t xml:space="preserve">A UML state s is a vertex v where </w:t>
      </w:r>
      <w:r>
        <w:rPr>
          <w:spacing w:val="-3"/>
        </w:rPr>
        <w:t xml:space="preserve">v.kind </w:t>
      </w:r>
      <w:r>
        <w:rPr>
          <w:rFonts w:ascii="Meiryo" w:hAnsi="Meiryo"/>
          <w:i/>
        </w:rPr>
        <w:t xml:space="preserve">∈ </w:t>
      </w:r>
      <w:r>
        <w:t xml:space="preserve">state, comp, conc. s has an </w:t>
      </w:r>
      <w:r>
        <w:rPr>
          <w:rFonts w:ascii="Bookman Old Style" w:hAnsi="Bookman Old Style"/>
          <w:i/>
        </w:rPr>
        <w:t>entry</w:t>
      </w:r>
      <w:r>
        <w:t xml:space="preserve">, an </w:t>
      </w:r>
      <w:r>
        <w:rPr>
          <w:rFonts w:ascii="Bookman Old Style" w:hAnsi="Bookman Old Style"/>
          <w:i/>
        </w:rPr>
        <w:t xml:space="preserve">exit </w:t>
      </w:r>
      <w:r>
        <w:t xml:space="preserve">and a </w:t>
      </w:r>
      <w:r>
        <w:rPr>
          <w:rFonts w:ascii="Bookman Old Style" w:hAnsi="Bookman Old Style"/>
          <w:i/>
        </w:rPr>
        <w:t xml:space="preserve">doActivity </w:t>
      </w:r>
      <w:r>
        <w:t xml:space="preserve">action. A composite state </w:t>
      </w:r>
      <w:r>
        <w:rPr>
          <w:rFonts w:ascii="Bookman Old Style" w:hAnsi="Bookman Old Style"/>
          <w:i/>
        </w:rPr>
        <w:t xml:space="preserve">cs </w:t>
      </w:r>
      <w:r>
        <w:t xml:space="preserve">contains one or more vertexes. </w:t>
      </w:r>
      <w:del w:id="60" w:author="RADERMACHER Ansgar 206501" w:date="2016-06-06T17:05:00Z">
        <w:r w:rsidDel="00B26268">
          <w:rPr>
            <w:spacing w:val="-8"/>
          </w:rPr>
          <w:delText xml:space="preserve">We  </w:delText>
        </w:r>
        <w:r w:rsidDel="00B26268">
          <w:delText xml:space="preserve">write </w:delText>
        </w:r>
      </w:del>
      <w:r>
        <w:rPr>
          <w:rFonts w:ascii="Bookman Old Style" w:hAnsi="Bookman Old Style"/>
          <w:i/>
        </w:rPr>
        <w:t>subvts</w:t>
      </w:r>
      <w:r>
        <w:rPr>
          <w:rFonts w:ascii="Tahoma" w:hAnsi="Tahoma"/>
        </w:rPr>
        <w:t>(</w:t>
      </w:r>
      <w:r>
        <w:rPr>
          <w:rFonts w:ascii="Bookman Old Style" w:hAnsi="Bookman Old Style"/>
          <w:i/>
        </w:rPr>
        <w:t>cs</w:t>
      </w:r>
      <w:r>
        <w:rPr>
          <w:rFonts w:ascii="Tahoma" w:hAnsi="Tahoma"/>
        </w:rPr>
        <w:t xml:space="preserve">) </w:t>
      </w:r>
      <w:r>
        <w:t xml:space="preserve">is a set of vertexes contained by cs   and </w:t>
      </w:r>
      <w:r>
        <w:rPr>
          <w:rFonts w:ascii="Bookman Old Style" w:hAnsi="Bookman Old Style"/>
          <w:i/>
        </w:rPr>
        <w:t>ctner</w:t>
      </w:r>
      <w:r>
        <w:rPr>
          <w:rFonts w:ascii="Tahoma" w:hAnsi="Tahoma"/>
        </w:rPr>
        <w:t>(</w:t>
      </w:r>
      <w:r>
        <w:rPr>
          <w:rFonts w:ascii="Bookman Old Style" w:hAnsi="Bookman Old Style"/>
          <w:i/>
        </w:rPr>
        <w:t>v</w:t>
      </w:r>
      <w:r>
        <w:rPr>
          <w:rFonts w:ascii="Tahoma" w:hAnsi="Tahoma"/>
        </w:rPr>
        <w:t xml:space="preserve">) </w:t>
      </w:r>
      <w:r>
        <w:t xml:space="preserve">refers to the containing state of the vertex </w:t>
      </w:r>
      <w:r>
        <w:rPr>
          <w:spacing w:val="-7"/>
        </w:rPr>
        <w:t xml:space="preserve">v.      </w:t>
      </w:r>
      <w:r>
        <w:t xml:space="preserve">A concurrent state contains more than one  </w:t>
      </w:r>
      <w:r>
        <w:rPr>
          <w:spacing w:val="16"/>
        </w:rPr>
        <w:t xml:space="preserve"> </w:t>
      </w:r>
      <w:r>
        <w:t>region.</w:t>
      </w:r>
    </w:p>
    <w:p w14:paraId="0B6F93A2" w14:textId="77777777" w:rsidR="00864105" w:rsidRDefault="00A541FA">
      <w:pPr>
        <w:spacing w:before="21" w:line="232" w:lineRule="auto"/>
        <w:ind w:left="119" w:right="117"/>
        <w:jc w:val="both"/>
        <w:rPr>
          <w:sz w:val="20"/>
        </w:rPr>
      </w:pPr>
      <w:r>
        <w:rPr>
          <w:b/>
          <w:sz w:val="20"/>
        </w:rPr>
        <w:t xml:space="preserve">Definition III.5. </w:t>
      </w:r>
      <w:r>
        <w:rPr>
          <w:sz w:val="20"/>
        </w:rPr>
        <w:t xml:space="preserve">An action </w:t>
      </w:r>
      <w:r>
        <w:rPr>
          <w:rFonts w:ascii="Bookman Old Style" w:hAnsi="Bookman Old Style"/>
          <w:i/>
          <w:sz w:val="20"/>
        </w:rPr>
        <w:t xml:space="preserve">act </w:t>
      </w:r>
      <w:r>
        <w:rPr>
          <w:rFonts w:ascii="Meiryo" w:hAnsi="Meiryo"/>
          <w:i/>
          <w:sz w:val="20"/>
        </w:rPr>
        <w:t xml:space="preserve">∈ </w:t>
      </w:r>
      <w:r>
        <w:rPr>
          <w:rFonts w:ascii="Bookman Old Style" w:hAnsi="Bookman Old Style"/>
          <w:i/>
          <w:sz w:val="20"/>
        </w:rPr>
        <w:t xml:space="preserve">ActLang </w:t>
      </w:r>
      <w:r>
        <w:rPr>
          <w:sz w:val="20"/>
        </w:rPr>
        <w:t xml:space="preserve">is a set of statements written in an object-oriented programming lan- guage </w:t>
      </w:r>
      <w:r>
        <w:rPr>
          <w:rFonts w:ascii="Bookman Old Style" w:hAnsi="Bookman Old Style"/>
          <w:i/>
          <w:sz w:val="20"/>
        </w:rPr>
        <w:t>ActLang</w:t>
      </w:r>
      <w:r>
        <w:rPr>
          <w:sz w:val="20"/>
        </w:rPr>
        <w:t xml:space="preserve">. A guard is a boolean expression written in </w:t>
      </w:r>
      <w:r>
        <w:rPr>
          <w:rFonts w:ascii="Bookman Old Style" w:hAnsi="Bookman Old Style"/>
          <w:i/>
          <w:sz w:val="20"/>
        </w:rPr>
        <w:t>ActLang</w:t>
      </w:r>
      <w:r>
        <w:rPr>
          <w:sz w:val="20"/>
        </w:rPr>
        <w:t>.</w:t>
      </w:r>
    </w:p>
    <w:p w14:paraId="527F73AF" w14:textId="77777777" w:rsidR="00864105" w:rsidRDefault="00A541FA">
      <w:pPr>
        <w:spacing w:before="45" w:line="211" w:lineRule="auto"/>
        <w:ind w:left="119" w:right="117"/>
        <w:jc w:val="both"/>
        <w:rPr>
          <w:sz w:val="20"/>
        </w:rPr>
      </w:pPr>
      <w:r>
        <w:rPr>
          <w:b/>
          <w:sz w:val="20"/>
        </w:rPr>
        <w:t xml:space="preserve">Definition III.6. </w:t>
      </w:r>
      <w:r>
        <w:rPr>
          <w:sz w:val="20"/>
        </w:rPr>
        <w:t xml:space="preserve">A transition </w:t>
      </w:r>
      <w:r>
        <w:rPr>
          <w:rFonts w:ascii="Bookman Old Style" w:hAnsi="Bookman Old Style"/>
          <w:i/>
          <w:sz w:val="20"/>
        </w:rPr>
        <w:t xml:space="preserve">t </w:t>
      </w:r>
      <w:r>
        <w:rPr>
          <w:rFonts w:ascii="Meiryo" w:hAnsi="Meiryo"/>
          <w:i/>
          <w:sz w:val="20"/>
        </w:rPr>
        <w:t xml:space="preserve">∈ </w:t>
      </w:r>
      <w:r>
        <w:rPr>
          <w:rFonts w:ascii="Bookman Old Style" w:hAnsi="Bookman Old Style"/>
          <w:i/>
          <w:sz w:val="20"/>
        </w:rPr>
        <w:t xml:space="preserve">T  </w:t>
      </w:r>
      <w:r>
        <w:rPr>
          <w:sz w:val="20"/>
        </w:rPr>
        <w:t xml:space="preserve">is an edge connecting  two vertexes.  A transition has  a guard </w:t>
      </w:r>
      <w:r>
        <w:rPr>
          <w:rFonts w:ascii="Bookman Old Style" w:hAnsi="Bookman Old Style"/>
          <w:i/>
          <w:sz w:val="20"/>
        </w:rPr>
        <w:t>guard</w:t>
      </w:r>
      <w:r>
        <w:rPr>
          <w:rFonts w:ascii="Tahoma" w:hAnsi="Tahoma"/>
          <w:sz w:val="20"/>
        </w:rPr>
        <w:t>(</w:t>
      </w:r>
      <w:r>
        <w:rPr>
          <w:rFonts w:ascii="Bookman Old Style" w:hAnsi="Bookman Old Style"/>
          <w:i/>
          <w:sz w:val="20"/>
        </w:rPr>
        <w:t>t</w:t>
      </w:r>
      <w:r>
        <w:rPr>
          <w:rFonts w:ascii="Tahoma" w:hAnsi="Tahoma"/>
          <w:sz w:val="20"/>
        </w:rPr>
        <w:t>)</w:t>
      </w:r>
      <w:r>
        <w:rPr>
          <w:sz w:val="20"/>
        </w:rPr>
        <w:t xml:space="preserve">,    </w:t>
      </w:r>
      <w:r>
        <w:rPr>
          <w:spacing w:val="4"/>
          <w:sz w:val="20"/>
        </w:rPr>
        <w:t xml:space="preserve"> </w:t>
      </w:r>
      <w:r>
        <w:rPr>
          <w:sz w:val="20"/>
        </w:rPr>
        <w:t>an  effect</w:t>
      </w:r>
    </w:p>
    <w:p w14:paraId="7E85E580" w14:textId="77777777" w:rsidR="00864105" w:rsidRDefault="00A541FA">
      <w:pPr>
        <w:pStyle w:val="Corpsdetexte"/>
        <w:spacing w:line="262" w:lineRule="exact"/>
        <w:ind w:left="119"/>
        <w:jc w:val="both"/>
      </w:pPr>
      <w:r>
        <w:rPr>
          <w:rFonts w:ascii="Bookman Old Style" w:hAnsi="Bookman Old Style"/>
          <w:i/>
        </w:rPr>
        <w:t>effect</w:t>
      </w:r>
      <w:r>
        <w:rPr>
          <w:rFonts w:ascii="Tahoma" w:hAnsi="Tahoma"/>
        </w:rPr>
        <w:t>(</w:t>
      </w:r>
      <w:r>
        <w:rPr>
          <w:rFonts w:ascii="Bookman Old Style" w:hAnsi="Bookman Old Style"/>
          <w:i/>
        </w:rPr>
        <w:t>t</w:t>
      </w:r>
      <w:r>
        <w:rPr>
          <w:rFonts w:ascii="Tahoma" w:hAnsi="Tahoma"/>
        </w:rPr>
        <w:t>)</w:t>
      </w:r>
      <w:r>
        <w:t xml:space="preserve">, and  is  associated  with  a  set  of  events  </w:t>
      </w:r>
      <w:r>
        <w:rPr>
          <w:rFonts w:ascii="Meiryo" w:hAnsi="Meiryo"/>
          <w:i/>
        </w:rPr>
        <w:t xml:space="preserve">⊂ </w:t>
      </w:r>
      <w:r>
        <w:t>E. We</w:t>
      </w:r>
    </w:p>
    <w:p w14:paraId="71C25309" w14:textId="77777777" w:rsidR="00864105" w:rsidRDefault="00A541FA">
      <w:pPr>
        <w:spacing w:before="59" w:line="139" w:lineRule="auto"/>
        <w:ind w:left="119" w:right="117"/>
        <w:jc w:val="both"/>
        <w:rPr>
          <w:sz w:val="20"/>
        </w:rPr>
      </w:pPr>
      <w:r>
        <w:rPr>
          <w:sz w:val="20"/>
        </w:rPr>
        <w:t xml:space="preserve">write </w:t>
      </w:r>
      <w:r>
        <w:rPr>
          <w:rFonts w:ascii="Bookman Old Style" w:hAnsi="Bookman Old Style"/>
          <w:i/>
          <w:sz w:val="20"/>
        </w:rPr>
        <w:t>events</w:t>
      </w:r>
      <w:r>
        <w:rPr>
          <w:rFonts w:ascii="Tahoma" w:hAnsi="Tahoma"/>
          <w:sz w:val="20"/>
        </w:rPr>
        <w:t>(</w:t>
      </w:r>
      <w:r>
        <w:rPr>
          <w:rFonts w:ascii="Bookman Old Style" w:hAnsi="Bookman Old Style"/>
          <w:i/>
          <w:sz w:val="20"/>
        </w:rPr>
        <w:t>t</w:t>
      </w:r>
      <w:r>
        <w:rPr>
          <w:rFonts w:ascii="Tahoma" w:hAnsi="Tahoma"/>
          <w:sz w:val="20"/>
        </w:rPr>
        <w:t xml:space="preserve">) </w:t>
      </w:r>
      <w:r>
        <w:rPr>
          <w:sz w:val="20"/>
        </w:rPr>
        <w:t>as the associated set of events. A transition has</w:t>
      </w:r>
      <w:r>
        <w:rPr>
          <w:spacing w:val="-13"/>
          <w:sz w:val="20"/>
        </w:rPr>
        <w:t xml:space="preserve"> </w:t>
      </w:r>
      <w:r>
        <w:rPr>
          <w:sz w:val="20"/>
        </w:rPr>
        <w:t>a</w:t>
      </w:r>
      <w:r>
        <w:rPr>
          <w:spacing w:val="-13"/>
          <w:sz w:val="20"/>
        </w:rPr>
        <w:t xml:space="preserve"> </w:t>
      </w:r>
      <w:r>
        <w:rPr>
          <w:sz w:val="20"/>
        </w:rPr>
        <w:t>type</w:t>
      </w:r>
      <w:r>
        <w:rPr>
          <w:spacing w:val="-13"/>
          <w:sz w:val="20"/>
        </w:rPr>
        <w:t xml:space="preserve"> </w:t>
      </w:r>
      <w:r>
        <w:rPr>
          <w:rFonts w:ascii="Bookman Old Style" w:hAnsi="Bookman Old Style"/>
          <w:i/>
          <w:sz w:val="20"/>
        </w:rPr>
        <w:t>t.type</w:t>
      </w:r>
      <w:r>
        <w:rPr>
          <w:rFonts w:ascii="Bookman Old Style" w:hAnsi="Bookman Old Style"/>
          <w:i/>
          <w:spacing w:val="-23"/>
          <w:sz w:val="20"/>
        </w:rPr>
        <w:t xml:space="preserve"> </w:t>
      </w:r>
      <w:r>
        <w:rPr>
          <w:rFonts w:ascii="Meiryo" w:hAnsi="Meiryo"/>
          <w:i/>
          <w:sz w:val="20"/>
        </w:rPr>
        <w:t>∈</w:t>
      </w:r>
      <w:r>
        <w:rPr>
          <w:rFonts w:ascii="Meiryo" w:hAnsi="Meiryo"/>
          <w:i/>
          <w:spacing w:val="-38"/>
          <w:sz w:val="20"/>
        </w:rPr>
        <w:t xml:space="preserve"> </w:t>
      </w:r>
      <w:r>
        <w:rPr>
          <w:rFonts w:ascii="Meiryo" w:hAnsi="Meiryo"/>
          <w:i/>
          <w:sz w:val="20"/>
        </w:rPr>
        <w:t>{</w:t>
      </w:r>
      <w:r>
        <w:rPr>
          <w:rFonts w:ascii="Bookman Old Style" w:hAnsi="Bookman Old Style"/>
          <w:i/>
          <w:sz w:val="20"/>
        </w:rPr>
        <w:t>trigger,</w:t>
      </w:r>
      <w:r>
        <w:rPr>
          <w:rFonts w:ascii="Bookman Old Style" w:hAnsi="Bookman Old Style"/>
          <w:i/>
          <w:spacing w:val="-43"/>
          <w:sz w:val="20"/>
        </w:rPr>
        <w:t xml:space="preserve"> </w:t>
      </w:r>
      <w:r>
        <w:rPr>
          <w:rFonts w:ascii="Bookman Old Style" w:hAnsi="Bookman Old Style"/>
          <w:i/>
          <w:spacing w:val="2"/>
          <w:sz w:val="20"/>
        </w:rPr>
        <w:t>triggerless,</w:t>
      </w:r>
      <w:r>
        <w:rPr>
          <w:rFonts w:ascii="Bookman Old Style" w:hAnsi="Bookman Old Style"/>
          <w:i/>
          <w:spacing w:val="-43"/>
          <w:sz w:val="20"/>
        </w:rPr>
        <w:t xml:space="preserve"> </w:t>
      </w:r>
      <w:r>
        <w:rPr>
          <w:rFonts w:ascii="Bookman Old Style" w:hAnsi="Bookman Old Style"/>
          <w:i/>
          <w:sz w:val="20"/>
        </w:rPr>
        <w:t>guardless</w:t>
      </w:r>
      <w:r>
        <w:rPr>
          <w:rFonts w:ascii="Meiryo" w:hAnsi="Meiryo"/>
          <w:i/>
          <w:sz w:val="20"/>
        </w:rPr>
        <w:t>}</w:t>
      </w:r>
      <w:r>
        <w:rPr>
          <w:rFonts w:ascii="Meiryo" w:hAnsi="Meiryo"/>
          <w:i/>
          <w:spacing w:val="-31"/>
          <w:sz w:val="20"/>
        </w:rPr>
        <w:t xml:space="preserve"> </w:t>
      </w:r>
      <w:r>
        <w:rPr>
          <w:sz w:val="20"/>
        </w:rPr>
        <w:t>and</w:t>
      </w:r>
      <w:r>
        <w:rPr>
          <w:spacing w:val="-13"/>
          <w:sz w:val="20"/>
        </w:rPr>
        <w:t xml:space="preserve"> </w:t>
      </w:r>
      <w:r>
        <w:rPr>
          <w:sz w:val="20"/>
        </w:rPr>
        <w:t>a kind</w:t>
      </w:r>
      <w:r>
        <w:rPr>
          <w:spacing w:val="-15"/>
          <w:sz w:val="20"/>
        </w:rPr>
        <w:t xml:space="preserve"> </w:t>
      </w:r>
      <w:r>
        <w:rPr>
          <w:rFonts w:ascii="Bookman Old Style" w:hAnsi="Bookman Old Style"/>
          <w:i/>
          <w:sz w:val="20"/>
        </w:rPr>
        <w:t>t.kind</w:t>
      </w:r>
      <w:r>
        <w:rPr>
          <w:rFonts w:ascii="Bookman Old Style" w:hAnsi="Bookman Old Style"/>
          <w:i/>
          <w:spacing w:val="-32"/>
          <w:sz w:val="20"/>
        </w:rPr>
        <w:t xml:space="preserve"> </w:t>
      </w:r>
      <w:r>
        <w:rPr>
          <w:rFonts w:ascii="Meiryo" w:hAnsi="Meiryo"/>
          <w:i/>
          <w:sz w:val="20"/>
        </w:rPr>
        <w:t>∈</w:t>
      </w:r>
      <w:r>
        <w:rPr>
          <w:rFonts w:ascii="Meiryo" w:hAnsi="Meiryo"/>
          <w:i/>
          <w:spacing w:val="-40"/>
          <w:sz w:val="20"/>
        </w:rPr>
        <w:t xml:space="preserve"> </w:t>
      </w:r>
      <w:r>
        <w:rPr>
          <w:rFonts w:ascii="Bookman Old Style" w:hAnsi="Bookman Old Style"/>
          <w:i/>
          <w:sz w:val="20"/>
        </w:rPr>
        <w:t>external,</w:t>
      </w:r>
      <w:r>
        <w:rPr>
          <w:rFonts w:ascii="Bookman Old Style" w:hAnsi="Bookman Old Style"/>
          <w:i/>
          <w:spacing w:val="-44"/>
          <w:sz w:val="20"/>
        </w:rPr>
        <w:t xml:space="preserve"> </w:t>
      </w:r>
      <w:r>
        <w:rPr>
          <w:rFonts w:ascii="Bookman Old Style" w:hAnsi="Bookman Old Style"/>
          <w:i/>
          <w:sz w:val="20"/>
        </w:rPr>
        <w:t>local,</w:t>
      </w:r>
      <w:r>
        <w:rPr>
          <w:rFonts w:ascii="Bookman Old Style" w:hAnsi="Bookman Old Style"/>
          <w:i/>
          <w:spacing w:val="-44"/>
          <w:sz w:val="20"/>
        </w:rPr>
        <w:t xml:space="preserve"> </w:t>
      </w:r>
      <w:r>
        <w:rPr>
          <w:rFonts w:ascii="Bookman Old Style" w:hAnsi="Bookman Old Style"/>
          <w:i/>
          <w:sz w:val="20"/>
        </w:rPr>
        <w:t>internal</w:t>
      </w:r>
      <w:r>
        <w:rPr>
          <w:sz w:val="20"/>
        </w:rPr>
        <w:t>.</w:t>
      </w:r>
    </w:p>
    <w:p w14:paraId="46F88411" w14:textId="77777777" w:rsidR="00864105" w:rsidRDefault="00A541FA">
      <w:pPr>
        <w:spacing w:before="121"/>
        <w:ind w:left="119"/>
        <w:jc w:val="both"/>
        <w:rPr>
          <w:sz w:val="20"/>
        </w:rPr>
      </w:pPr>
      <w:r>
        <w:rPr>
          <w:b/>
          <w:sz w:val="20"/>
        </w:rPr>
        <w:t xml:space="preserve">Definition III.7.  </w:t>
      </w:r>
      <w:r>
        <w:rPr>
          <w:sz w:val="20"/>
        </w:rPr>
        <w:t>An event is one of the  followings:</w:t>
      </w:r>
    </w:p>
    <w:p w14:paraId="46EF6D7F" w14:textId="77777777" w:rsidR="00864105" w:rsidRDefault="00A541FA">
      <w:pPr>
        <w:pStyle w:val="Paragraphedeliste"/>
        <w:numPr>
          <w:ilvl w:val="1"/>
          <w:numId w:val="8"/>
        </w:numPr>
        <w:tabs>
          <w:tab w:val="left" w:pos="520"/>
        </w:tabs>
        <w:spacing w:before="128" w:line="247" w:lineRule="auto"/>
        <w:ind w:right="117" w:hanging="201"/>
        <w:rPr>
          <w:sz w:val="20"/>
        </w:rPr>
      </w:pPr>
      <w:r>
        <w:rPr>
          <w:sz w:val="20"/>
        </w:rPr>
        <w:t>A</w:t>
      </w:r>
      <w:r>
        <w:rPr>
          <w:spacing w:val="-9"/>
          <w:sz w:val="20"/>
        </w:rPr>
        <w:t xml:space="preserve"> </w:t>
      </w:r>
      <w:r>
        <w:rPr>
          <w:i/>
          <w:sz w:val="20"/>
        </w:rPr>
        <w:t>TimeEvent</w:t>
      </w:r>
      <w:r>
        <w:rPr>
          <w:i/>
          <w:spacing w:val="-7"/>
          <w:sz w:val="20"/>
        </w:rPr>
        <w:t xml:space="preserve"> </w:t>
      </w:r>
      <w:r>
        <w:rPr>
          <w:rFonts w:ascii="Bookman Old Style"/>
          <w:i/>
          <w:sz w:val="20"/>
        </w:rPr>
        <w:t>te</w:t>
      </w:r>
      <w:r>
        <w:rPr>
          <w:rFonts w:ascii="Bookman Old Style"/>
          <w:i/>
          <w:spacing w:val="-19"/>
          <w:sz w:val="20"/>
        </w:rPr>
        <w:t xml:space="preserve"> </w:t>
      </w:r>
      <w:r>
        <w:rPr>
          <w:sz w:val="20"/>
        </w:rPr>
        <w:t>specifies</w:t>
      </w:r>
      <w:r>
        <w:rPr>
          <w:spacing w:val="-9"/>
          <w:sz w:val="20"/>
        </w:rPr>
        <w:t xml:space="preserve"> </w:t>
      </w:r>
      <w:r>
        <w:rPr>
          <w:sz w:val="20"/>
        </w:rPr>
        <w:t>the</w:t>
      </w:r>
      <w:r>
        <w:rPr>
          <w:spacing w:val="-9"/>
          <w:sz w:val="20"/>
        </w:rPr>
        <w:t xml:space="preserve"> </w:t>
      </w:r>
      <w:r>
        <w:rPr>
          <w:sz w:val="20"/>
        </w:rPr>
        <w:t>time</w:t>
      </w:r>
      <w:r>
        <w:rPr>
          <w:spacing w:val="-9"/>
          <w:sz w:val="20"/>
        </w:rPr>
        <w:t xml:space="preserve"> </w:t>
      </w:r>
      <w:r>
        <w:rPr>
          <w:sz w:val="20"/>
        </w:rPr>
        <w:t>of</w:t>
      </w:r>
      <w:r>
        <w:rPr>
          <w:spacing w:val="-9"/>
          <w:sz w:val="20"/>
        </w:rPr>
        <w:t xml:space="preserve"> </w:t>
      </w:r>
      <w:r>
        <w:rPr>
          <w:sz w:val="20"/>
        </w:rPr>
        <w:t>occurrence</w:t>
      </w:r>
      <w:r>
        <w:rPr>
          <w:spacing w:val="-9"/>
          <w:sz w:val="20"/>
        </w:rPr>
        <w:t xml:space="preserve"> </w:t>
      </w:r>
      <w:r>
        <w:rPr>
          <w:rFonts w:ascii="Bookman Old Style"/>
          <w:i/>
          <w:sz w:val="20"/>
        </w:rPr>
        <w:t>d</w:t>
      </w:r>
      <w:r>
        <w:rPr>
          <w:rFonts w:ascii="Bookman Old Style"/>
          <w:i/>
          <w:spacing w:val="-19"/>
          <w:sz w:val="20"/>
        </w:rPr>
        <w:t xml:space="preserve"> </w:t>
      </w:r>
      <w:r>
        <w:rPr>
          <w:sz w:val="20"/>
        </w:rPr>
        <w:t xml:space="preserve">relative to a starting time. The latter is specified when a state, which accepts the time event, is </w:t>
      </w:r>
      <w:r>
        <w:rPr>
          <w:spacing w:val="45"/>
          <w:sz w:val="20"/>
        </w:rPr>
        <w:t xml:space="preserve"> </w:t>
      </w:r>
      <w:r>
        <w:rPr>
          <w:sz w:val="20"/>
        </w:rPr>
        <w:t>entered.</w:t>
      </w:r>
    </w:p>
    <w:p w14:paraId="6A487B7F" w14:textId="77777777" w:rsidR="00864105" w:rsidRDefault="00A541FA">
      <w:pPr>
        <w:pStyle w:val="Paragraphedeliste"/>
        <w:numPr>
          <w:ilvl w:val="1"/>
          <w:numId w:val="8"/>
        </w:numPr>
        <w:tabs>
          <w:tab w:val="left" w:pos="520"/>
        </w:tabs>
        <w:spacing w:before="1" w:line="247" w:lineRule="auto"/>
        <w:ind w:right="117" w:hanging="201"/>
        <w:rPr>
          <w:sz w:val="20"/>
        </w:rPr>
      </w:pPr>
      <w:r>
        <w:rPr>
          <w:sz w:val="20"/>
        </w:rPr>
        <w:t xml:space="preserve">A </w:t>
      </w:r>
      <w:r>
        <w:rPr>
          <w:i/>
          <w:sz w:val="20"/>
        </w:rPr>
        <w:t xml:space="preserve">SignalEvent </w:t>
      </w:r>
      <w:r>
        <w:rPr>
          <w:rFonts w:ascii="Bookman Old Style"/>
          <w:i/>
          <w:sz w:val="20"/>
        </w:rPr>
        <w:t xml:space="preserve">se </w:t>
      </w:r>
      <w:r>
        <w:rPr>
          <w:sz w:val="20"/>
        </w:rPr>
        <w:t xml:space="preserve">is associated with a signal </w:t>
      </w:r>
      <w:r>
        <w:rPr>
          <w:rFonts w:ascii="Bookman Old Style"/>
          <w:i/>
          <w:sz w:val="20"/>
        </w:rPr>
        <w:t>sig</w:t>
      </w:r>
      <w:r>
        <w:rPr>
          <w:sz w:val="20"/>
        </w:rPr>
        <w:t xml:space="preserve">, whose data are described by its attributes and is occurred if </w:t>
      </w:r>
      <w:r>
        <w:rPr>
          <w:rFonts w:ascii="Bookman Old Style"/>
          <w:i/>
          <w:sz w:val="20"/>
        </w:rPr>
        <w:t xml:space="preserve">sig </w:t>
      </w:r>
      <w:r>
        <w:rPr>
          <w:sz w:val="20"/>
        </w:rPr>
        <w:t>is received by a component, which is an active UML class.</w:t>
      </w:r>
    </w:p>
    <w:p w14:paraId="79B6B995" w14:textId="77777777" w:rsidR="00864105" w:rsidRDefault="00A541FA">
      <w:pPr>
        <w:pStyle w:val="Paragraphedeliste"/>
        <w:numPr>
          <w:ilvl w:val="1"/>
          <w:numId w:val="8"/>
        </w:numPr>
        <w:tabs>
          <w:tab w:val="left" w:pos="520"/>
        </w:tabs>
        <w:spacing w:before="6" w:line="232" w:lineRule="auto"/>
        <w:ind w:right="117" w:hanging="201"/>
        <w:rPr>
          <w:sz w:val="20"/>
        </w:rPr>
      </w:pPr>
      <w:r>
        <w:rPr>
          <w:sz w:val="20"/>
        </w:rPr>
        <w:t xml:space="preserve">A </w:t>
      </w:r>
      <w:r>
        <w:rPr>
          <w:i/>
          <w:sz w:val="20"/>
        </w:rPr>
        <w:t xml:space="preserve">ChangeEvent </w:t>
      </w:r>
      <w:r>
        <w:rPr>
          <w:rFonts w:ascii="Bookman Old Style"/>
          <w:i/>
          <w:sz w:val="20"/>
        </w:rPr>
        <w:t xml:space="preserve">che </w:t>
      </w:r>
      <w:r>
        <w:rPr>
          <w:sz w:val="20"/>
        </w:rPr>
        <w:t xml:space="preserve">is associated with a boolean ex- pression </w:t>
      </w:r>
      <w:r>
        <w:rPr>
          <w:rFonts w:ascii="Bookman Old Style"/>
          <w:i/>
          <w:sz w:val="20"/>
        </w:rPr>
        <w:t>ex</w:t>
      </w:r>
      <w:r>
        <w:rPr>
          <w:rFonts w:ascii="Tahoma"/>
          <w:sz w:val="20"/>
        </w:rPr>
        <w:t>(</w:t>
      </w:r>
      <w:r>
        <w:rPr>
          <w:rFonts w:ascii="Bookman Old Style"/>
          <w:i/>
          <w:sz w:val="20"/>
        </w:rPr>
        <w:t>che</w:t>
      </w:r>
      <w:r>
        <w:rPr>
          <w:rFonts w:ascii="Tahoma"/>
          <w:sz w:val="20"/>
        </w:rPr>
        <w:t xml:space="preserve">) </w:t>
      </w:r>
      <w:r>
        <w:rPr>
          <w:sz w:val="20"/>
        </w:rPr>
        <w:t xml:space="preserve">written in </w:t>
      </w:r>
      <w:r>
        <w:rPr>
          <w:rFonts w:ascii="Bookman Old Style"/>
          <w:i/>
          <w:sz w:val="20"/>
        </w:rPr>
        <w:t>ActLang</w:t>
      </w:r>
      <w:r>
        <w:rPr>
          <w:sz w:val="20"/>
        </w:rPr>
        <w:t xml:space="preserve">. </w:t>
      </w:r>
      <w:r>
        <w:rPr>
          <w:rFonts w:ascii="Bookman Old Style"/>
          <w:i/>
          <w:sz w:val="20"/>
        </w:rPr>
        <w:t xml:space="preserve">che </w:t>
      </w:r>
      <w:r>
        <w:rPr>
          <w:sz w:val="20"/>
        </w:rPr>
        <w:t xml:space="preserve">is emitted if </w:t>
      </w:r>
      <w:r>
        <w:rPr>
          <w:rFonts w:ascii="Bookman Old Style"/>
          <w:i/>
          <w:sz w:val="20"/>
        </w:rPr>
        <w:t>ex</w:t>
      </w:r>
      <w:r>
        <w:rPr>
          <w:rFonts w:ascii="Tahoma"/>
          <w:sz w:val="20"/>
        </w:rPr>
        <w:t>(</w:t>
      </w:r>
      <w:r>
        <w:rPr>
          <w:rFonts w:ascii="Bookman Old Style"/>
          <w:i/>
          <w:sz w:val="20"/>
        </w:rPr>
        <w:t>che</w:t>
      </w:r>
      <w:r>
        <w:rPr>
          <w:rFonts w:ascii="Tahoma"/>
          <w:sz w:val="20"/>
        </w:rPr>
        <w:t xml:space="preserve">) </w:t>
      </w:r>
      <w:r>
        <w:rPr>
          <w:sz w:val="20"/>
        </w:rPr>
        <w:t xml:space="preserve">changes from true (false) to false </w:t>
      </w:r>
      <w:r>
        <w:rPr>
          <w:spacing w:val="13"/>
          <w:sz w:val="20"/>
        </w:rPr>
        <w:t xml:space="preserve"> </w:t>
      </w:r>
      <w:r>
        <w:rPr>
          <w:sz w:val="20"/>
        </w:rPr>
        <w:t>(true).</w:t>
      </w:r>
    </w:p>
    <w:p w14:paraId="71FA9265" w14:textId="77777777" w:rsidR="00864105" w:rsidRDefault="00864105">
      <w:pPr>
        <w:spacing w:line="232" w:lineRule="auto"/>
        <w:jc w:val="both"/>
        <w:rPr>
          <w:sz w:val="20"/>
        </w:rPr>
        <w:sectPr w:rsidR="00864105">
          <w:type w:val="continuous"/>
          <w:pgSz w:w="12240" w:h="15840"/>
          <w:pgMar w:top="1120" w:right="860" w:bottom="280" w:left="860" w:header="720" w:footer="720" w:gutter="0"/>
          <w:cols w:num="2" w:space="720" w:equalWidth="0">
            <w:col w:w="5141" w:space="119"/>
            <w:col w:w="5260"/>
          </w:cols>
        </w:sectPr>
      </w:pPr>
    </w:p>
    <w:p w14:paraId="34CF23E7" w14:textId="77777777" w:rsidR="00864105" w:rsidRDefault="00A541FA">
      <w:pPr>
        <w:pStyle w:val="Paragraphedeliste"/>
        <w:numPr>
          <w:ilvl w:val="1"/>
          <w:numId w:val="8"/>
        </w:numPr>
        <w:tabs>
          <w:tab w:val="left" w:pos="520"/>
        </w:tabs>
        <w:spacing w:before="47" w:line="240" w:lineRule="exact"/>
        <w:ind w:hanging="201"/>
        <w:jc w:val="left"/>
        <w:rPr>
          <w:sz w:val="20"/>
        </w:rPr>
      </w:pPr>
      <w:r>
        <w:rPr>
          <w:sz w:val="20"/>
        </w:rPr>
        <w:lastRenderedPageBreak/>
        <w:t xml:space="preserve">A </w:t>
      </w:r>
      <w:r>
        <w:rPr>
          <w:i/>
          <w:sz w:val="20"/>
        </w:rPr>
        <w:t xml:space="preserve">CallEvent </w:t>
      </w:r>
      <w:r>
        <w:rPr>
          <w:rFonts w:ascii="Bookman Old Style"/>
          <w:i/>
          <w:sz w:val="20"/>
        </w:rPr>
        <w:t xml:space="preserve">ce </w:t>
      </w:r>
      <w:r>
        <w:rPr>
          <w:sz w:val="20"/>
        </w:rPr>
        <w:t xml:space="preserve">is associated with an operation </w:t>
      </w:r>
      <w:r>
        <w:rPr>
          <w:rFonts w:ascii="Bookman Old Style"/>
          <w:i/>
          <w:sz w:val="20"/>
        </w:rPr>
        <w:t>op</w:t>
      </w:r>
      <w:r>
        <w:rPr>
          <w:rFonts w:ascii="Tahoma"/>
          <w:sz w:val="20"/>
        </w:rPr>
        <w:t>(</w:t>
      </w:r>
      <w:r>
        <w:rPr>
          <w:rFonts w:ascii="Bookman Old Style"/>
          <w:i/>
          <w:sz w:val="20"/>
        </w:rPr>
        <w:t>ce</w:t>
      </w:r>
      <w:r>
        <w:rPr>
          <w:rFonts w:ascii="Tahoma"/>
          <w:sz w:val="20"/>
        </w:rPr>
        <w:t>)</w:t>
      </w:r>
      <w:r>
        <w:rPr>
          <w:sz w:val="20"/>
        </w:rPr>
        <w:t xml:space="preserve">. </w:t>
      </w:r>
      <w:r>
        <w:rPr>
          <w:rFonts w:ascii="Bookman Old Style"/>
          <w:i/>
          <w:sz w:val="20"/>
        </w:rPr>
        <w:t xml:space="preserve">ce </w:t>
      </w:r>
      <w:r>
        <w:rPr>
          <w:sz w:val="20"/>
        </w:rPr>
        <w:t xml:space="preserve">is emitted if there is a call to </w:t>
      </w:r>
      <w:r>
        <w:rPr>
          <w:spacing w:val="23"/>
          <w:sz w:val="20"/>
        </w:rPr>
        <w:t xml:space="preserve"> </w:t>
      </w:r>
      <w:r>
        <w:rPr>
          <w:rFonts w:ascii="Bookman Old Style"/>
          <w:i/>
          <w:sz w:val="20"/>
        </w:rPr>
        <w:t>op</w:t>
      </w:r>
      <w:r>
        <w:rPr>
          <w:rFonts w:ascii="Tahoma"/>
          <w:sz w:val="20"/>
        </w:rPr>
        <w:t>(</w:t>
      </w:r>
      <w:r>
        <w:rPr>
          <w:rFonts w:ascii="Bookman Old Style"/>
          <w:i/>
          <w:sz w:val="20"/>
        </w:rPr>
        <w:t>ce</w:t>
      </w:r>
      <w:r>
        <w:rPr>
          <w:rFonts w:ascii="Tahoma"/>
          <w:sz w:val="20"/>
        </w:rPr>
        <w:t>)</w:t>
      </w:r>
      <w:r>
        <w:rPr>
          <w:sz w:val="20"/>
        </w:rPr>
        <w:t>.</w:t>
      </w:r>
    </w:p>
    <w:p w14:paraId="09A12E76" w14:textId="77777777" w:rsidR="00864105" w:rsidRDefault="00A541FA">
      <w:pPr>
        <w:pStyle w:val="Corpsdetexte"/>
        <w:spacing w:before="87" w:line="232" w:lineRule="auto"/>
        <w:ind w:left="119" w:firstLine="199"/>
        <w:jc w:val="both"/>
      </w:pPr>
      <w:r>
        <w:t>Suppose</w:t>
      </w:r>
      <w:r>
        <w:rPr>
          <w:spacing w:val="-4"/>
        </w:rPr>
        <w:t xml:space="preserve"> </w:t>
      </w:r>
      <w:r>
        <w:t>that</w:t>
      </w:r>
      <w:r>
        <w:rPr>
          <w:spacing w:val="-4"/>
        </w:rPr>
        <w:t xml:space="preserve"> </w:t>
      </w:r>
      <w:r>
        <w:t>for</w:t>
      </w:r>
      <w:r>
        <w:rPr>
          <w:spacing w:val="-4"/>
        </w:rPr>
        <w:t xml:space="preserve"> </w:t>
      </w:r>
      <w:r>
        <w:t>each</w:t>
      </w:r>
      <w:r>
        <w:rPr>
          <w:spacing w:val="-4"/>
        </w:rPr>
        <w:t xml:space="preserve"> </w:t>
      </w:r>
      <w:r>
        <w:t>vertex</w:t>
      </w:r>
      <w:r>
        <w:rPr>
          <w:spacing w:val="-4"/>
        </w:rPr>
        <w:t xml:space="preserve"> </w:t>
      </w:r>
      <w:r>
        <w:rPr>
          <w:i/>
        </w:rPr>
        <w:t>v</w:t>
      </w:r>
      <w:r>
        <w:rPr>
          <w:i/>
          <w:spacing w:val="-4"/>
        </w:rPr>
        <w:t xml:space="preserve"> </w:t>
      </w:r>
      <w:r>
        <w:rPr>
          <w:rFonts w:ascii="Meiryo" w:hAnsi="Meiryo"/>
          <w:i/>
        </w:rPr>
        <w:t>∈</w:t>
      </w:r>
      <w:r>
        <w:rPr>
          <w:rFonts w:ascii="Meiryo" w:hAnsi="Meiryo"/>
          <w:i/>
          <w:spacing w:val="-22"/>
        </w:rPr>
        <w:t xml:space="preserve"> </w:t>
      </w:r>
      <w:r>
        <w:rPr>
          <w:rFonts w:ascii="Bookman Old Style" w:hAnsi="Bookman Old Style"/>
          <w:i/>
        </w:rPr>
        <w:t>V</w:t>
      </w:r>
      <w:r>
        <w:rPr>
          <w:rFonts w:ascii="Bookman Old Style" w:hAnsi="Bookman Old Style"/>
          <w:i/>
          <w:spacing w:val="-21"/>
        </w:rPr>
        <w:t xml:space="preserve"> </w:t>
      </w:r>
      <w:r>
        <w:t>,</w:t>
      </w:r>
      <w:r>
        <w:rPr>
          <w:spacing w:val="-4"/>
        </w:rPr>
        <w:t xml:space="preserve"> </w:t>
      </w:r>
      <w:r>
        <w:t>its</w:t>
      </w:r>
      <w:r>
        <w:rPr>
          <w:spacing w:val="-4"/>
        </w:rPr>
        <w:t xml:space="preserve"> </w:t>
      </w:r>
      <w:r>
        <w:t>incoming</w:t>
      </w:r>
      <w:r>
        <w:rPr>
          <w:spacing w:val="-4"/>
        </w:rPr>
        <w:t xml:space="preserve"> </w:t>
      </w:r>
      <w:r>
        <w:t>and</w:t>
      </w:r>
      <w:r>
        <w:rPr>
          <w:spacing w:val="-4"/>
        </w:rPr>
        <w:t xml:space="preserve"> </w:t>
      </w:r>
      <w:r>
        <w:t xml:space="preserve">outgo- ing transition lists are extracted by the functions </w:t>
      </w:r>
      <w:r>
        <w:rPr>
          <w:rFonts w:ascii="Bookman Old Style" w:hAnsi="Bookman Old Style"/>
          <w:i/>
        </w:rPr>
        <w:t xml:space="preserve">incomings </w:t>
      </w:r>
      <w:r>
        <w:t xml:space="preserve">and </w:t>
      </w:r>
      <w:r>
        <w:rPr>
          <w:rFonts w:ascii="Bookman Old Style" w:hAnsi="Bookman Old Style"/>
          <w:i/>
        </w:rPr>
        <w:t>outgoings</w:t>
      </w:r>
      <w:r>
        <w:t xml:space="preserve">, respectively. For a list </w:t>
      </w:r>
      <w:r>
        <w:rPr>
          <w:rFonts w:ascii="Bookman Old Style" w:hAnsi="Bookman Old Style"/>
          <w:i/>
        </w:rPr>
        <w:t>l</w:t>
      </w:r>
      <w:r>
        <w:t xml:space="preserve">, the function </w:t>
      </w:r>
      <w:r>
        <w:rPr>
          <w:rFonts w:ascii="Bookman Old Style" w:hAnsi="Bookman Old Style"/>
          <w:i/>
        </w:rPr>
        <w:t xml:space="preserve">head  </w:t>
      </w:r>
      <w:r>
        <w:t xml:space="preserve">is used to get the first element of the list. If </w:t>
      </w:r>
      <w:r>
        <w:rPr>
          <w:rFonts w:ascii="Bookman Old Style" w:hAnsi="Bookman Old Style"/>
          <w:i/>
          <w:spacing w:val="2"/>
        </w:rPr>
        <w:t xml:space="preserve">v.kind </w:t>
      </w:r>
      <w:r>
        <w:rPr>
          <w:rFonts w:ascii="Tahoma" w:hAnsi="Tahoma"/>
        </w:rPr>
        <w:t xml:space="preserve">= </w:t>
      </w:r>
      <w:r>
        <w:rPr>
          <w:rFonts w:ascii="Bookman Old Style" w:hAnsi="Bookman Old Style"/>
          <w:i/>
        </w:rPr>
        <w:t>conc</w:t>
      </w:r>
      <w:r>
        <w:t xml:space="preserve">, suppose </w:t>
      </w:r>
      <w:r>
        <w:rPr>
          <w:rFonts w:ascii="Bookman Old Style" w:hAnsi="Bookman Old Style"/>
          <w:i/>
        </w:rPr>
        <w:t>regions</w:t>
      </w:r>
      <w:r>
        <w:rPr>
          <w:rFonts w:ascii="Tahoma" w:hAnsi="Tahoma"/>
        </w:rPr>
        <w:t>(</w:t>
      </w:r>
      <w:r>
        <w:rPr>
          <w:rFonts w:ascii="Bookman Old Style" w:hAnsi="Bookman Old Style"/>
          <w:i/>
        </w:rPr>
        <w:t>v</w:t>
      </w:r>
      <w:r>
        <w:rPr>
          <w:rFonts w:ascii="Tahoma" w:hAnsi="Tahoma"/>
        </w:rPr>
        <w:t xml:space="preserve">) </w:t>
      </w:r>
      <w:r>
        <w:t xml:space="preserve">is the region set contained by </w:t>
      </w:r>
      <w:r>
        <w:rPr>
          <w:rFonts w:ascii="Bookman Old Style" w:hAnsi="Bookman Old Style"/>
          <w:i/>
          <w:spacing w:val="3"/>
        </w:rPr>
        <w:t>v</w:t>
      </w:r>
      <w:r>
        <w:rPr>
          <w:spacing w:val="3"/>
        </w:rPr>
        <w:t xml:space="preserve">. </w:t>
      </w:r>
      <w:r>
        <w:t>Given a transition</w:t>
      </w:r>
      <w:r>
        <w:rPr>
          <w:spacing w:val="15"/>
        </w:rPr>
        <w:t xml:space="preserve"> </w:t>
      </w:r>
      <w:r>
        <w:t>t:</w:t>
      </w:r>
    </w:p>
    <w:p w14:paraId="07801AAB" w14:textId="77777777" w:rsidR="00864105" w:rsidRDefault="00A541FA">
      <w:pPr>
        <w:pStyle w:val="Paragraphedeliste"/>
        <w:numPr>
          <w:ilvl w:val="1"/>
          <w:numId w:val="8"/>
        </w:numPr>
        <w:tabs>
          <w:tab w:val="left" w:pos="520"/>
        </w:tabs>
        <w:spacing w:before="110" w:line="243" w:lineRule="exact"/>
        <w:ind w:hanging="201"/>
        <w:jc w:val="left"/>
        <w:rPr>
          <w:sz w:val="20"/>
        </w:rPr>
      </w:pPr>
      <w:r>
        <w:rPr>
          <w:rFonts w:ascii="Bookman Old Style"/>
          <w:i/>
          <w:w w:val="105"/>
          <w:sz w:val="20"/>
        </w:rPr>
        <w:t>t.type</w:t>
      </w:r>
      <w:r>
        <w:rPr>
          <w:rFonts w:ascii="Bookman Old Style"/>
          <w:i/>
          <w:spacing w:val="-30"/>
          <w:w w:val="105"/>
          <w:sz w:val="20"/>
        </w:rPr>
        <w:t xml:space="preserve"> </w:t>
      </w:r>
      <w:r>
        <w:rPr>
          <w:rFonts w:ascii="Tahoma"/>
          <w:w w:val="105"/>
          <w:sz w:val="20"/>
        </w:rPr>
        <w:t>=</w:t>
      </w:r>
      <w:r>
        <w:rPr>
          <w:rFonts w:ascii="Tahoma"/>
          <w:spacing w:val="-32"/>
          <w:w w:val="105"/>
          <w:sz w:val="20"/>
        </w:rPr>
        <w:t xml:space="preserve"> </w:t>
      </w:r>
      <w:r>
        <w:rPr>
          <w:rFonts w:ascii="Bookman Old Style"/>
          <w:i/>
          <w:w w:val="105"/>
          <w:sz w:val="20"/>
        </w:rPr>
        <w:t>trig</w:t>
      </w:r>
      <w:r>
        <w:rPr>
          <w:rFonts w:ascii="Bookman Old Style"/>
          <w:i/>
          <w:spacing w:val="-17"/>
          <w:w w:val="105"/>
          <w:sz w:val="20"/>
        </w:rPr>
        <w:t xml:space="preserve"> </w:t>
      </w:r>
      <w:r>
        <w:rPr>
          <w:w w:val="105"/>
          <w:sz w:val="20"/>
        </w:rPr>
        <w:t>if</w:t>
      </w:r>
      <w:r>
        <w:rPr>
          <w:spacing w:val="-11"/>
          <w:w w:val="105"/>
          <w:sz w:val="20"/>
        </w:rPr>
        <w:t xml:space="preserve"> </w:t>
      </w:r>
      <w:r>
        <w:rPr>
          <w:rFonts w:ascii="Tahoma"/>
          <w:w w:val="105"/>
          <w:sz w:val="20"/>
        </w:rPr>
        <w:t>#</w:t>
      </w:r>
      <w:r>
        <w:rPr>
          <w:rFonts w:ascii="Bookman Old Style"/>
          <w:i/>
          <w:w w:val="105"/>
          <w:sz w:val="20"/>
        </w:rPr>
        <w:t>events</w:t>
      </w:r>
      <w:r>
        <w:rPr>
          <w:rFonts w:ascii="Tahoma"/>
          <w:w w:val="105"/>
          <w:sz w:val="20"/>
        </w:rPr>
        <w:t>(</w:t>
      </w:r>
      <w:r>
        <w:rPr>
          <w:rFonts w:ascii="Bookman Old Style"/>
          <w:i/>
          <w:w w:val="105"/>
          <w:sz w:val="20"/>
        </w:rPr>
        <w:t>t</w:t>
      </w:r>
      <w:r>
        <w:rPr>
          <w:rFonts w:ascii="Tahoma"/>
          <w:w w:val="105"/>
          <w:sz w:val="20"/>
        </w:rPr>
        <w:t>)</w:t>
      </w:r>
      <w:r>
        <w:rPr>
          <w:rFonts w:ascii="Tahoma"/>
          <w:spacing w:val="-32"/>
          <w:w w:val="105"/>
          <w:sz w:val="20"/>
        </w:rPr>
        <w:t xml:space="preserve"> </w:t>
      </w:r>
      <w:r>
        <w:rPr>
          <w:rFonts w:ascii="Bookman Old Style"/>
          <w:i/>
          <w:w w:val="105"/>
          <w:sz w:val="20"/>
        </w:rPr>
        <w:t>&gt;</w:t>
      </w:r>
      <w:r>
        <w:rPr>
          <w:rFonts w:ascii="Bookman Old Style"/>
          <w:i/>
          <w:spacing w:val="-30"/>
          <w:w w:val="105"/>
          <w:sz w:val="20"/>
        </w:rPr>
        <w:t xml:space="preserve"> </w:t>
      </w:r>
      <w:r>
        <w:rPr>
          <w:rFonts w:ascii="Tahoma"/>
          <w:w w:val="105"/>
          <w:sz w:val="20"/>
        </w:rPr>
        <w:t>0</w:t>
      </w:r>
      <w:r>
        <w:rPr>
          <w:w w:val="105"/>
          <w:sz w:val="20"/>
        </w:rPr>
        <w:t>.</w:t>
      </w:r>
    </w:p>
    <w:p w14:paraId="588BD5A1" w14:textId="77777777" w:rsidR="00864105" w:rsidRDefault="00A541FA">
      <w:pPr>
        <w:pStyle w:val="Paragraphedeliste"/>
        <w:numPr>
          <w:ilvl w:val="1"/>
          <w:numId w:val="8"/>
        </w:numPr>
        <w:tabs>
          <w:tab w:val="left" w:pos="520"/>
        </w:tabs>
        <w:spacing w:line="187" w:lineRule="exact"/>
        <w:ind w:hanging="201"/>
        <w:jc w:val="left"/>
        <w:rPr>
          <w:sz w:val="20"/>
        </w:rPr>
      </w:pPr>
      <w:r>
        <w:rPr>
          <w:rFonts w:ascii="Bookman Old Style"/>
          <w:i/>
          <w:sz w:val="20"/>
        </w:rPr>
        <w:t>t.type</w:t>
      </w:r>
      <w:r>
        <w:rPr>
          <w:rFonts w:ascii="Bookman Old Style"/>
          <w:i/>
          <w:spacing w:val="-21"/>
          <w:sz w:val="20"/>
        </w:rPr>
        <w:t xml:space="preserve"> </w:t>
      </w:r>
      <w:r>
        <w:rPr>
          <w:rFonts w:ascii="Tahoma"/>
          <w:sz w:val="20"/>
        </w:rPr>
        <w:t>=</w:t>
      </w:r>
      <w:r>
        <w:rPr>
          <w:rFonts w:ascii="Tahoma"/>
          <w:spacing w:val="-23"/>
          <w:sz w:val="20"/>
        </w:rPr>
        <w:t xml:space="preserve"> </w:t>
      </w:r>
      <w:r>
        <w:rPr>
          <w:rFonts w:ascii="Bookman Old Style"/>
          <w:i/>
          <w:sz w:val="20"/>
        </w:rPr>
        <w:t>tless</w:t>
      </w:r>
      <w:r>
        <w:rPr>
          <w:rFonts w:ascii="Bookman Old Style"/>
          <w:i/>
          <w:spacing w:val="-11"/>
          <w:sz w:val="20"/>
        </w:rPr>
        <w:t xml:space="preserve"> </w:t>
      </w:r>
      <w:r>
        <w:rPr>
          <w:sz w:val="20"/>
        </w:rPr>
        <w:t>if</w:t>
      </w:r>
      <w:r>
        <w:rPr>
          <w:spacing w:val="-1"/>
          <w:sz w:val="20"/>
        </w:rPr>
        <w:t xml:space="preserve"> </w:t>
      </w:r>
      <w:r>
        <w:rPr>
          <w:rFonts w:ascii="Tahoma"/>
          <w:sz w:val="20"/>
        </w:rPr>
        <w:t>#</w:t>
      </w:r>
      <w:r>
        <w:rPr>
          <w:rFonts w:ascii="Bookman Old Style"/>
          <w:i/>
          <w:sz w:val="20"/>
        </w:rPr>
        <w:t>events</w:t>
      </w:r>
      <w:r>
        <w:rPr>
          <w:rFonts w:ascii="Tahoma"/>
          <w:sz w:val="20"/>
        </w:rPr>
        <w:t>(</w:t>
      </w:r>
      <w:r>
        <w:rPr>
          <w:rFonts w:ascii="Bookman Old Style"/>
          <w:i/>
          <w:sz w:val="20"/>
        </w:rPr>
        <w:t>t</w:t>
      </w:r>
      <w:r>
        <w:rPr>
          <w:rFonts w:ascii="Tahoma"/>
          <w:sz w:val="20"/>
        </w:rPr>
        <w:t>)</w:t>
      </w:r>
      <w:r>
        <w:rPr>
          <w:rFonts w:ascii="Tahoma"/>
          <w:spacing w:val="-23"/>
          <w:sz w:val="20"/>
        </w:rPr>
        <w:t xml:space="preserve"> </w:t>
      </w:r>
      <w:r>
        <w:rPr>
          <w:rFonts w:ascii="Tahoma"/>
          <w:sz w:val="20"/>
        </w:rPr>
        <w:t>=</w:t>
      </w:r>
      <w:r>
        <w:rPr>
          <w:rFonts w:ascii="Tahoma"/>
          <w:spacing w:val="-23"/>
          <w:sz w:val="20"/>
        </w:rPr>
        <w:t xml:space="preserve"> </w:t>
      </w:r>
      <w:r>
        <w:rPr>
          <w:rFonts w:ascii="Tahoma"/>
          <w:sz w:val="20"/>
        </w:rPr>
        <w:t>0</w:t>
      </w:r>
      <w:r>
        <w:rPr>
          <w:sz w:val="20"/>
        </w:rPr>
        <w:t>.</w:t>
      </w:r>
    </w:p>
    <w:p w14:paraId="078F7495" w14:textId="77777777" w:rsidR="00864105" w:rsidRDefault="00A541FA">
      <w:pPr>
        <w:pStyle w:val="Paragraphedeliste"/>
        <w:numPr>
          <w:ilvl w:val="1"/>
          <w:numId w:val="8"/>
        </w:numPr>
        <w:tabs>
          <w:tab w:val="left" w:pos="520"/>
        </w:tabs>
        <w:spacing w:line="260" w:lineRule="exact"/>
        <w:ind w:hanging="201"/>
        <w:jc w:val="left"/>
        <w:rPr>
          <w:sz w:val="20"/>
        </w:rPr>
      </w:pPr>
      <w:r>
        <w:rPr>
          <w:rFonts w:ascii="Bookman Old Style" w:hAnsi="Bookman Old Style"/>
          <w:i/>
          <w:sz w:val="20"/>
        </w:rPr>
        <w:t>t.type</w:t>
      </w:r>
      <w:r>
        <w:rPr>
          <w:rFonts w:ascii="Bookman Old Style" w:hAnsi="Bookman Old Style"/>
          <w:i/>
          <w:spacing w:val="-33"/>
          <w:sz w:val="20"/>
        </w:rPr>
        <w:t xml:space="preserve"> </w:t>
      </w:r>
      <w:r>
        <w:rPr>
          <w:rFonts w:ascii="Tahoma" w:hAnsi="Tahoma"/>
          <w:sz w:val="20"/>
        </w:rPr>
        <w:t>=</w:t>
      </w:r>
      <w:r>
        <w:rPr>
          <w:rFonts w:ascii="Tahoma" w:hAnsi="Tahoma"/>
          <w:spacing w:val="-35"/>
          <w:sz w:val="20"/>
        </w:rPr>
        <w:t xml:space="preserve"> </w:t>
      </w:r>
      <w:commentRangeStart w:id="61"/>
      <w:r>
        <w:rPr>
          <w:rFonts w:ascii="Bookman Old Style" w:hAnsi="Bookman Old Style"/>
          <w:i/>
          <w:sz w:val="20"/>
        </w:rPr>
        <w:t>gdless</w:t>
      </w:r>
      <w:r>
        <w:rPr>
          <w:rFonts w:ascii="Bookman Old Style" w:hAnsi="Bookman Old Style"/>
          <w:i/>
          <w:spacing w:val="-25"/>
          <w:sz w:val="20"/>
        </w:rPr>
        <w:t xml:space="preserve"> </w:t>
      </w:r>
      <w:commentRangeEnd w:id="61"/>
      <w:r w:rsidR="00B26268">
        <w:rPr>
          <w:rStyle w:val="Marquedecommentaire"/>
        </w:rPr>
        <w:commentReference w:id="61"/>
      </w:r>
      <w:r>
        <w:rPr>
          <w:sz w:val="20"/>
        </w:rPr>
        <w:t>if</w:t>
      </w:r>
      <w:r>
        <w:rPr>
          <w:spacing w:val="-16"/>
          <w:sz w:val="20"/>
        </w:rPr>
        <w:t xml:space="preserve"> </w:t>
      </w:r>
      <w:r>
        <w:rPr>
          <w:rFonts w:ascii="Tahoma" w:hAnsi="Tahoma"/>
          <w:sz w:val="20"/>
        </w:rPr>
        <w:t>(</w:t>
      </w:r>
      <w:r>
        <w:rPr>
          <w:rFonts w:ascii="Bookman Old Style" w:hAnsi="Bookman Old Style"/>
          <w:i/>
          <w:sz w:val="20"/>
        </w:rPr>
        <w:t>guard</w:t>
      </w:r>
      <w:r>
        <w:rPr>
          <w:rFonts w:ascii="Tahoma" w:hAnsi="Tahoma"/>
          <w:sz w:val="20"/>
        </w:rPr>
        <w:t>(</w:t>
      </w:r>
      <w:r>
        <w:rPr>
          <w:rFonts w:ascii="Bookman Old Style" w:hAnsi="Bookman Old Style"/>
          <w:i/>
          <w:sz w:val="20"/>
        </w:rPr>
        <w:t>t</w:t>
      </w:r>
      <w:r>
        <w:rPr>
          <w:rFonts w:ascii="Tahoma" w:hAnsi="Tahoma"/>
          <w:sz w:val="20"/>
        </w:rPr>
        <w:t>)</w:t>
      </w:r>
      <w:r>
        <w:rPr>
          <w:rFonts w:ascii="Tahoma" w:hAnsi="Tahoma"/>
          <w:spacing w:val="-35"/>
          <w:sz w:val="20"/>
        </w:rPr>
        <w:t xml:space="preserve"> </w:t>
      </w:r>
      <w:r>
        <w:rPr>
          <w:rFonts w:ascii="Tahoma" w:hAnsi="Tahoma"/>
          <w:sz w:val="20"/>
        </w:rPr>
        <w:t>=</w:t>
      </w:r>
      <w:r>
        <w:rPr>
          <w:rFonts w:ascii="Tahoma" w:hAnsi="Tahoma"/>
          <w:spacing w:val="-36"/>
          <w:sz w:val="20"/>
        </w:rPr>
        <w:t xml:space="preserve"> </w:t>
      </w:r>
      <w:r>
        <w:rPr>
          <w:rFonts w:ascii="Bookman Old Style" w:hAnsi="Bookman Old Style"/>
          <w:i/>
          <w:sz w:val="20"/>
        </w:rPr>
        <w:t>true</w:t>
      </w:r>
      <w:r>
        <w:rPr>
          <w:rFonts w:ascii="Bookman Old Style" w:hAnsi="Bookman Old Style"/>
          <w:i/>
          <w:spacing w:val="-38"/>
          <w:sz w:val="20"/>
        </w:rPr>
        <w:t xml:space="preserve"> </w:t>
      </w:r>
      <w:r>
        <w:rPr>
          <w:rFonts w:ascii="Meiryo" w:hAnsi="Meiryo"/>
          <w:i/>
          <w:sz w:val="20"/>
        </w:rPr>
        <w:t>∨</w:t>
      </w:r>
      <w:r>
        <w:rPr>
          <w:rFonts w:ascii="Meiryo" w:hAnsi="Meiryo"/>
          <w:i/>
          <w:spacing w:val="-46"/>
          <w:sz w:val="20"/>
        </w:rPr>
        <w:t xml:space="preserve"> </w:t>
      </w:r>
      <w:r>
        <w:rPr>
          <w:rFonts w:ascii="Century Gothic" w:hAnsi="Century Gothic"/>
          <w:sz w:val="20"/>
        </w:rPr>
        <w:t>$</w:t>
      </w:r>
      <w:r>
        <w:rPr>
          <w:rFonts w:ascii="Bookman Old Style" w:hAnsi="Bookman Old Style"/>
          <w:i/>
          <w:sz w:val="20"/>
        </w:rPr>
        <w:t>guard</w:t>
      </w:r>
      <w:r>
        <w:rPr>
          <w:rFonts w:ascii="Tahoma" w:hAnsi="Tahoma"/>
          <w:sz w:val="20"/>
        </w:rPr>
        <w:t>(</w:t>
      </w:r>
      <w:r>
        <w:rPr>
          <w:rFonts w:ascii="Bookman Old Style" w:hAnsi="Bookman Old Style"/>
          <w:i/>
          <w:sz w:val="20"/>
        </w:rPr>
        <w:t>t</w:t>
      </w:r>
      <w:r>
        <w:rPr>
          <w:rFonts w:ascii="Tahoma" w:hAnsi="Tahoma"/>
          <w:sz w:val="20"/>
        </w:rPr>
        <w:t>)</w:t>
      </w:r>
      <w:r>
        <w:rPr>
          <w:sz w:val="20"/>
        </w:rPr>
        <w:t>.</w:t>
      </w:r>
    </w:p>
    <w:p w14:paraId="25782B9B" w14:textId="77777777" w:rsidR="00864105" w:rsidRDefault="00A541FA">
      <w:pPr>
        <w:pStyle w:val="Paragraphedeliste"/>
        <w:numPr>
          <w:ilvl w:val="1"/>
          <w:numId w:val="8"/>
        </w:numPr>
        <w:tabs>
          <w:tab w:val="left" w:pos="520"/>
        </w:tabs>
        <w:spacing w:line="239" w:lineRule="exact"/>
        <w:ind w:hanging="201"/>
        <w:jc w:val="left"/>
        <w:rPr>
          <w:rFonts w:ascii="Tahoma" w:hAnsi="Tahoma"/>
          <w:sz w:val="20"/>
        </w:rPr>
      </w:pPr>
      <w:r>
        <w:rPr>
          <w:rFonts w:ascii="Bookman Old Style" w:hAnsi="Bookman Old Style"/>
          <w:i/>
          <w:sz w:val="20"/>
        </w:rPr>
        <w:t>t.type</w:t>
      </w:r>
      <w:r>
        <w:rPr>
          <w:rFonts w:ascii="Bookman Old Style" w:hAnsi="Bookman Old Style"/>
          <w:i/>
          <w:spacing w:val="-11"/>
          <w:sz w:val="20"/>
        </w:rPr>
        <w:t xml:space="preserve"> </w:t>
      </w:r>
      <w:r>
        <w:rPr>
          <w:rFonts w:ascii="Tahoma" w:hAnsi="Tahoma"/>
          <w:sz w:val="20"/>
        </w:rPr>
        <w:t>=</w:t>
      </w:r>
      <w:r>
        <w:rPr>
          <w:rFonts w:ascii="Tahoma" w:hAnsi="Tahoma"/>
          <w:spacing w:val="-13"/>
          <w:sz w:val="20"/>
        </w:rPr>
        <w:t xml:space="preserve"> </w:t>
      </w:r>
      <w:r>
        <w:rPr>
          <w:rFonts w:ascii="Bookman Old Style" w:hAnsi="Bookman Old Style"/>
          <w:i/>
          <w:spacing w:val="2"/>
          <w:sz w:val="20"/>
        </w:rPr>
        <w:t>triggdless</w:t>
      </w:r>
      <w:r>
        <w:rPr>
          <w:rFonts w:ascii="Bookman Old Style" w:hAnsi="Bookman Old Style"/>
          <w:i/>
          <w:spacing w:val="-6"/>
          <w:sz w:val="20"/>
        </w:rPr>
        <w:t xml:space="preserve"> </w:t>
      </w:r>
      <w:r>
        <w:rPr>
          <w:sz w:val="20"/>
        </w:rPr>
        <w:t>if</w:t>
      </w:r>
      <w:r>
        <w:rPr>
          <w:spacing w:val="4"/>
          <w:sz w:val="20"/>
        </w:rPr>
        <w:t xml:space="preserve"> </w:t>
      </w:r>
      <w:r>
        <w:rPr>
          <w:rFonts w:ascii="Tahoma" w:hAnsi="Tahoma"/>
          <w:sz w:val="20"/>
        </w:rPr>
        <w:t>#</w:t>
      </w:r>
      <w:r>
        <w:rPr>
          <w:rFonts w:ascii="Bookman Old Style" w:hAnsi="Bookman Old Style"/>
          <w:i/>
          <w:sz w:val="20"/>
        </w:rPr>
        <w:t>events</w:t>
      </w:r>
      <w:r>
        <w:rPr>
          <w:rFonts w:ascii="Tahoma" w:hAnsi="Tahoma"/>
          <w:sz w:val="20"/>
        </w:rPr>
        <w:t>(</w:t>
      </w:r>
      <w:r>
        <w:rPr>
          <w:rFonts w:ascii="Bookman Old Style" w:hAnsi="Bookman Old Style"/>
          <w:i/>
          <w:sz w:val="20"/>
        </w:rPr>
        <w:t>t</w:t>
      </w:r>
      <w:r>
        <w:rPr>
          <w:rFonts w:ascii="Tahoma" w:hAnsi="Tahoma"/>
          <w:sz w:val="20"/>
        </w:rPr>
        <w:t>)</w:t>
      </w:r>
      <w:r>
        <w:rPr>
          <w:rFonts w:ascii="Tahoma" w:hAnsi="Tahoma"/>
          <w:spacing w:val="-13"/>
          <w:sz w:val="20"/>
        </w:rPr>
        <w:t xml:space="preserve"> </w:t>
      </w:r>
      <w:r>
        <w:rPr>
          <w:rFonts w:ascii="Tahoma" w:hAnsi="Tahoma"/>
          <w:sz w:val="20"/>
        </w:rPr>
        <w:t>=</w:t>
      </w:r>
      <w:r>
        <w:rPr>
          <w:rFonts w:ascii="Tahoma" w:hAnsi="Tahoma"/>
          <w:spacing w:val="-13"/>
          <w:sz w:val="20"/>
        </w:rPr>
        <w:t xml:space="preserve"> </w:t>
      </w:r>
      <w:r>
        <w:rPr>
          <w:rFonts w:ascii="Tahoma" w:hAnsi="Tahoma"/>
          <w:sz w:val="20"/>
        </w:rPr>
        <w:t>0</w:t>
      </w:r>
      <w:r>
        <w:rPr>
          <w:rFonts w:ascii="Tahoma" w:hAnsi="Tahoma"/>
          <w:spacing w:val="-28"/>
          <w:sz w:val="20"/>
        </w:rPr>
        <w:t xml:space="preserve"> </w:t>
      </w:r>
      <w:r>
        <w:rPr>
          <w:rFonts w:ascii="Meiryo" w:hAnsi="Meiryo"/>
          <w:i/>
          <w:sz w:val="20"/>
        </w:rPr>
        <w:t>∧</w:t>
      </w:r>
      <w:r>
        <w:rPr>
          <w:rFonts w:ascii="Meiryo" w:hAnsi="Meiryo"/>
          <w:i/>
          <w:spacing w:val="-34"/>
          <w:sz w:val="20"/>
        </w:rPr>
        <w:t xml:space="preserve"> </w:t>
      </w:r>
      <w:r>
        <w:rPr>
          <w:rFonts w:ascii="Tahoma" w:hAnsi="Tahoma"/>
          <w:sz w:val="20"/>
        </w:rPr>
        <w:t>(</w:t>
      </w:r>
      <w:r>
        <w:rPr>
          <w:rFonts w:ascii="Bookman Old Style" w:hAnsi="Bookman Old Style"/>
          <w:i/>
          <w:sz w:val="20"/>
        </w:rPr>
        <w:t>guard</w:t>
      </w:r>
      <w:r>
        <w:rPr>
          <w:rFonts w:ascii="Tahoma" w:hAnsi="Tahoma"/>
          <w:sz w:val="20"/>
        </w:rPr>
        <w:t>(</w:t>
      </w:r>
      <w:r>
        <w:rPr>
          <w:rFonts w:ascii="Bookman Old Style" w:hAnsi="Bookman Old Style"/>
          <w:i/>
          <w:sz w:val="20"/>
        </w:rPr>
        <w:t>t</w:t>
      </w:r>
      <w:r>
        <w:rPr>
          <w:rFonts w:ascii="Tahoma" w:hAnsi="Tahoma"/>
          <w:sz w:val="20"/>
        </w:rPr>
        <w:t>)</w:t>
      </w:r>
      <w:r>
        <w:rPr>
          <w:rFonts w:ascii="Tahoma" w:hAnsi="Tahoma"/>
          <w:spacing w:val="-13"/>
          <w:sz w:val="20"/>
        </w:rPr>
        <w:t xml:space="preserve"> </w:t>
      </w:r>
      <w:r>
        <w:rPr>
          <w:rFonts w:ascii="Tahoma" w:hAnsi="Tahoma"/>
          <w:sz w:val="20"/>
        </w:rPr>
        <w:t>=</w:t>
      </w:r>
    </w:p>
    <w:p w14:paraId="0E2DAAFC" w14:textId="77777777" w:rsidR="00864105" w:rsidRDefault="00A541FA">
      <w:pPr>
        <w:spacing w:line="316" w:lineRule="exact"/>
        <w:ind w:left="519" w:right="-17"/>
        <w:rPr>
          <w:sz w:val="20"/>
        </w:rPr>
      </w:pPr>
      <w:r>
        <w:rPr>
          <w:rFonts w:ascii="Bookman Old Style" w:hAnsi="Bookman Old Style"/>
          <w:i/>
          <w:w w:val="95"/>
          <w:sz w:val="20"/>
        </w:rPr>
        <w:t xml:space="preserve">true </w:t>
      </w:r>
      <w:r>
        <w:rPr>
          <w:rFonts w:ascii="Meiryo" w:hAnsi="Meiryo"/>
          <w:i/>
          <w:w w:val="95"/>
          <w:sz w:val="20"/>
        </w:rPr>
        <w:t xml:space="preserve">∨ </w:t>
      </w:r>
      <w:r>
        <w:rPr>
          <w:rFonts w:ascii="Century Gothic" w:hAnsi="Century Gothic"/>
          <w:w w:val="95"/>
          <w:sz w:val="20"/>
        </w:rPr>
        <w:t>$</w:t>
      </w:r>
      <w:r>
        <w:rPr>
          <w:rFonts w:ascii="Bookman Old Style" w:hAnsi="Bookman Old Style"/>
          <w:i/>
          <w:w w:val="95"/>
          <w:sz w:val="20"/>
        </w:rPr>
        <w:t>guard</w:t>
      </w:r>
      <w:r>
        <w:rPr>
          <w:rFonts w:ascii="Tahoma" w:hAnsi="Tahoma"/>
          <w:w w:val="95"/>
          <w:sz w:val="20"/>
        </w:rPr>
        <w:t>(</w:t>
      </w:r>
      <w:r>
        <w:rPr>
          <w:rFonts w:ascii="Bookman Old Style" w:hAnsi="Bookman Old Style"/>
          <w:i/>
          <w:w w:val="95"/>
          <w:sz w:val="20"/>
        </w:rPr>
        <w:t>t</w:t>
      </w:r>
      <w:r>
        <w:rPr>
          <w:rFonts w:ascii="Tahoma" w:hAnsi="Tahoma"/>
          <w:w w:val="95"/>
          <w:sz w:val="20"/>
        </w:rPr>
        <w:t>))</w:t>
      </w:r>
      <w:r>
        <w:rPr>
          <w:w w:val="95"/>
          <w:sz w:val="20"/>
        </w:rPr>
        <w:t>.</w:t>
      </w:r>
    </w:p>
    <w:p w14:paraId="09053894" w14:textId="77777777" w:rsidR="00864105" w:rsidRDefault="00A541FA">
      <w:pPr>
        <w:pStyle w:val="Corpsdetexte"/>
        <w:spacing w:before="76" w:line="247" w:lineRule="auto"/>
        <w:ind w:left="119" w:right="-17" w:firstLine="199"/>
      </w:pPr>
      <w:r>
        <w:t xml:space="preserve">The behavior of an active class </w:t>
      </w:r>
      <w:r>
        <w:rPr>
          <w:rFonts w:ascii="Bookman Old Style"/>
          <w:i/>
        </w:rPr>
        <w:t xml:space="preserve">C </w:t>
      </w:r>
      <w:r>
        <w:t>is described by using a state machine whose definition is as  following:</w:t>
      </w:r>
    </w:p>
    <w:p w14:paraId="28582DA1" w14:textId="77777777" w:rsidR="00864105" w:rsidRDefault="00A541FA">
      <w:pPr>
        <w:spacing w:before="122" w:line="176" w:lineRule="exact"/>
        <w:ind w:left="119" w:right="-9"/>
        <w:rPr>
          <w:sz w:val="20"/>
        </w:rPr>
      </w:pPr>
      <w:r>
        <w:rPr>
          <w:b/>
          <w:sz w:val="20"/>
        </w:rPr>
        <w:t xml:space="preserve">Definition III.8.  </w:t>
      </w:r>
      <w:r>
        <w:rPr>
          <w:sz w:val="20"/>
        </w:rPr>
        <w:t>A state machine sm is a graph specified    by</w:t>
      </w:r>
    </w:p>
    <w:p w14:paraId="59DB453D" w14:textId="77777777" w:rsidR="00864105" w:rsidRDefault="00A541FA">
      <w:pPr>
        <w:pStyle w:val="Corpsdetexte"/>
        <w:spacing w:line="320" w:lineRule="exact"/>
        <w:ind w:left="119" w:right="-17"/>
      </w:pPr>
      <w:r>
        <w:rPr>
          <w:rFonts w:ascii="Meiryo"/>
          <w:i/>
        </w:rPr>
        <w:t>{</w:t>
      </w:r>
      <w:r>
        <w:rPr>
          <w:rFonts w:ascii="Bookman Old Style"/>
          <w:i/>
        </w:rPr>
        <w:t xml:space="preserve">V, T </w:t>
      </w:r>
      <w:r>
        <w:rPr>
          <w:rFonts w:ascii="Meiryo"/>
          <w:i/>
        </w:rPr>
        <w:t xml:space="preserve">} </w:t>
      </w:r>
      <w:r>
        <w:t xml:space="preserve">associated with a set of events </w:t>
      </w:r>
      <w:r>
        <w:rPr>
          <w:rFonts w:ascii="Bookman Old Style"/>
          <w:i/>
        </w:rPr>
        <w:t>E</w:t>
      </w:r>
      <w:r>
        <w:t>. A state machine</w:t>
      </w:r>
    </w:p>
    <w:p w14:paraId="4BFC2780" w14:textId="77777777" w:rsidR="00864105" w:rsidRDefault="00A541FA">
      <w:pPr>
        <w:pStyle w:val="Corpsdetexte"/>
        <w:spacing w:line="212" w:lineRule="exact"/>
        <w:ind w:left="119" w:right="-17"/>
      </w:pPr>
      <w:r>
        <w:t>is a special composite state which has no incoming and no</w:t>
      </w:r>
    </w:p>
    <w:p w14:paraId="23843A62" w14:textId="77777777" w:rsidR="00864105" w:rsidRDefault="00A541FA">
      <w:pPr>
        <w:pStyle w:val="Corpsdetexte"/>
        <w:spacing w:before="7" w:line="231" w:lineRule="exact"/>
        <w:ind w:left="119" w:right="-17"/>
      </w:pPr>
      <w:r>
        <w:t xml:space="preserve">outgoing  transitions.  A  root  vertex  </w:t>
      </w:r>
      <w:r>
        <w:rPr>
          <w:rFonts w:ascii="Bookman Old Style"/>
          <w:i/>
        </w:rPr>
        <w:t xml:space="preserve">v </w:t>
      </w:r>
      <w:r>
        <w:t>is  a  direct sub-vertex</w:t>
      </w:r>
    </w:p>
    <w:p w14:paraId="22C0961F" w14:textId="77777777" w:rsidR="00864105" w:rsidRDefault="00A541FA">
      <w:pPr>
        <w:pStyle w:val="Corpsdetexte"/>
        <w:spacing w:before="86" w:line="132" w:lineRule="auto"/>
        <w:ind w:left="119" w:right="-17"/>
      </w:pPr>
      <w:r>
        <w:t xml:space="preserve">of the state machine, </w:t>
      </w:r>
      <w:r>
        <w:rPr>
          <w:rFonts w:ascii="Bookman Old Style"/>
          <w:i/>
        </w:rPr>
        <w:t>ctner</w:t>
      </w:r>
      <w:r>
        <w:rPr>
          <w:rFonts w:ascii="Tahoma"/>
        </w:rPr>
        <w:t>(</w:t>
      </w:r>
      <w:r>
        <w:rPr>
          <w:rFonts w:ascii="Bookman Old Style"/>
          <w:i/>
        </w:rPr>
        <w:t>v</w:t>
      </w:r>
      <w:r>
        <w:rPr>
          <w:rFonts w:ascii="Tahoma"/>
        </w:rPr>
        <w:t xml:space="preserve">) = </w:t>
      </w:r>
      <w:r>
        <w:rPr>
          <w:rFonts w:ascii="Bookman Old Style"/>
          <w:i/>
        </w:rPr>
        <w:t>sm</w:t>
      </w:r>
      <w:r>
        <w:t xml:space="preserve">. The set of regions contained by </w:t>
      </w:r>
      <w:r>
        <w:rPr>
          <w:rFonts w:ascii="Bookman Old Style"/>
          <w:i/>
        </w:rPr>
        <w:t xml:space="preserve">sm </w:t>
      </w:r>
      <w:r>
        <w:t xml:space="preserve">is written  </w:t>
      </w:r>
      <w:r>
        <w:rPr>
          <w:rFonts w:ascii="Meiryo"/>
          <w:i/>
        </w:rPr>
        <w:t>R</w:t>
      </w:r>
      <w:r>
        <w:t>.</w:t>
      </w:r>
    </w:p>
    <w:p w14:paraId="514BF8E7" w14:textId="77777777" w:rsidR="00864105" w:rsidRDefault="00A541FA">
      <w:pPr>
        <w:pStyle w:val="Corpsdetexte"/>
        <w:spacing w:before="77" w:line="368" w:lineRule="exact"/>
        <w:ind w:left="318" w:right="-17"/>
      </w:pPr>
      <w:r>
        <w:t xml:space="preserve">For  each  vertex  </w:t>
      </w:r>
      <w:r>
        <w:rPr>
          <w:rFonts w:ascii="Bookman Old Style" w:hAnsi="Bookman Old Style"/>
          <w:i/>
        </w:rPr>
        <w:t xml:space="preserve">v  </w:t>
      </w:r>
      <w:r>
        <w:rPr>
          <w:rFonts w:ascii="Meiryo" w:hAnsi="Meiryo"/>
          <w:i/>
        </w:rPr>
        <w:t xml:space="preserve">∈  </w:t>
      </w:r>
      <w:r>
        <w:rPr>
          <w:rFonts w:ascii="Bookman Old Style" w:hAnsi="Bookman Old Style"/>
          <w:i/>
        </w:rPr>
        <w:t xml:space="preserve">V </w:t>
      </w:r>
      <w:r>
        <w:t>,  we  write  the  following    sets</w:t>
      </w:r>
    </w:p>
    <w:p w14:paraId="6A98A75B" w14:textId="77777777" w:rsidR="00864105" w:rsidRDefault="00A541FA">
      <w:pPr>
        <w:spacing w:line="225" w:lineRule="exact"/>
        <w:ind w:left="119" w:right="-6"/>
        <w:rPr>
          <w:rFonts w:ascii="Tahoma"/>
          <w:sz w:val="20"/>
        </w:rPr>
      </w:pPr>
      <w:r>
        <w:rPr>
          <w:rFonts w:ascii="Bookman Old Style"/>
          <w:i/>
          <w:spacing w:val="2"/>
          <w:w w:val="105"/>
          <w:sz w:val="20"/>
        </w:rPr>
        <w:t>T</w:t>
      </w:r>
      <w:r>
        <w:rPr>
          <w:rFonts w:ascii="Arial"/>
          <w:i/>
          <w:spacing w:val="2"/>
          <w:w w:val="105"/>
          <w:position w:val="-2"/>
          <w:sz w:val="14"/>
        </w:rPr>
        <w:t>ins</w:t>
      </w:r>
      <w:r>
        <w:rPr>
          <w:rFonts w:ascii="Tahoma"/>
          <w:spacing w:val="2"/>
          <w:w w:val="105"/>
          <w:sz w:val="20"/>
        </w:rPr>
        <w:t>(</w:t>
      </w:r>
      <w:r>
        <w:rPr>
          <w:rFonts w:ascii="Bookman Old Style"/>
          <w:i/>
          <w:spacing w:val="2"/>
          <w:w w:val="105"/>
          <w:sz w:val="20"/>
        </w:rPr>
        <w:t>v</w:t>
      </w:r>
      <w:r>
        <w:rPr>
          <w:rFonts w:ascii="Tahoma"/>
          <w:spacing w:val="2"/>
          <w:w w:val="105"/>
          <w:sz w:val="20"/>
        </w:rPr>
        <w:t>)</w:t>
      </w:r>
      <w:r>
        <w:rPr>
          <w:rFonts w:ascii="Tahoma"/>
          <w:spacing w:val="-31"/>
          <w:w w:val="105"/>
          <w:sz w:val="20"/>
        </w:rPr>
        <w:t xml:space="preserve"> </w:t>
      </w:r>
      <w:r>
        <w:rPr>
          <w:rFonts w:ascii="Tahoma"/>
          <w:w w:val="105"/>
          <w:sz w:val="20"/>
        </w:rPr>
        <w:t>=</w:t>
      </w:r>
      <w:r>
        <w:rPr>
          <w:rFonts w:ascii="Tahoma"/>
          <w:spacing w:val="-30"/>
          <w:w w:val="105"/>
          <w:sz w:val="20"/>
        </w:rPr>
        <w:t xml:space="preserve"> </w:t>
      </w:r>
      <w:r>
        <w:rPr>
          <w:rFonts w:ascii="Bookman Old Style"/>
          <w:i/>
          <w:w w:val="105"/>
          <w:sz w:val="20"/>
        </w:rPr>
        <w:t>incomings</w:t>
      </w:r>
      <w:r>
        <w:rPr>
          <w:rFonts w:ascii="Tahoma"/>
          <w:w w:val="105"/>
          <w:sz w:val="20"/>
        </w:rPr>
        <w:t>(</w:t>
      </w:r>
      <w:r>
        <w:rPr>
          <w:rFonts w:ascii="Bookman Old Style"/>
          <w:i/>
          <w:w w:val="105"/>
          <w:sz w:val="20"/>
        </w:rPr>
        <w:t>v</w:t>
      </w:r>
      <w:r>
        <w:rPr>
          <w:rFonts w:ascii="Tahoma"/>
          <w:w w:val="105"/>
          <w:sz w:val="20"/>
        </w:rPr>
        <w:t>)</w:t>
      </w:r>
      <w:r>
        <w:rPr>
          <w:rFonts w:ascii="Bookman Old Style"/>
          <w:i/>
          <w:w w:val="105"/>
          <w:sz w:val="20"/>
        </w:rPr>
        <w:t>,</w:t>
      </w:r>
      <w:r>
        <w:rPr>
          <w:rFonts w:ascii="Bookman Old Style"/>
          <w:i/>
          <w:spacing w:val="-42"/>
          <w:w w:val="105"/>
          <w:sz w:val="20"/>
        </w:rPr>
        <w:t xml:space="preserve"> </w:t>
      </w:r>
      <w:r>
        <w:rPr>
          <w:rFonts w:ascii="Bookman Old Style"/>
          <w:i/>
          <w:w w:val="105"/>
          <w:sz w:val="20"/>
        </w:rPr>
        <w:t>T</w:t>
      </w:r>
      <w:r>
        <w:rPr>
          <w:rFonts w:ascii="Arial"/>
          <w:i/>
          <w:w w:val="105"/>
          <w:position w:val="-2"/>
          <w:sz w:val="14"/>
        </w:rPr>
        <w:t>outs</w:t>
      </w:r>
      <w:r>
        <w:rPr>
          <w:rFonts w:ascii="Tahoma"/>
          <w:w w:val="105"/>
          <w:sz w:val="20"/>
        </w:rPr>
        <w:t>(</w:t>
      </w:r>
      <w:r>
        <w:rPr>
          <w:rFonts w:ascii="Bookman Old Style"/>
          <w:i/>
          <w:w w:val="105"/>
          <w:sz w:val="20"/>
        </w:rPr>
        <w:t>v</w:t>
      </w:r>
      <w:r>
        <w:rPr>
          <w:rFonts w:ascii="Tahoma"/>
          <w:w w:val="105"/>
          <w:sz w:val="20"/>
        </w:rPr>
        <w:t>)</w:t>
      </w:r>
      <w:r>
        <w:rPr>
          <w:rFonts w:ascii="Tahoma"/>
          <w:spacing w:val="-31"/>
          <w:w w:val="105"/>
          <w:sz w:val="20"/>
        </w:rPr>
        <w:t xml:space="preserve"> </w:t>
      </w:r>
      <w:r>
        <w:rPr>
          <w:rFonts w:ascii="Tahoma"/>
          <w:w w:val="105"/>
          <w:sz w:val="20"/>
        </w:rPr>
        <w:t>=</w:t>
      </w:r>
      <w:r>
        <w:rPr>
          <w:rFonts w:ascii="Tahoma"/>
          <w:spacing w:val="-30"/>
          <w:w w:val="105"/>
          <w:sz w:val="20"/>
        </w:rPr>
        <w:t xml:space="preserve"> </w:t>
      </w:r>
      <w:r>
        <w:rPr>
          <w:rFonts w:ascii="Bookman Old Style"/>
          <w:i/>
          <w:w w:val="105"/>
          <w:sz w:val="20"/>
        </w:rPr>
        <w:t>outgoings</w:t>
      </w:r>
      <w:r>
        <w:rPr>
          <w:rFonts w:ascii="Tahoma"/>
          <w:w w:val="105"/>
          <w:sz w:val="20"/>
        </w:rPr>
        <w:t>(</w:t>
      </w:r>
      <w:r>
        <w:rPr>
          <w:rFonts w:ascii="Bookman Old Style"/>
          <w:i/>
          <w:w w:val="105"/>
          <w:sz w:val="20"/>
        </w:rPr>
        <w:t>v</w:t>
      </w:r>
      <w:r>
        <w:rPr>
          <w:rFonts w:ascii="Tahoma"/>
          <w:w w:val="105"/>
          <w:sz w:val="20"/>
        </w:rPr>
        <w:t>)</w:t>
      </w:r>
      <w:r>
        <w:rPr>
          <w:w w:val="105"/>
          <w:sz w:val="20"/>
        </w:rPr>
        <w:t>,</w:t>
      </w:r>
      <w:r>
        <w:rPr>
          <w:spacing w:val="-9"/>
          <w:w w:val="105"/>
          <w:sz w:val="20"/>
        </w:rPr>
        <w:t xml:space="preserve"> </w:t>
      </w:r>
      <w:r>
        <w:rPr>
          <w:rFonts w:ascii="Bookman Old Style"/>
          <w:i/>
          <w:spacing w:val="3"/>
          <w:w w:val="125"/>
          <w:sz w:val="20"/>
        </w:rPr>
        <w:t>t</w:t>
      </w:r>
      <w:r>
        <w:rPr>
          <w:rFonts w:ascii="Arial"/>
          <w:i/>
          <w:spacing w:val="3"/>
          <w:w w:val="125"/>
          <w:position w:val="-2"/>
          <w:sz w:val="14"/>
        </w:rPr>
        <w:t>first</w:t>
      </w:r>
      <w:r>
        <w:rPr>
          <w:rFonts w:ascii="Arial"/>
          <w:i/>
          <w:spacing w:val="-7"/>
          <w:w w:val="125"/>
          <w:position w:val="-2"/>
          <w:sz w:val="14"/>
        </w:rPr>
        <w:t xml:space="preserve"> </w:t>
      </w:r>
      <w:r>
        <w:rPr>
          <w:rFonts w:ascii="Tahoma"/>
          <w:w w:val="105"/>
          <w:sz w:val="20"/>
        </w:rPr>
        <w:t>=</w:t>
      </w:r>
    </w:p>
    <w:p w14:paraId="7D594E68" w14:textId="77777777" w:rsidR="00864105" w:rsidRDefault="00A541FA">
      <w:pPr>
        <w:pStyle w:val="Corpsdetexte"/>
        <w:rPr>
          <w:rFonts w:ascii="Tahoma"/>
          <w:sz w:val="16"/>
        </w:rPr>
      </w:pPr>
      <w:r>
        <w:br w:type="column"/>
      </w:r>
    </w:p>
    <w:p w14:paraId="6621F1C0" w14:textId="77777777" w:rsidR="00864105" w:rsidRDefault="00864105">
      <w:pPr>
        <w:pStyle w:val="Corpsdetexte"/>
        <w:rPr>
          <w:rFonts w:ascii="Tahoma"/>
          <w:sz w:val="16"/>
        </w:rPr>
      </w:pPr>
    </w:p>
    <w:p w14:paraId="3F444A43" w14:textId="77777777" w:rsidR="00864105" w:rsidRDefault="00864105">
      <w:pPr>
        <w:pStyle w:val="Corpsdetexte"/>
        <w:rPr>
          <w:rFonts w:ascii="Tahoma"/>
          <w:sz w:val="16"/>
        </w:rPr>
      </w:pPr>
    </w:p>
    <w:p w14:paraId="39E1BB51" w14:textId="77777777" w:rsidR="00864105" w:rsidRDefault="00864105">
      <w:pPr>
        <w:pStyle w:val="Corpsdetexte"/>
        <w:rPr>
          <w:rFonts w:ascii="Tahoma"/>
          <w:sz w:val="16"/>
        </w:rPr>
      </w:pPr>
    </w:p>
    <w:p w14:paraId="23DBD723" w14:textId="77777777" w:rsidR="00864105" w:rsidRDefault="00864105">
      <w:pPr>
        <w:pStyle w:val="Corpsdetexte"/>
        <w:rPr>
          <w:rFonts w:ascii="Tahoma"/>
          <w:sz w:val="16"/>
        </w:rPr>
      </w:pPr>
    </w:p>
    <w:p w14:paraId="43D922D8" w14:textId="77777777" w:rsidR="00864105" w:rsidRDefault="00864105">
      <w:pPr>
        <w:pStyle w:val="Corpsdetexte"/>
        <w:rPr>
          <w:rFonts w:ascii="Tahoma"/>
          <w:sz w:val="16"/>
        </w:rPr>
      </w:pPr>
    </w:p>
    <w:p w14:paraId="7C1A9D18" w14:textId="77777777" w:rsidR="00864105" w:rsidRDefault="00864105">
      <w:pPr>
        <w:pStyle w:val="Corpsdetexte"/>
        <w:rPr>
          <w:rFonts w:ascii="Tahoma"/>
          <w:sz w:val="16"/>
        </w:rPr>
      </w:pPr>
    </w:p>
    <w:p w14:paraId="24099FC0" w14:textId="77777777" w:rsidR="00864105" w:rsidRDefault="00864105">
      <w:pPr>
        <w:pStyle w:val="Corpsdetexte"/>
        <w:rPr>
          <w:rFonts w:ascii="Tahoma"/>
          <w:sz w:val="16"/>
        </w:rPr>
      </w:pPr>
    </w:p>
    <w:p w14:paraId="2042504F" w14:textId="77777777" w:rsidR="00864105" w:rsidRDefault="00864105">
      <w:pPr>
        <w:pStyle w:val="Corpsdetexte"/>
        <w:rPr>
          <w:rFonts w:ascii="Tahoma"/>
          <w:sz w:val="16"/>
        </w:rPr>
      </w:pPr>
    </w:p>
    <w:p w14:paraId="2B0FAC16" w14:textId="77777777" w:rsidR="00864105" w:rsidRDefault="00864105">
      <w:pPr>
        <w:pStyle w:val="Corpsdetexte"/>
        <w:rPr>
          <w:rFonts w:ascii="Tahoma"/>
          <w:sz w:val="16"/>
        </w:rPr>
      </w:pPr>
    </w:p>
    <w:p w14:paraId="1349831D" w14:textId="77777777" w:rsidR="00864105" w:rsidRDefault="00864105">
      <w:pPr>
        <w:pStyle w:val="Corpsdetexte"/>
        <w:rPr>
          <w:rFonts w:ascii="Tahoma"/>
          <w:sz w:val="16"/>
        </w:rPr>
      </w:pPr>
    </w:p>
    <w:p w14:paraId="0637AF14" w14:textId="77777777" w:rsidR="00864105" w:rsidRDefault="00864105">
      <w:pPr>
        <w:pStyle w:val="Corpsdetexte"/>
        <w:rPr>
          <w:rFonts w:ascii="Tahoma"/>
          <w:sz w:val="16"/>
        </w:rPr>
      </w:pPr>
    </w:p>
    <w:p w14:paraId="214446F1" w14:textId="77777777" w:rsidR="00864105" w:rsidRDefault="00864105">
      <w:pPr>
        <w:pStyle w:val="Corpsdetexte"/>
        <w:rPr>
          <w:rFonts w:ascii="Tahoma"/>
          <w:sz w:val="16"/>
        </w:rPr>
      </w:pPr>
    </w:p>
    <w:p w14:paraId="536259A0" w14:textId="77777777" w:rsidR="00864105" w:rsidRDefault="00864105">
      <w:pPr>
        <w:pStyle w:val="Corpsdetexte"/>
        <w:rPr>
          <w:rFonts w:ascii="Tahoma"/>
          <w:sz w:val="16"/>
        </w:rPr>
      </w:pPr>
    </w:p>
    <w:p w14:paraId="7F15334D" w14:textId="77777777" w:rsidR="00864105" w:rsidRDefault="00864105">
      <w:pPr>
        <w:pStyle w:val="Corpsdetexte"/>
        <w:rPr>
          <w:rFonts w:ascii="Tahoma"/>
          <w:sz w:val="16"/>
        </w:rPr>
      </w:pPr>
    </w:p>
    <w:p w14:paraId="6B5E0B8E" w14:textId="77777777" w:rsidR="00864105" w:rsidRDefault="00864105">
      <w:pPr>
        <w:pStyle w:val="Corpsdetexte"/>
        <w:rPr>
          <w:rFonts w:ascii="Tahoma"/>
          <w:sz w:val="16"/>
        </w:rPr>
      </w:pPr>
    </w:p>
    <w:p w14:paraId="11EE26B9" w14:textId="01E17398" w:rsidR="00864105" w:rsidRDefault="006A4EFD">
      <w:pPr>
        <w:spacing w:before="114"/>
        <w:ind w:left="119"/>
        <w:rPr>
          <w:sz w:val="16"/>
        </w:rPr>
      </w:pPr>
      <w:r>
        <w:rPr>
          <w:noProof/>
        </w:rPr>
        <mc:AlternateContent>
          <mc:Choice Requires="wpg">
            <w:drawing>
              <wp:anchor distT="0" distB="0" distL="114300" distR="114300" simplePos="0" relativeHeight="1840" behindDoc="0" locked="0" layoutInCell="1" allowOverlap="1" wp14:anchorId="72F3C40D" wp14:editId="4CB61F74">
                <wp:simplePos x="0" y="0"/>
                <wp:positionH relativeFrom="page">
                  <wp:posOffset>3971290</wp:posOffset>
                </wp:positionH>
                <wp:positionV relativeFrom="paragraph">
                  <wp:posOffset>-1953260</wp:posOffset>
                </wp:positionV>
                <wp:extent cx="3175635" cy="1879600"/>
                <wp:effectExtent l="0" t="0" r="0" b="0"/>
                <wp:wrapNone/>
                <wp:docPr id="558" name="Group 5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75635" cy="1879600"/>
                          <a:chOff x="6254" y="-3076"/>
                          <a:chExt cx="5001" cy="2960"/>
                        </a:xfrm>
                      </wpg:grpSpPr>
                      <wps:wsp>
                        <wps:cNvPr id="559" name="AutoShape 621"/>
                        <wps:cNvSpPr>
                          <a:spLocks/>
                        </wps:cNvSpPr>
                        <wps:spPr bwMode="auto">
                          <a:xfrm>
                            <a:off x="8484" y="-3019"/>
                            <a:ext cx="534" cy="68"/>
                          </a:xfrm>
                          <a:custGeom>
                            <a:avLst/>
                            <a:gdLst>
                              <a:gd name="T0" fmla="+- 0 8509 8484"/>
                              <a:gd name="T1" fmla="*/ T0 w 534"/>
                              <a:gd name="T2" fmla="+- 0 -2977 -3019"/>
                              <a:gd name="T3" fmla="*/ -2977 h 68"/>
                              <a:gd name="T4" fmla="+- 0 8484 8484"/>
                              <a:gd name="T5" fmla="*/ T4 w 534"/>
                              <a:gd name="T6" fmla="+- 0 -3003 -3019"/>
                              <a:gd name="T7" fmla="*/ -3003 h 68"/>
                              <a:gd name="T8" fmla="+- 0 8520 8484"/>
                              <a:gd name="T9" fmla="*/ T8 w 534"/>
                              <a:gd name="T10" fmla="+- 0 -3009 -3019"/>
                              <a:gd name="T11" fmla="*/ -3009 h 68"/>
                              <a:gd name="T12" fmla="+- 0 8494 8484"/>
                              <a:gd name="T13" fmla="*/ T12 w 534"/>
                              <a:gd name="T14" fmla="+- 0 -2994 -3019"/>
                              <a:gd name="T15" fmla="*/ -2994 h 68"/>
                              <a:gd name="T16" fmla="+- 0 8523 8484"/>
                              <a:gd name="T17" fmla="*/ T16 w 534"/>
                              <a:gd name="T18" fmla="+- 0 -2971 -3019"/>
                              <a:gd name="T19" fmla="*/ -2971 h 68"/>
                              <a:gd name="T20" fmla="+- 0 8520 8484"/>
                              <a:gd name="T21" fmla="*/ T20 w 534"/>
                              <a:gd name="T22" fmla="+- 0 -3005 -3019"/>
                              <a:gd name="T23" fmla="*/ -3005 h 68"/>
                              <a:gd name="T24" fmla="+- 0 8484 8484"/>
                              <a:gd name="T25" fmla="*/ T24 w 534"/>
                              <a:gd name="T26" fmla="+- 0 -2954 -3019"/>
                              <a:gd name="T27" fmla="*/ -2954 h 68"/>
                              <a:gd name="T28" fmla="+- 0 8519 8484"/>
                              <a:gd name="T29" fmla="*/ T28 w 534"/>
                              <a:gd name="T30" fmla="+- 0 -2957 -3019"/>
                              <a:gd name="T31" fmla="*/ -2957 h 68"/>
                              <a:gd name="T32" fmla="+- 0 8537 8484"/>
                              <a:gd name="T33" fmla="*/ T32 w 534"/>
                              <a:gd name="T34" fmla="+- 0 -3008 -3019"/>
                              <a:gd name="T35" fmla="*/ -3008 h 68"/>
                              <a:gd name="T36" fmla="+- 0 8555 8484"/>
                              <a:gd name="T37" fmla="*/ T36 w 534"/>
                              <a:gd name="T38" fmla="+- 0 -2997 -3019"/>
                              <a:gd name="T39" fmla="*/ -2997 h 68"/>
                              <a:gd name="T40" fmla="+- 0 8544 8484"/>
                              <a:gd name="T41" fmla="*/ T40 w 534"/>
                              <a:gd name="T42" fmla="+- 0 -2961 -3019"/>
                              <a:gd name="T43" fmla="*/ -2961 h 68"/>
                              <a:gd name="T44" fmla="+- 0 8553 8484"/>
                              <a:gd name="T45" fmla="*/ T44 w 534"/>
                              <a:gd name="T46" fmla="+- 0 -2957 -3019"/>
                              <a:gd name="T47" fmla="*/ -2957 h 68"/>
                              <a:gd name="T48" fmla="+- 0 8597 8484"/>
                              <a:gd name="T49" fmla="*/ T48 w 534"/>
                              <a:gd name="T50" fmla="+- 0 -2998 -3019"/>
                              <a:gd name="T51" fmla="*/ -2998 h 68"/>
                              <a:gd name="T52" fmla="+- 0 8562 8484"/>
                              <a:gd name="T53" fmla="*/ T52 w 534"/>
                              <a:gd name="T54" fmla="+- 0 -2958 -3019"/>
                              <a:gd name="T55" fmla="*/ -2958 h 68"/>
                              <a:gd name="T56" fmla="+- 0 8590 8484"/>
                              <a:gd name="T57" fmla="*/ T56 w 534"/>
                              <a:gd name="T58" fmla="+- 0 -2975 -3019"/>
                              <a:gd name="T59" fmla="*/ -2975 h 68"/>
                              <a:gd name="T60" fmla="+- 0 8585 8484"/>
                              <a:gd name="T61" fmla="*/ T60 w 534"/>
                              <a:gd name="T62" fmla="+- 0 -2951 -3019"/>
                              <a:gd name="T63" fmla="*/ -2951 h 68"/>
                              <a:gd name="T64" fmla="+- 0 8597 8484"/>
                              <a:gd name="T65" fmla="*/ T64 w 534"/>
                              <a:gd name="T66" fmla="+- 0 -2959 -3019"/>
                              <a:gd name="T67" fmla="*/ -2959 h 68"/>
                              <a:gd name="T68" fmla="+- 0 8597 8484"/>
                              <a:gd name="T69" fmla="*/ T68 w 534"/>
                              <a:gd name="T70" fmla="+- 0 -2959 -3019"/>
                              <a:gd name="T71" fmla="*/ -2959 h 68"/>
                              <a:gd name="T72" fmla="+- 0 8620 8484"/>
                              <a:gd name="T73" fmla="*/ T72 w 534"/>
                              <a:gd name="T74" fmla="+- 0 -2997 -3019"/>
                              <a:gd name="T75" fmla="*/ -2997 h 68"/>
                              <a:gd name="T76" fmla="+- 0 8629 8484"/>
                              <a:gd name="T77" fmla="*/ T76 w 534"/>
                              <a:gd name="T78" fmla="+- 0 -2951 -3019"/>
                              <a:gd name="T79" fmla="*/ -2951 h 68"/>
                              <a:gd name="T80" fmla="+- 0 8632 8484"/>
                              <a:gd name="T81" fmla="*/ T80 w 534"/>
                              <a:gd name="T82" fmla="+- 0 -2957 -3019"/>
                              <a:gd name="T83" fmla="*/ -2957 h 68"/>
                              <a:gd name="T84" fmla="+- 0 8632 8484"/>
                              <a:gd name="T85" fmla="*/ T84 w 534"/>
                              <a:gd name="T86" fmla="+- 0 -2957 -3019"/>
                              <a:gd name="T87" fmla="*/ -2957 h 68"/>
                              <a:gd name="T88" fmla="+- 0 8668 8484"/>
                              <a:gd name="T89" fmla="*/ T88 w 534"/>
                              <a:gd name="T90" fmla="+- 0 -2998 -3019"/>
                              <a:gd name="T91" fmla="*/ -2998 h 68"/>
                              <a:gd name="T92" fmla="+- 0 8678 8484"/>
                              <a:gd name="T93" fmla="*/ T92 w 534"/>
                              <a:gd name="T94" fmla="+- 0 -2972 -3019"/>
                              <a:gd name="T95" fmla="*/ -2972 h 68"/>
                              <a:gd name="T96" fmla="+- 0 8669 8484"/>
                              <a:gd name="T97" fmla="*/ T96 w 534"/>
                              <a:gd name="T98" fmla="+- 0 -2951 -3019"/>
                              <a:gd name="T99" fmla="*/ -2951 h 68"/>
                              <a:gd name="T100" fmla="+- 0 8678 8484"/>
                              <a:gd name="T101" fmla="*/ T100 w 534"/>
                              <a:gd name="T102" fmla="+- 0 -2986 -3019"/>
                              <a:gd name="T103" fmla="*/ -2986 h 68"/>
                              <a:gd name="T104" fmla="+- 0 8697 8484"/>
                              <a:gd name="T105" fmla="*/ T104 w 534"/>
                              <a:gd name="T106" fmla="+- 0 -2952 -3019"/>
                              <a:gd name="T107" fmla="*/ -2952 h 68"/>
                              <a:gd name="T108" fmla="+- 0 8697 8484"/>
                              <a:gd name="T109" fmla="*/ T108 w 534"/>
                              <a:gd name="T110" fmla="+- 0 -3003 -3019"/>
                              <a:gd name="T111" fmla="*/ -3003 h 68"/>
                              <a:gd name="T112" fmla="+- 0 8754 8484"/>
                              <a:gd name="T113" fmla="*/ T112 w 534"/>
                              <a:gd name="T114" fmla="+- 0 -3015 -3019"/>
                              <a:gd name="T115" fmla="*/ -3015 h 68"/>
                              <a:gd name="T116" fmla="+- 0 8724 8484"/>
                              <a:gd name="T117" fmla="*/ T116 w 534"/>
                              <a:gd name="T118" fmla="+- 0 -2952 -3019"/>
                              <a:gd name="T119" fmla="*/ -2952 h 68"/>
                              <a:gd name="T120" fmla="+- 0 8721 8484"/>
                              <a:gd name="T121" fmla="*/ T120 w 534"/>
                              <a:gd name="T122" fmla="+- 0 -2966 -3019"/>
                              <a:gd name="T123" fmla="*/ -2966 h 68"/>
                              <a:gd name="T124" fmla="+- 0 8747 8484"/>
                              <a:gd name="T125" fmla="*/ T124 w 534"/>
                              <a:gd name="T126" fmla="+- 0 -2999 -3019"/>
                              <a:gd name="T127" fmla="*/ -2999 h 68"/>
                              <a:gd name="T128" fmla="+- 0 8778 8484"/>
                              <a:gd name="T129" fmla="*/ T128 w 534"/>
                              <a:gd name="T130" fmla="+- 0 -2998 -3019"/>
                              <a:gd name="T131" fmla="*/ -2998 h 68"/>
                              <a:gd name="T132" fmla="+- 0 8774 8484"/>
                              <a:gd name="T133" fmla="*/ T132 w 534"/>
                              <a:gd name="T134" fmla="+- 0 -2951 -3019"/>
                              <a:gd name="T135" fmla="*/ -2951 h 68"/>
                              <a:gd name="T136" fmla="+- 0 8802 8484"/>
                              <a:gd name="T137" fmla="*/ T136 w 534"/>
                              <a:gd name="T138" fmla="+- 0 -2975 -3019"/>
                              <a:gd name="T139" fmla="*/ -2975 h 68"/>
                              <a:gd name="T140" fmla="+- 0 8794 8484"/>
                              <a:gd name="T141" fmla="*/ T140 w 534"/>
                              <a:gd name="T142" fmla="+- 0 -2957 -3019"/>
                              <a:gd name="T143" fmla="*/ -2957 h 68"/>
                              <a:gd name="T144" fmla="+- 0 8802 8484"/>
                              <a:gd name="T145" fmla="*/ T144 w 534"/>
                              <a:gd name="T146" fmla="+- 0 -2975 -3019"/>
                              <a:gd name="T147" fmla="*/ -2975 h 68"/>
                              <a:gd name="T148" fmla="+- 0 8795 8484"/>
                              <a:gd name="T149" fmla="*/ T148 w 534"/>
                              <a:gd name="T150" fmla="+- 0 -2959 -3019"/>
                              <a:gd name="T151" fmla="*/ -2959 h 68"/>
                              <a:gd name="T152" fmla="+- 0 8813 8484"/>
                              <a:gd name="T153" fmla="*/ T152 w 534"/>
                              <a:gd name="T154" fmla="+- 0 -2984 -3019"/>
                              <a:gd name="T155" fmla="*/ -2984 h 68"/>
                              <a:gd name="T156" fmla="+- 0 8820 8484"/>
                              <a:gd name="T157" fmla="*/ T156 w 534"/>
                              <a:gd name="T158" fmla="+- 0 -2982 -3019"/>
                              <a:gd name="T159" fmla="*/ -2982 h 68"/>
                              <a:gd name="T160" fmla="+- 0 8847 8484"/>
                              <a:gd name="T161" fmla="*/ T160 w 534"/>
                              <a:gd name="T162" fmla="+- 0 -2988 -3019"/>
                              <a:gd name="T163" fmla="*/ -2988 h 68"/>
                              <a:gd name="T164" fmla="+- 0 8847 8484"/>
                              <a:gd name="T165" fmla="*/ T164 w 534"/>
                              <a:gd name="T166" fmla="+- 0 -2961 -3019"/>
                              <a:gd name="T167" fmla="*/ -2961 h 68"/>
                              <a:gd name="T168" fmla="+- 0 8865 8484"/>
                              <a:gd name="T169" fmla="*/ T168 w 534"/>
                              <a:gd name="T170" fmla="+- 0 -2989 -3019"/>
                              <a:gd name="T171" fmla="*/ -2989 h 68"/>
                              <a:gd name="T172" fmla="+- 0 8870 8484"/>
                              <a:gd name="T173" fmla="*/ T172 w 534"/>
                              <a:gd name="T174" fmla="+- 0 -2998 -3019"/>
                              <a:gd name="T175" fmla="*/ -2998 h 68"/>
                              <a:gd name="T176" fmla="+- 0 8888 8484"/>
                              <a:gd name="T177" fmla="*/ T176 w 534"/>
                              <a:gd name="T178" fmla="+- 0 -2952 -3019"/>
                              <a:gd name="T179" fmla="*/ -2952 h 68"/>
                              <a:gd name="T180" fmla="+- 0 8908 8484"/>
                              <a:gd name="T181" fmla="*/ T180 w 534"/>
                              <a:gd name="T182" fmla="+- 0 -3011 -3019"/>
                              <a:gd name="T183" fmla="*/ -3011 h 68"/>
                              <a:gd name="T184" fmla="+- 0 8914 8484"/>
                              <a:gd name="T185" fmla="*/ T184 w 534"/>
                              <a:gd name="T186" fmla="+- 0 -3008 -3019"/>
                              <a:gd name="T187" fmla="*/ -3008 h 68"/>
                              <a:gd name="T188" fmla="+- 0 8943 8484"/>
                              <a:gd name="T189" fmla="*/ T188 w 534"/>
                              <a:gd name="T190" fmla="+- 0 -2989 -3019"/>
                              <a:gd name="T191" fmla="*/ -2989 h 68"/>
                              <a:gd name="T192" fmla="+- 0 8943 8484"/>
                              <a:gd name="T193" fmla="*/ T192 w 534"/>
                              <a:gd name="T194" fmla="+- 0 -2989 -3019"/>
                              <a:gd name="T195" fmla="*/ -2989 h 68"/>
                              <a:gd name="T196" fmla="+- 0 8943 8484"/>
                              <a:gd name="T197" fmla="*/ T196 w 534"/>
                              <a:gd name="T198" fmla="+- 0 -2989 -3019"/>
                              <a:gd name="T199" fmla="*/ -2989 h 68"/>
                              <a:gd name="T200" fmla="+- 0 8965 8484"/>
                              <a:gd name="T201" fmla="*/ T200 w 534"/>
                              <a:gd name="T202" fmla="+- 0 -2992 -3019"/>
                              <a:gd name="T203" fmla="*/ -2992 h 68"/>
                              <a:gd name="T204" fmla="+- 0 8979 8484"/>
                              <a:gd name="T205" fmla="*/ T204 w 534"/>
                              <a:gd name="T206" fmla="+- 0 -2985 -3019"/>
                              <a:gd name="T207" fmla="*/ -2985 h 68"/>
                              <a:gd name="T208" fmla="+- 0 8986 8484"/>
                              <a:gd name="T209" fmla="*/ T208 w 534"/>
                              <a:gd name="T210" fmla="+- 0 -2979 -3019"/>
                              <a:gd name="T211" fmla="*/ -2979 h 68"/>
                              <a:gd name="T212" fmla="+- 0 9015 8484"/>
                              <a:gd name="T213" fmla="*/ T212 w 534"/>
                              <a:gd name="T214" fmla="+- 0 -2957 -3019"/>
                              <a:gd name="T215" fmla="*/ -2957 h 68"/>
                              <a:gd name="T216" fmla="+- 0 9005 8484"/>
                              <a:gd name="T217" fmla="*/ T216 w 534"/>
                              <a:gd name="T218" fmla="+- 0 -2992 -3019"/>
                              <a:gd name="T219" fmla="*/ -2992 h 68"/>
                              <a:gd name="T220" fmla="+- 0 9015 8484"/>
                              <a:gd name="T221" fmla="*/ T220 w 534"/>
                              <a:gd name="T222" fmla="+- 0 -2962 -3019"/>
                              <a:gd name="T223" fmla="*/ -2962 h 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534" h="68">
                                <a:moveTo>
                                  <a:pt x="35" y="62"/>
                                </a:moveTo>
                                <a:lnTo>
                                  <a:pt x="24" y="62"/>
                                </a:lnTo>
                                <a:lnTo>
                                  <a:pt x="31" y="57"/>
                                </a:lnTo>
                                <a:lnTo>
                                  <a:pt x="31" y="49"/>
                                </a:lnTo>
                                <a:lnTo>
                                  <a:pt x="29" y="46"/>
                                </a:lnTo>
                                <a:lnTo>
                                  <a:pt x="25" y="42"/>
                                </a:lnTo>
                                <a:lnTo>
                                  <a:pt x="19" y="40"/>
                                </a:lnTo>
                                <a:lnTo>
                                  <a:pt x="13" y="36"/>
                                </a:lnTo>
                                <a:lnTo>
                                  <a:pt x="7" y="33"/>
                                </a:lnTo>
                                <a:lnTo>
                                  <a:pt x="3" y="29"/>
                                </a:lnTo>
                                <a:lnTo>
                                  <a:pt x="0" y="23"/>
                                </a:lnTo>
                                <a:lnTo>
                                  <a:pt x="0" y="16"/>
                                </a:lnTo>
                                <a:lnTo>
                                  <a:pt x="4" y="9"/>
                                </a:lnTo>
                                <a:lnTo>
                                  <a:pt x="10" y="5"/>
                                </a:lnTo>
                                <a:lnTo>
                                  <a:pt x="18" y="3"/>
                                </a:lnTo>
                                <a:lnTo>
                                  <a:pt x="32" y="3"/>
                                </a:lnTo>
                                <a:lnTo>
                                  <a:pt x="36" y="5"/>
                                </a:lnTo>
                                <a:lnTo>
                                  <a:pt x="36" y="10"/>
                                </a:lnTo>
                                <a:lnTo>
                                  <a:pt x="19" y="10"/>
                                </a:lnTo>
                                <a:lnTo>
                                  <a:pt x="14" y="11"/>
                                </a:lnTo>
                                <a:lnTo>
                                  <a:pt x="11" y="13"/>
                                </a:lnTo>
                                <a:lnTo>
                                  <a:pt x="8" y="17"/>
                                </a:lnTo>
                                <a:lnTo>
                                  <a:pt x="8" y="22"/>
                                </a:lnTo>
                                <a:lnTo>
                                  <a:pt x="10" y="25"/>
                                </a:lnTo>
                                <a:lnTo>
                                  <a:pt x="14" y="28"/>
                                </a:lnTo>
                                <a:lnTo>
                                  <a:pt x="19" y="31"/>
                                </a:lnTo>
                                <a:lnTo>
                                  <a:pt x="25" y="34"/>
                                </a:lnTo>
                                <a:lnTo>
                                  <a:pt x="31" y="38"/>
                                </a:lnTo>
                                <a:lnTo>
                                  <a:pt x="36" y="42"/>
                                </a:lnTo>
                                <a:lnTo>
                                  <a:pt x="39" y="48"/>
                                </a:lnTo>
                                <a:lnTo>
                                  <a:pt x="39" y="56"/>
                                </a:lnTo>
                                <a:lnTo>
                                  <a:pt x="35" y="62"/>
                                </a:lnTo>
                                <a:close/>
                                <a:moveTo>
                                  <a:pt x="36" y="14"/>
                                </a:moveTo>
                                <a:lnTo>
                                  <a:pt x="30" y="10"/>
                                </a:lnTo>
                                <a:lnTo>
                                  <a:pt x="36" y="10"/>
                                </a:lnTo>
                                <a:lnTo>
                                  <a:pt x="36" y="14"/>
                                </a:lnTo>
                                <a:close/>
                                <a:moveTo>
                                  <a:pt x="21" y="68"/>
                                </a:moveTo>
                                <a:lnTo>
                                  <a:pt x="15" y="68"/>
                                </a:lnTo>
                                <a:lnTo>
                                  <a:pt x="10" y="68"/>
                                </a:lnTo>
                                <a:lnTo>
                                  <a:pt x="6" y="67"/>
                                </a:lnTo>
                                <a:lnTo>
                                  <a:pt x="2" y="66"/>
                                </a:lnTo>
                                <a:lnTo>
                                  <a:pt x="0" y="65"/>
                                </a:lnTo>
                                <a:lnTo>
                                  <a:pt x="0" y="56"/>
                                </a:lnTo>
                                <a:lnTo>
                                  <a:pt x="2" y="57"/>
                                </a:lnTo>
                                <a:lnTo>
                                  <a:pt x="6" y="59"/>
                                </a:lnTo>
                                <a:lnTo>
                                  <a:pt x="11" y="61"/>
                                </a:lnTo>
                                <a:lnTo>
                                  <a:pt x="15" y="62"/>
                                </a:lnTo>
                                <a:lnTo>
                                  <a:pt x="35" y="62"/>
                                </a:lnTo>
                                <a:lnTo>
                                  <a:pt x="29" y="67"/>
                                </a:lnTo>
                                <a:lnTo>
                                  <a:pt x="21" y="68"/>
                                </a:lnTo>
                                <a:close/>
                                <a:moveTo>
                                  <a:pt x="60" y="22"/>
                                </a:moveTo>
                                <a:lnTo>
                                  <a:pt x="53" y="22"/>
                                </a:lnTo>
                                <a:lnTo>
                                  <a:pt x="53" y="11"/>
                                </a:lnTo>
                                <a:lnTo>
                                  <a:pt x="60" y="9"/>
                                </a:lnTo>
                                <a:lnTo>
                                  <a:pt x="60" y="22"/>
                                </a:lnTo>
                                <a:close/>
                                <a:moveTo>
                                  <a:pt x="71" y="28"/>
                                </a:moveTo>
                                <a:lnTo>
                                  <a:pt x="45" y="28"/>
                                </a:lnTo>
                                <a:lnTo>
                                  <a:pt x="45" y="22"/>
                                </a:lnTo>
                                <a:lnTo>
                                  <a:pt x="71" y="22"/>
                                </a:lnTo>
                                <a:lnTo>
                                  <a:pt x="71" y="28"/>
                                </a:lnTo>
                                <a:close/>
                                <a:moveTo>
                                  <a:pt x="69" y="68"/>
                                </a:moveTo>
                                <a:lnTo>
                                  <a:pt x="53" y="68"/>
                                </a:lnTo>
                                <a:lnTo>
                                  <a:pt x="53" y="28"/>
                                </a:lnTo>
                                <a:lnTo>
                                  <a:pt x="60" y="28"/>
                                </a:lnTo>
                                <a:lnTo>
                                  <a:pt x="60" y="58"/>
                                </a:lnTo>
                                <a:lnTo>
                                  <a:pt x="63" y="62"/>
                                </a:lnTo>
                                <a:lnTo>
                                  <a:pt x="71" y="62"/>
                                </a:lnTo>
                                <a:lnTo>
                                  <a:pt x="71" y="67"/>
                                </a:lnTo>
                                <a:lnTo>
                                  <a:pt x="69" y="68"/>
                                </a:lnTo>
                                <a:close/>
                                <a:moveTo>
                                  <a:pt x="71" y="62"/>
                                </a:moveTo>
                                <a:lnTo>
                                  <a:pt x="69" y="62"/>
                                </a:lnTo>
                                <a:lnTo>
                                  <a:pt x="71" y="61"/>
                                </a:lnTo>
                                <a:lnTo>
                                  <a:pt x="71" y="62"/>
                                </a:lnTo>
                                <a:close/>
                                <a:moveTo>
                                  <a:pt x="82" y="33"/>
                                </a:moveTo>
                                <a:lnTo>
                                  <a:pt x="82" y="25"/>
                                </a:lnTo>
                                <a:lnTo>
                                  <a:pt x="89" y="21"/>
                                </a:lnTo>
                                <a:lnTo>
                                  <a:pt x="113" y="21"/>
                                </a:lnTo>
                                <a:lnTo>
                                  <a:pt x="113" y="27"/>
                                </a:lnTo>
                                <a:lnTo>
                                  <a:pt x="89" y="27"/>
                                </a:lnTo>
                                <a:lnTo>
                                  <a:pt x="82" y="33"/>
                                </a:lnTo>
                                <a:close/>
                                <a:moveTo>
                                  <a:pt x="101" y="68"/>
                                </a:moveTo>
                                <a:lnTo>
                                  <a:pt x="85" y="68"/>
                                </a:lnTo>
                                <a:lnTo>
                                  <a:pt x="78" y="61"/>
                                </a:lnTo>
                                <a:lnTo>
                                  <a:pt x="78" y="43"/>
                                </a:lnTo>
                                <a:lnTo>
                                  <a:pt x="106" y="39"/>
                                </a:lnTo>
                                <a:lnTo>
                                  <a:pt x="106" y="27"/>
                                </a:lnTo>
                                <a:lnTo>
                                  <a:pt x="113" y="27"/>
                                </a:lnTo>
                                <a:lnTo>
                                  <a:pt x="113" y="44"/>
                                </a:lnTo>
                                <a:lnTo>
                                  <a:pt x="106" y="44"/>
                                </a:lnTo>
                                <a:lnTo>
                                  <a:pt x="90" y="47"/>
                                </a:lnTo>
                                <a:lnTo>
                                  <a:pt x="85" y="50"/>
                                </a:lnTo>
                                <a:lnTo>
                                  <a:pt x="85" y="58"/>
                                </a:lnTo>
                                <a:lnTo>
                                  <a:pt x="90" y="62"/>
                                </a:lnTo>
                                <a:lnTo>
                                  <a:pt x="105" y="62"/>
                                </a:lnTo>
                                <a:lnTo>
                                  <a:pt x="101" y="68"/>
                                </a:lnTo>
                                <a:close/>
                                <a:moveTo>
                                  <a:pt x="105" y="62"/>
                                </a:moveTo>
                                <a:lnTo>
                                  <a:pt x="99" y="62"/>
                                </a:lnTo>
                                <a:lnTo>
                                  <a:pt x="106" y="55"/>
                                </a:lnTo>
                                <a:lnTo>
                                  <a:pt x="106" y="44"/>
                                </a:lnTo>
                                <a:lnTo>
                                  <a:pt x="113" y="44"/>
                                </a:lnTo>
                                <a:lnTo>
                                  <a:pt x="113" y="60"/>
                                </a:lnTo>
                                <a:lnTo>
                                  <a:pt x="106" y="60"/>
                                </a:lnTo>
                                <a:lnTo>
                                  <a:pt x="105" y="62"/>
                                </a:lnTo>
                                <a:close/>
                                <a:moveTo>
                                  <a:pt x="113" y="67"/>
                                </a:moveTo>
                                <a:lnTo>
                                  <a:pt x="106" y="67"/>
                                </a:lnTo>
                                <a:lnTo>
                                  <a:pt x="106" y="60"/>
                                </a:lnTo>
                                <a:lnTo>
                                  <a:pt x="113" y="60"/>
                                </a:lnTo>
                                <a:lnTo>
                                  <a:pt x="113" y="67"/>
                                </a:lnTo>
                                <a:close/>
                                <a:moveTo>
                                  <a:pt x="136" y="22"/>
                                </a:moveTo>
                                <a:lnTo>
                                  <a:pt x="129" y="22"/>
                                </a:lnTo>
                                <a:lnTo>
                                  <a:pt x="129" y="11"/>
                                </a:lnTo>
                                <a:lnTo>
                                  <a:pt x="136" y="9"/>
                                </a:lnTo>
                                <a:lnTo>
                                  <a:pt x="136" y="22"/>
                                </a:lnTo>
                                <a:close/>
                                <a:moveTo>
                                  <a:pt x="148" y="28"/>
                                </a:moveTo>
                                <a:lnTo>
                                  <a:pt x="121" y="28"/>
                                </a:lnTo>
                                <a:lnTo>
                                  <a:pt x="121" y="22"/>
                                </a:lnTo>
                                <a:lnTo>
                                  <a:pt x="148" y="22"/>
                                </a:lnTo>
                                <a:lnTo>
                                  <a:pt x="148" y="28"/>
                                </a:lnTo>
                                <a:close/>
                                <a:moveTo>
                                  <a:pt x="145" y="68"/>
                                </a:moveTo>
                                <a:lnTo>
                                  <a:pt x="129" y="68"/>
                                </a:lnTo>
                                <a:lnTo>
                                  <a:pt x="129" y="28"/>
                                </a:lnTo>
                                <a:lnTo>
                                  <a:pt x="136" y="28"/>
                                </a:lnTo>
                                <a:lnTo>
                                  <a:pt x="136" y="58"/>
                                </a:lnTo>
                                <a:lnTo>
                                  <a:pt x="140" y="62"/>
                                </a:lnTo>
                                <a:lnTo>
                                  <a:pt x="148" y="62"/>
                                </a:lnTo>
                                <a:lnTo>
                                  <a:pt x="148" y="67"/>
                                </a:lnTo>
                                <a:lnTo>
                                  <a:pt x="145" y="68"/>
                                </a:lnTo>
                                <a:close/>
                                <a:moveTo>
                                  <a:pt x="148" y="62"/>
                                </a:moveTo>
                                <a:lnTo>
                                  <a:pt x="146" y="62"/>
                                </a:lnTo>
                                <a:lnTo>
                                  <a:pt x="148" y="61"/>
                                </a:lnTo>
                                <a:lnTo>
                                  <a:pt x="148" y="62"/>
                                </a:lnTo>
                                <a:close/>
                                <a:moveTo>
                                  <a:pt x="185" y="68"/>
                                </a:moveTo>
                                <a:lnTo>
                                  <a:pt x="165" y="68"/>
                                </a:lnTo>
                                <a:lnTo>
                                  <a:pt x="154" y="56"/>
                                </a:lnTo>
                                <a:lnTo>
                                  <a:pt x="154" y="34"/>
                                </a:lnTo>
                                <a:lnTo>
                                  <a:pt x="166" y="21"/>
                                </a:lnTo>
                                <a:lnTo>
                                  <a:pt x="184" y="21"/>
                                </a:lnTo>
                                <a:lnTo>
                                  <a:pt x="189" y="27"/>
                                </a:lnTo>
                                <a:lnTo>
                                  <a:pt x="170" y="27"/>
                                </a:lnTo>
                                <a:lnTo>
                                  <a:pt x="163" y="34"/>
                                </a:lnTo>
                                <a:lnTo>
                                  <a:pt x="162" y="40"/>
                                </a:lnTo>
                                <a:lnTo>
                                  <a:pt x="194" y="40"/>
                                </a:lnTo>
                                <a:lnTo>
                                  <a:pt x="194" y="47"/>
                                </a:lnTo>
                                <a:lnTo>
                                  <a:pt x="162" y="47"/>
                                </a:lnTo>
                                <a:lnTo>
                                  <a:pt x="162" y="54"/>
                                </a:lnTo>
                                <a:lnTo>
                                  <a:pt x="170" y="62"/>
                                </a:lnTo>
                                <a:lnTo>
                                  <a:pt x="191" y="62"/>
                                </a:lnTo>
                                <a:lnTo>
                                  <a:pt x="191" y="64"/>
                                </a:lnTo>
                                <a:lnTo>
                                  <a:pt x="185" y="68"/>
                                </a:lnTo>
                                <a:close/>
                                <a:moveTo>
                                  <a:pt x="194" y="40"/>
                                </a:moveTo>
                                <a:lnTo>
                                  <a:pt x="186" y="40"/>
                                </a:lnTo>
                                <a:lnTo>
                                  <a:pt x="186" y="34"/>
                                </a:lnTo>
                                <a:lnTo>
                                  <a:pt x="180" y="27"/>
                                </a:lnTo>
                                <a:lnTo>
                                  <a:pt x="189" y="27"/>
                                </a:lnTo>
                                <a:lnTo>
                                  <a:pt x="194" y="33"/>
                                </a:lnTo>
                                <a:lnTo>
                                  <a:pt x="194" y="40"/>
                                </a:lnTo>
                                <a:close/>
                                <a:moveTo>
                                  <a:pt x="191" y="62"/>
                                </a:moveTo>
                                <a:lnTo>
                                  <a:pt x="184" y="62"/>
                                </a:lnTo>
                                <a:lnTo>
                                  <a:pt x="191" y="57"/>
                                </a:lnTo>
                                <a:lnTo>
                                  <a:pt x="191" y="62"/>
                                </a:lnTo>
                                <a:close/>
                                <a:moveTo>
                                  <a:pt x="213" y="67"/>
                                </a:moveTo>
                                <a:lnTo>
                                  <a:pt x="206" y="67"/>
                                </a:lnTo>
                                <a:lnTo>
                                  <a:pt x="206" y="4"/>
                                </a:lnTo>
                                <a:lnTo>
                                  <a:pt x="216" y="4"/>
                                </a:lnTo>
                                <a:lnTo>
                                  <a:pt x="219" y="13"/>
                                </a:lnTo>
                                <a:lnTo>
                                  <a:pt x="213" y="13"/>
                                </a:lnTo>
                                <a:lnTo>
                                  <a:pt x="213" y="16"/>
                                </a:lnTo>
                                <a:lnTo>
                                  <a:pt x="213" y="67"/>
                                </a:lnTo>
                                <a:close/>
                                <a:moveTo>
                                  <a:pt x="245" y="56"/>
                                </a:moveTo>
                                <a:lnTo>
                                  <a:pt x="238" y="56"/>
                                </a:lnTo>
                                <a:lnTo>
                                  <a:pt x="240" y="51"/>
                                </a:lnTo>
                                <a:lnTo>
                                  <a:pt x="261" y="4"/>
                                </a:lnTo>
                                <a:lnTo>
                                  <a:pt x="270" y="4"/>
                                </a:lnTo>
                                <a:lnTo>
                                  <a:pt x="270" y="13"/>
                                </a:lnTo>
                                <a:lnTo>
                                  <a:pt x="263" y="13"/>
                                </a:lnTo>
                                <a:lnTo>
                                  <a:pt x="262" y="17"/>
                                </a:lnTo>
                                <a:lnTo>
                                  <a:pt x="261" y="19"/>
                                </a:lnTo>
                                <a:lnTo>
                                  <a:pt x="245" y="56"/>
                                </a:lnTo>
                                <a:close/>
                                <a:moveTo>
                                  <a:pt x="240" y="67"/>
                                </a:moveTo>
                                <a:lnTo>
                                  <a:pt x="236" y="67"/>
                                </a:lnTo>
                                <a:lnTo>
                                  <a:pt x="214" y="17"/>
                                </a:lnTo>
                                <a:lnTo>
                                  <a:pt x="213" y="13"/>
                                </a:lnTo>
                                <a:lnTo>
                                  <a:pt x="219" y="13"/>
                                </a:lnTo>
                                <a:lnTo>
                                  <a:pt x="235" y="48"/>
                                </a:lnTo>
                                <a:lnTo>
                                  <a:pt x="237" y="53"/>
                                </a:lnTo>
                                <a:lnTo>
                                  <a:pt x="238" y="56"/>
                                </a:lnTo>
                                <a:lnTo>
                                  <a:pt x="245" y="56"/>
                                </a:lnTo>
                                <a:lnTo>
                                  <a:pt x="240" y="67"/>
                                </a:lnTo>
                                <a:close/>
                                <a:moveTo>
                                  <a:pt x="270" y="67"/>
                                </a:moveTo>
                                <a:lnTo>
                                  <a:pt x="263" y="67"/>
                                </a:lnTo>
                                <a:lnTo>
                                  <a:pt x="263" y="20"/>
                                </a:lnTo>
                                <a:lnTo>
                                  <a:pt x="263" y="13"/>
                                </a:lnTo>
                                <a:lnTo>
                                  <a:pt x="270" y="13"/>
                                </a:lnTo>
                                <a:lnTo>
                                  <a:pt x="270" y="67"/>
                                </a:lnTo>
                                <a:close/>
                                <a:moveTo>
                                  <a:pt x="287" y="33"/>
                                </a:moveTo>
                                <a:lnTo>
                                  <a:pt x="287" y="25"/>
                                </a:lnTo>
                                <a:lnTo>
                                  <a:pt x="294" y="21"/>
                                </a:lnTo>
                                <a:lnTo>
                                  <a:pt x="318" y="21"/>
                                </a:lnTo>
                                <a:lnTo>
                                  <a:pt x="318" y="27"/>
                                </a:lnTo>
                                <a:lnTo>
                                  <a:pt x="294" y="27"/>
                                </a:lnTo>
                                <a:lnTo>
                                  <a:pt x="287" y="33"/>
                                </a:lnTo>
                                <a:close/>
                                <a:moveTo>
                                  <a:pt x="306" y="68"/>
                                </a:moveTo>
                                <a:lnTo>
                                  <a:pt x="290" y="68"/>
                                </a:lnTo>
                                <a:lnTo>
                                  <a:pt x="283" y="61"/>
                                </a:lnTo>
                                <a:lnTo>
                                  <a:pt x="283" y="43"/>
                                </a:lnTo>
                                <a:lnTo>
                                  <a:pt x="311" y="39"/>
                                </a:lnTo>
                                <a:lnTo>
                                  <a:pt x="311" y="27"/>
                                </a:lnTo>
                                <a:lnTo>
                                  <a:pt x="318" y="27"/>
                                </a:lnTo>
                                <a:lnTo>
                                  <a:pt x="318" y="44"/>
                                </a:lnTo>
                                <a:lnTo>
                                  <a:pt x="311" y="44"/>
                                </a:lnTo>
                                <a:lnTo>
                                  <a:pt x="295" y="47"/>
                                </a:lnTo>
                                <a:lnTo>
                                  <a:pt x="290" y="50"/>
                                </a:lnTo>
                                <a:lnTo>
                                  <a:pt x="290" y="58"/>
                                </a:lnTo>
                                <a:lnTo>
                                  <a:pt x="295" y="62"/>
                                </a:lnTo>
                                <a:lnTo>
                                  <a:pt x="310" y="62"/>
                                </a:lnTo>
                                <a:lnTo>
                                  <a:pt x="306" y="68"/>
                                </a:lnTo>
                                <a:close/>
                                <a:moveTo>
                                  <a:pt x="310" y="62"/>
                                </a:moveTo>
                                <a:lnTo>
                                  <a:pt x="304" y="62"/>
                                </a:lnTo>
                                <a:lnTo>
                                  <a:pt x="311" y="55"/>
                                </a:lnTo>
                                <a:lnTo>
                                  <a:pt x="311" y="44"/>
                                </a:lnTo>
                                <a:lnTo>
                                  <a:pt x="318" y="44"/>
                                </a:lnTo>
                                <a:lnTo>
                                  <a:pt x="318" y="60"/>
                                </a:lnTo>
                                <a:lnTo>
                                  <a:pt x="311" y="60"/>
                                </a:lnTo>
                                <a:lnTo>
                                  <a:pt x="310" y="62"/>
                                </a:lnTo>
                                <a:close/>
                                <a:moveTo>
                                  <a:pt x="318" y="67"/>
                                </a:moveTo>
                                <a:lnTo>
                                  <a:pt x="311" y="67"/>
                                </a:lnTo>
                                <a:lnTo>
                                  <a:pt x="311" y="60"/>
                                </a:lnTo>
                                <a:lnTo>
                                  <a:pt x="318" y="60"/>
                                </a:lnTo>
                                <a:lnTo>
                                  <a:pt x="318" y="67"/>
                                </a:lnTo>
                                <a:close/>
                                <a:moveTo>
                                  <a:pt x="357" y="68"/>
                                </a:moveTo>
                                <a:lnTo>
                                  <a:pt x="341" y="68"/>
                                </a:lnTo>
                                <a:lnTo>
                                  <a:pt x="329" y="56"/>
                                </a:lnTo>
                                <a:lnTo>
                                  <a:pt x="329" y="35"/>
                                </a:lnTo>
                                <a:lnTo>
                                  <a:pt x="342" y="21"/>
                                </a:lnTo>
                                <a:lnTo>
                                  <a:pt x="358" y="21"/>
                                </a:lnTo>
                                <a:lnTo>
                                  <a:pt x="363" y="23"/>
                                </a:lnTo>
                                <a:lnTo>
                                  <a:pt x="363" y="27"/>
                                </a:lnTo>
                                <a:lnTo>
                                  <a:pt x="345" y="27"/>
                                </a:lnTo>
                                <a:lnTo>
                                  <a:pt x="336" y="37"/>
                                </a:lnTo>
                                <a:lnTo>
                                  <a:pt x="336" y="53"/>
                                </a:lnTo>
                                <a:lnTo>
                                  <a:pt x="345" y="62"/>
                                </a:lnTo>
                                <a:lnTo>
                                  <a:pt x="363" y="62"/>
                                </a:lnTo>
                                <a:lnTo>
                                  <a:pt x="363" y="65"/>
                                </a:lnTo>
                                <a:lnTo>
                                  <a:pt x="357" y="68"/>
                                </a:lnTo>
                                <a:close/>
                                <a:moveTo>
                                  <a:pt x="363" y="31"/>
                                </a:moveTo>
                                <a:lnTo>
                                  <a:pt x="358" y="27"/>
                                </a:lnTo>
                                <a:lnTo>
                                  <a:pt x="363" y="27"/>
                                </a:lnTo>
                                <a:lnTo>
                                  <a:pt x="363" y="31"/>
                                </a:lnTo>
                                <a:close/>
                                <a:moveTo>
                                  <a:pt x="363" y="62"/>
                                </a:moveTo>
                                <a:lnTo>
                                  <a:pt x="357" y="62"/>
                                </a:lnTo>
                                <a:lnTo>
                                  <a:pt x="363" y="58"/>
                                </a:lnTo>
                                <a:lnTo>
                                  <a:pt x="363" y="62"/>
                                </a:lnTo>
                                <a:close/>
                                <a:moveTo>
                                  <a:pt x="381" y="67"/>
                                </a:moveTo>
                                <a:lnTo>
                                  <a:pt x="374" y="67"/>
                                </a:lnTo>
                                <a:lnTo>
                                  <a:pt x="374" y="0"/>
                                </a:lnTo>
                                <a:lnTo>
                                  <a:pt x="381" y="0"/>
                                </a:lnTo>
                                <a:lnTo>
                                  <a:pt x="381" y="30"/>
                                </a:lnTo>
                                <a:lnTo>
                                  <a:pt x="386" y="30"/>
                                </a:lnTo>
                                <a:lnTo>
                                  <a:pt x="381" y="35"/>
                                </a:lnTo>
                                <a:lnTo>
                                  <a:pt x="381" y="67"/>
                                </a:lnTo>
                                <a:close/>
                                <a:moveTo>
                                  <a:pt x="386" y="30"/>
                                </a:moveTo>
                                <a:lnTo>
                                  <a:pt x="381" y="30"/>
                                </a:lnTo>
                                <a:lnTo>
                                  <a:pt x="386" y="21"/>
                                </a:lnTo>
                                <a:lnTo>
                                  <a:pt x="411" y="21"/>
                                </a:lnTo>
                                <a:lnTo>
                                  <a:pt x="411" y="27"/>
                                </a:lnTo>
                                <a:lnTo>
                                  <a:pt x="388" y="27"/>
                                </a:lnTo>
                                <a:lnTo>
                                  <a:pt x="386" y="30"/>
                                </a:lnTo>
                                <a:close/>
                                <a:moveTo>
                                  <a:pt x="411" y="67"/>
                                </a:moveTo>
                                <a:lnTo>
                                  <a:pt x="404" y="67"/>
                                </a:lnTo>
                                <a:lnTo>
                                  <a:pt x="404" y="27"/>
                                </a:lnTo>
                                <a:lnTo>
                                  <a:pt x="411" y="27"/>
                                </a:lnTo>
                                <a:lnTo>
                                  <a:pt x="411" y="67"/>
                                </a:lnTo>
                                <a:close/>
                                <a:moveTo>
                                  <a:pt x="430" y="11"/>
                                </a:moveTo>
                                <a:lnTo>
                                  <a:pt x="426" y="11"/>
                                </a:lnTo>
                                <a:lnTo>
                                  <a:pt x="424" y="8"/>
                                </a:lnTo>
                                <a:lnTo>
                                  <a:pt x="424" y="4"/>
                                </a:lnTo>
                                <a:lnTo>
                                  <a:pt x="426" y="1"/>
                                </a:lnTo>
                                <a:lnTo>
                                  <a:pt x="430" y="1"/>
                                </a:lnTo>
                                <a:lnTo>
                                  <a:pt x="433" y="4"/>
                                </a:lnTo>
                                <a:lnTo>
                                  <a:pt x="433" y="8"/>
                                </a:lnTo>
                                <a:lnTo>
                                  <a:pt x="430" y="11"/>
                                </a:lnTo>
                                <a:close/>
                                <a:moveTo>
                                  <a:pt x="432" y="67"/>
                                </a:moveTo>
                                <a:lnTo>
                                  <a:pt x="425" y="67"/>
                                </a:lnTo>
                                <a:lnTo>
                                  <a:pt x="425" y="22"/>
                                </a:lnTo>
                                <a:lnTo>
                                  <a:pt x="432" y="22"/>
                                </a:lnTo>
                                <a:lnTo>
                                  <a:pt x="432" y="67"/>
                                </a:lnTo>
                                <a:close/>
                                <a:moveTo>
                                  <a:pt x="459" y="30"/>
                                </a:moveTo>
                                <a:lnTo>
                                  <a:pt x="454" y="30"/>
                                </a:lnTo>
                                <a:lnTo>
                                  <a:pt x="459" y="21"/>
                                </a:lnTo>
                                <a:lnTo>
                                  <a:pt x="476" y="21"/>
                                </a:lnTo>
                                <a:lnTo>
                                  <a:pt x="481" y="27"/>
                                </a:lnTo>
                                <a:lnTo>
                                  <a:pt x="461" y="27"/>
                                </a:lnTo>
                                <a:lnTo>
                                  <a:pt x="459" y="30"/>
                                </a:lnTo>
                                <a:close/>
                                <a:moveTo>
                                  <a:pt x="454" y="67"/>
                                </a:moveTo>
                                <a:lnTo>
                                  <a:pt x="447" y="67"/>
                                </a:lnTo>
                                <a:lnTo>
                                  <a:pt x="447" y="22"/>
                                </a:lnTo>
                                <a:lnTo>
                                  <a:pt x="454" y="22"/>
                                </a:lnTo>
                                <a:lnTo>
                                  <a:pt x="454" y="30"/>
                                </a:lnTo>
                                <a:lnTo>
                                  <a:pt x="459" y="30"/>
                                </a:lnTo>
                                <a:lnTo>
                                  <a:pt x="454" y="35"/>
                                </a:lnTo>
                                <a:lnTo>
                                  <a:pt x="454" y="67"/>
                                </a:lnTo>
                                <a:close/>
                                <a:moveTo>
                                  <a:pt x="484" y="67"/>
                                </a:moveTo>
                                <a:lnTo>
                                  <a:pt x="477" y="67"/>
                                </a:lnTo>
                                <a:lnTo>
                                  <a:pt x="477" y="27"/>
                                </a:lnTo>
                                <a:lnTo>
                                  <a:pt x="481" y="27"/>
                                </a:lnTo>
                                <a:lnTo>
                                  <a:pt x="484" y="31"/>
                                </a:lnTo>
                                <a:lnTo>
                                  <a:pt x="484" y="67"/>
                                </a:lnTo>
                                <a:close/>
                                <a:moveTo>
                                  <a:pt x="525" y="68"/>
                                </a:moveTo>
                                <a:lnTo>
                                  <a:pt x="506" y="68"/>
                                </a:lnTo>
                                <a:lnTo>
                                  <a:pt x="495" y="56"/>
                                </a:lnTo>
                                <a:lnTo>
                                  <a:pt x="495" y="34"/>
                                </a:lnTo>
                                <a:lnTo>
                                  <a:pt x="507" y="21"/>
                                </a:lnTo>
                                <a:lnTo>
                                  <a:pt x="524" y="21"/>
                                </a:lnTo>
                                <a:lnTo>
                                  <a:pt x="529" y="27"/>
                                </a:lnTo>
                                <a:lnTo>
                                  <a:pt x="510" y="27"/>
                                </a:lnTo>
                                <a:lnTo>
                                  <a:pt x="503" y="34"/>
                                </a:lnTo>
                                <a:lnTo>
                                  <a:pt x="502" y="40"/>
                                </a:lnTo>
                                <a:lnTo>
                                  <a:pt x="534" y="40"/>
                                </a:lnTo>
                                <a:lnTo>
                                  <a:pt x="534" y="47"/>
                                </a:lnTo>
                                <a:lnTo>
                                  <a:pt x="502" y="47"/>
                                </a:lnTo>
                                <a:lnTo>
                                  <a:pt x="502" y="54"/>
                                </a:lnTo>
                                <a:lnTo>
                                  <a:pt x="510" y="62"/>
                                </a:lnTo>
                                <a:lnTo>
                                  <a:pt x="531" y="62"/>
                                </a:lnTo>
                                <a:lnTo>
                                  <a:pt x="531" y="64"/>
                                </a:lnTo>
                                <a:lnTo>
                                  <a:pt x="525" y="68"/>
                                </a:lnTo>
                                <a:close/>
                                <a:moveTo>
                                  <a:pt x="534" y="40"/>
                                </a:moveTo>
                                <a:lnTo>
                                  <a:pt x="527" y="40"/>
                                </a:lnTo>
                                <a:lnTo>
                                  <a:pt x="527" y="34"/>
                                </a:lnTo>
                                <a:lnTo>
                                  <a:pt x="521" y="27"/>
                                </a:lnTo>
                                <a:lnTo>
                                  <a:pt x="529" y="27"/>
                                </a:lnTo>
                                <a:lnTo>
                                  <a:pt x="534" y="33"/>
                                </a:lnTo>
                                <a:lnTo>
                                  <a:pt x="534" y="40"/>
                                </a:lnTo>
                                <a:close/>
                                <a:moveTo>
                                  <a:pt x="531" y="62"/>
                                </a:moveTo>
                                <a:lnTo>
                                  <a:pt x="525" y="62"/>
                                </a:lnTo>
                                <a:lnTo>
                                  <a:pt x="531" y="57"/>
                                </a:lnTo>
                                <a:lnTo>
                                  <a:pt x="531"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60" name="Picture 6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6589" y="-2771"/>
                            <a:ext cx="143" cy="1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61" name="AutoShape 619"/>
                        <wps:cNvSpPr>
                          <a:spLocks/>
                        </wps:cNvSpPr>
                        <wps:spPr bwMode="auto">
                          <a:xfrm>
                            <a:off x="6508" y="-2891"/>
                            <a:ext cx="259" cy="68"/>
                          </a:xfrm>
                          <a:custGeom>
                            <a:avLst/>
                            <a:gdLst>
                              <a:gd name="T0" fmla="+- 0 6508 6508"/>
                              <a:gd name="T1" fmla="*/ T0 w 259"/>
                              <a:gd name="T2" fmla="+- 0 -2887 -2891"/>
                              <a:gd name="T3" fmla="*/ -2887 h 68"/>
                              <a:gd name="T4" fmla="+- 0 6522 6508"/>
                              <a:gd name="T5" fmla="*/ T4 w 259"/>
                              <a:gd name="T6" fmla="+- 0 -2830 -2891"/>
                              <a:gd name="T7" fmla="*/ -2830 h 68"/>
                              <a:gd name="T8" fmla="+- 0 6522 6508"/>
                              <a:gd name="T9" fmla="*/ T8 w 259"/>
                              <a:gd name="T10" fmla="+- 0 -2881 -2891"/>
                              <a:gd name="T11" fmla="*/ -2881 h 68"/>
                              <a:gd name="T12" fmla="+- 0 6508 6508"/>
                              <a:gd name="T13" fmla="*/ T12 w 259"/>
                              <a:gd name="T14" fmla="+- 0 -2824 -2891"/>
                              <a:gd name="T15" fmla="*/ -2824 h 68"/>
                              <a:gd name="T16" fmla="+- 0 6528 6508"/>
                              <a:gd name="T17" fmla="*/ T16 w 259"/>
                              <a:gd name="T18" fmla="+- 0 -2824 -2891"/>
                              <a:gd name="T19" fmla="*/ -2824 h 68"/>
                              <a:gd name="T20" fmla="+- 0 6550 6508"/>
                              <a:gd name="T21" fmla="*/ T20 w 259"/>
                              <a:gd name="T22" fmla="+- 0 -2870 -2891"/>
                              <a:gd name="T23" fmla="*/ -2870 h 68"/>
                              <a:gd name="T24" fmla="+- 0 6552 6508"/>
                              <a:gd name="T25" fmla="*/ T24 w 259"/>
                              <a:gd name="T26" fmla="+- 0 -2864 -2891"/>
                              <a:gd name="T27" fmla="*/ -2864 h 68"/>
                              <a:gd name="T28" fmla="+- 0 6538 6508"/>
                              <a:gd name="T29" fmla="*/ T28 w 259"/>
                              <a:gd name="T30" fmla="+- 0 -2824 -2891"/>
                              <a:gd name="T31" fmla="*/ -2824 h 68"/>
                              <a:gd name="T32" fmla="+- 0 6545 6508"/>
                              <a:gd name="T33" fmla="*/ T32 w 259"/>
                              <a:gd name="T34" fmla="+- 0 -2861 -2891"/>
                              <a:gd name="T35" fmla="*/ -2861 h 68"/>
                              <a:gd name="T36" fmla="+- 0 6545 6508"/>
                              <a:gd name="T37" fmla="*/ T36 w 259"/>
                              <a:gd name="T38" fmla="+- 0 -2824 -2891"/>
                              <a:gd name="T39" fmla="*/ -2824 h 68"/>
                              <a:gd name="T40" fmla="+- 0 6568 6508"/>
                              <a:gd name="T41" fmla="*/ T40 w 259"/>
                              <a:gd name="T42" fmla="+- 0 -2864 -2891"/>
                              <a:gd name="T43" fmla="*/ -2864 h 68"/>
                              <a:gd name="T44" fmla="+- 0 6575 6508"/>
                              <a:gd name="T45" fmla="*/ T44 w 259"/>
                              <a:gd name="T46" fmla="+- 0 -2824 -2891"/>
                              <a:gd name="T47" fmla="*/ -2824 h 68"/>
                              <a:gd name="T48" fmla="+- 0 6588 6508"/>
                              <a:gd name="T49" fmla="*/ T48 w 259"/>
                              <a:gd name="T50" fmla="+- 0 -2883 -2891"/>
                              <a:gd name="T51" fmla="*/ -2883 h 68"/>
                              <a:gd name="T52" fmla="+- 0 6595 6508"/>
                              <a:gd name="T53" fmla="*/ T52 w 259"/>
                              <a:gd name="T54" fmla="+- 0 -2890 -2891"/>
                              <a:gd name="T55" fmla="*/ -2890 h 68"/>
                              <a:gd name="T56" fmla="+- 0 6595 6508"/>
                              <a:gd name="T57" fmla="*/ T56 w 259"/>
                              <a:gd name="T58" fmla="+- 0 -2880 -2891"/>
                              <a:gd name="T59" fmla="*/ -2880 h 68"/>
                              <a:gd name="T60" fmla="+- 0 6589 6508"/>
                              <a:gd name="T61" fmla="*/ T60 w 259"/>
                              <a:gd name="T62" fmla="+- 0 -2869 -2891"/>
                              <a:gd name="T63" fmla="*/ -2869 h 68"/>
                              <a:gd name="T64" fmla="+- 0 6620 6508"/>
                              <a:gd name="T65" fmla="*/ T64 w 259"/>
                              <a:gd name="T66" fmla="+- 0 -2869 -2891"/>
                              <a:gd name="T67" fmla="*/ -2869 h 68"/>
                              <a:gd name="T68" fmla="+- 0 6620 6508"/>
                              <a:gd name="T69" fmla="*/ T68 w 259"/>
                              <a:gd name="T70" fmla="+- 0 -2882 -2891"/>
                              <a:gd name="T71" fmla="*/ -2882 h 68"/>
                              <a:gd name="T72" fmla="+- 0 6605 6508"/>
                              <a:gd name="T73" fmla="*/ T72 w 259"/>
                              <a:gd name="T74" fmla="+- 0 -2863 -2891"/>
                              <a:gd name="T75" fmla="*/ -2863 h 68"/>
                              <a:gd name="T76" fmla="+- 0 6632 6508"/>
                              <a:gd name="T77" fmla="*/ T76 w 259"/>
                              <a:gd name="T78" fmla="+- 0 -2863 -2891"/>
                              <a:gd name="T79" fmla="*/ -2863 h 68"/>
                              <a:gd name="T80" fmla="+- 0 6613 6508"/>
                              <a:gd name="T81" fmla="*/ T80 w 259"/>
                              <a:gd name="T82" fmla="+- 0 -2863 -2891"/>
                              <a:gd name="T83" fmla="*/ -2863 h 68"/>
                              <a:gd name="T84" fmla="+- 0 6623 6508"/>
                              <a:gd name="T85" fmla="*/ T84 w 259"/>
                              <a:gd name="T86" fmla="+- 0 -2829 -2891"/>
                              <a:gd name="T87" fmla="*/ -2829 h 68"/>
                              <a:gd name="T88" fmla="+- 0 6629 6508"/>
                              <a:gd name="T89" fmla="*/ T88 w 259"/>
                              <a:gd name="T90" fmla="+- 0 -2823 -2891"/>
                              <a:gd name="T91" fmla="*/ -2823 h 68"/>
                              <a:gd name="T92" fmla="+- 0 6632 6508"/>
                              <a:gd name="T93" fmla="*/ T92 w 259"/>
                              <a:gd name="T94" fmla="+- 0 -2830 -2891"/>
                              <a:gd name="T95" fmla="*/ -2830 h 68"/>
                              <a:gd name="T96" fmla="+- 0 6643 6508"/>
                              <a:gd name="T97" fmla="*/ T96 w 259"/>
                              <a:gd name="T98" fmla="+- 0 -2880 -2891"/>
                              <a:gd name="T99" fmla="*/ -2880 h 68"/>
                              <a:gd name="T100" fmla="+- 0 6643 6508"/>
                              <a:gd name="T101" fmla="*/ T100 w 259"/>
                              <a:gd name="T102" fmla="+- 0 -2890 -2891"/>
                              <a:gd name="T103" fmla="*/ -2890 h 68"/>
                              <a:gd name="T104" fmla="+- 0 6650 6508"/>
                              <a:gd name="T105" fmla="*/ T104 w 259"/>
                              <a:gd name="T106" fmla="+- 0 -2883 -2891"/>
                              <a:gd name="T107" fmla="*/ -2883 h 68"/>
                              <a:gd name="T108" fmla="+- 0 6641 6508"/>
                              <a:gd name="T109" fmla="*/ T108 w 259"/>
                              <a:gd name="T110" fmla="+- 0 -2824 -2891"/>
                              <a:gd name="T111" fmla="*/ -2824 h 68"/>
                              <a:gd name="T112" fmla="+- 0 6649 6508"/>
                              <a:gd name="T113" fmla="*/ T112 w 259"/>
                              <a:gd name="T114" fmla="+- 0 -2824 -2891"/>
                              <a:gd name="T115" fmla="*/ -2824 h 68"/>
                              <a:gd name="T116" fmla="+- 0 6671 6508"/>
                              <a:gd name="T117" fmla="*/ T116 w 259"/>
                              <a:gd name="T118" fmla="+- 0 -2870 -2891"/>
                              <a:gd name="T119" fmla="*/ -2870 h 68"/>
                              <a:gd name="T120" fmla="+- 0 6671 6508"/>
                              <a:gd name="T121" fmla="*/ T120 w 259"/>
                              <a:gd name="T122" fmla="+- 0 -2864 -2891"/>
                              <a:gd name="T123" fmla="*/ -2864 h 68"/>
                              <a:gd name="T124" fmla="+- 0 6668 6508"/>
                              <a:gd name="T125" fmla="*/ T124 w 259"/>
                              <a:gd name="T126" fmla="+- 0 -2823 -2891"/>
                              <a:gd name="T127" fmla="*/ -2823 h 68"/>
                              <a:gd name="T128" fmla="+- 0 6688 6508"/>
                              <a:gd name="T129" fmla="*/ T128 w 259"/>
                              <a:gd name="T130" fmla="+- 0 -2852 -2891"/>
                              <a:gd name="T131" fmla="*/ -2852 h 68"/>
                              <a:gd name="T132" fmla="+- 0 6696 6508"/>
                              <a:gd name="T133" fmla="*/ T132 w 259"/>
                              <a:gd name="T134" fmla="+- 0 -2847 -2891"/>
                              <a:gd name="T135" fmla="*/ -2847 h 68"/>
                              <a:gd name="T136" fmla="+- 0 6667 6508"/>
                              <a:gd name="T137" fmla="*/ T136 w 259"/>
                              <a:gd name="T138" fmla="+- 0 -2841 -2891"/>
                              <a:gd name="T139" fmla="*/ -2841 h 68"/>
                              <a:gd name="T140" fmla="+- 0 6687 6508"/>
                              <a:gd name="T141" fmla="*/ T140 w 259"/>
                              <a:gd name="T142" fmla="+- 0 -2829 -2891"/>
                              <a:gd name="T143" fmla="*/ -2829 h 68"/>
                              <a:gd name="T144" fmla="+- 0 6681 6508"/>
                              <a:gd name="T145" fmla="*/ T144 w 259"/>
                              <a:gd name="T146" fmla="+- 0 -2829 -2891"/>
                              <a:gd name="T147" fmla="*/ -2829 h 68"/>
                              <a:gd name="T148" fmla="+- 0 6696 6508"/>
                              <a:gd name="T149" fmla="*/ T148 w 259"/>
                              <a:gd name="T150" fmla="+- 0 -2847 -2891"/>
                              <a:gd name="T151" fmla="*/ -2847 h 68"/>
                              <a:gd name="T152" fmla="+- 0 6687 6508"/>
                              <a:gd name="T153" fmla="*/ T152 w 259"/>
                              <a:gd name="T154" fmla="+- 0 -2829 -2891"/>
                              <a:gd name="T155" fmla="*/ -2829 h 68"/>
                              <a:gd name="T156" fmla="+- 0 6688 6508"/>
                              <a:gd name="T157" fmla="*/ T156 w 259"/>
                              <a:gd name="T158" fmla="+- 0 -2831 -2891"/>
                              <a:gd name="T159" fmla="*/ -2831 h 68"/>
                              <a:gd name="T160" fmla="+- 0 6716 6508"/>
                              <a:gd name="T161" fmla="*/ T160 w 259"/>
                              <a:gd name="T162" fmla="+- 0 -2824 -2891"/>
                              <a:gd name="T163" fmla="*/ -2824 h 68"/>
                              <a:gd name="T164" fmla="+- 0 6716 6508"/>
                              <a:gd name="T165" fmla="*/ T164 w 259"/>
                              <a:gd name="T166" fmla="+- 0 -2891 -2891"/>
                              <a:gd name="T167" fmla="*/ -2891 h 68"/>
                              <a:gd name="T168" fmla="+- 0 6731 6508"/>
                              <a:gd name="T169" fmla="*/ T168 w 259"/>
                              <a:gd name="T170" fmla="+- 0 -2882 -2891"/>
                              <a:gd name="T171" fmla="*/ -2882 h 68"/>
                              <a:gd name="T172" fmla="+- 0 6746 6508"/>
                              <a:gd name="T173" fmla="*/ T172 w 259"/>
                              <a:gd name="T174" fmla="+- 0 -2879 -2891"/>
                              <a:gd name="T175" fmla="*/ -2879 h 68"/>
                              <a:gd name="T176" fmla="+- 0 6746 6508"/>
                              <a:gd name="T177" fmla="*/ T176 w 259"/>
                              <a:gd name="T178" fmla="+- 0 -2830 -2891"/>
                              <a:gd name="T179" fmla="*/ -2830 h 68"/>
                              <a:gd name="T180" fmla="+- 0 6753 6508"/>
                              <a:gd name="T181" fmla="*/ T180 w 259"/>
                              <a:gd name="T182" fmla="+- 0 -2830 -2891"/>
                              <a:gd name="T183" fmla="*/ -2830 h 68"/>
                              <a:gd name="T184" fmla="+- 0 6732 6508"/>
                              <a:gd name="T185" fmla="*/ T184 w 259"/>
                              <a:gd name="T186" fmla="+- 0 -2830 -2891"/>
                              <a:gd name="T187" fmla="*/ -2830 h 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259" h="68">
                                <a:moveTo>
                                  <a:pt x="20" y="10"/>
                                </a:moveTo>
                                <a:lnTo>
                                  <a:pt x="0" y="10"/>
                                </a:lnTo>
                                <a:lnTo>
                                  <a:pt x="0" y="4"/>
                                </a:lnTo>
                                <a:lnTo>
                                  <a:pt x="20" y="4"/>
                                </a:lnTo>
                                <a:lnTo>
                                  <a:pt x="20" y="10"/>
                                </a:lnTo>
                                <a:close/>
                                <a:moveTo>
                                  <a:pt x="14" y="61"/>
                                </a:moveTo>
                                <a:lnTo>
                                  <a:pt x="7" y="61"/>
                                </a:lnTo>
                                <a:lnTo>
                                  <a:pt x="7" y="10"/>
                                </a:lnTo>
                                <a:lnTo>
                                  <a:pt x="14" y="10"/>
                                </a:lnTo>
                                <a:lnTo>
                                  <a:pt x="14" y="61"/>
                                </a:lnTo>
                                <a:close/>
                                <a:moveTo>
                                  <a:pt x="20" y="67"/>
                                </a:moveTo>
                                <a:lnTo>
                                  <a:pt x="0" y="67"/>
                                </a:lnTo>
                                <a:lnTo>
                                  <a:pt x="0" y="61"/>
                                </a:lnTo>
                                <a:lnTo>
                                  <a:pt x="20" y="61"/>
                                </a:lnTo>
                                <a:lnTo>
                                  <a:pt x="20" y="67"/>
                                </a:lnTo>
                                <a:close/>
                                <a:moveTo>
                                  <a:pt x="42" y="30"/>
                                </a:moveTo>
                                <a:lnTo>
                                  <a:pt x="37" y="30"/>
                                </a:lnTo>
                                <a:lnTo>
                                  <a:pt x="42" y="21"/>
                                </a:lnTo>
                                <a:lnTo>
                                  <a:pt x="59" y="21"/>
                                </a:lnTo>
                                <a:lnTo>
                                  <a:pt x="64" y="27"/>
                                </a:lnTo>
                                <a:lnTo>
                                  <a:pt x="44" y="27"/>
                                </a:lnTo>
                                <a:lnTo>
                                  <a:pt x="42" y="30"/>
                                </a:lnTo>
                                <a:close/>
                                <a:moveTo>
                                  <a:pt x="37" y="67"/>
                                </a:moveTo>
                                <a:lnTo>
                                  <a:pt x="30" y="67"/>
                                </a:lnTo>
                                <a:lnTo>
                                  <a:pt x="30" y="22"/>
                                </a:lnTo>
                                <a:lnTo>
                                  <a:pt x="37" y="22"/>
                                </a:lnTo>
                                <a:lnTo>
                                  <a:pt x="37" y="30"/>
                                </a:lnTo>
                                <a:lnTo>
                                  <a:pt x="42" y="30"/>
                                </a:lnTo>
                                <a:lnTo>
                                  <a:pt x="37" y="35"/>
                                </a:lnTo>
                                <a:lnTo>
                                  <a:pt x="37" y="67"/>
                                </a:lnTo>
                                <a:close/>
                                <a:moveTo>
                                  <a:pt x="67" y="67"/>
                                </a:moveTo>
                                <a:lnTo>
                                  <a:pt x="60" y="67"/>
                                </a:lnTo>
                                <a:lnTo>
                                  <a:pt x="60" y="27"/>
                                </a:lnTo>
                                <a:lnTo>
                                  <a:pt x="64" y="27"/>
                                </a:lnTo>
                                <a:lnTo>
                                  <a:pt x="67" y="31"/>
                                </a:lnTo>
                                <a:lnTo>
                                  <a:pt x="67" y="67"/>
                                </a:lnTo>
                                <a:close/>
                                <a:moveTo>
                                  <a:pt x="87" y="11"/>
                                </a:moveTo>
                                <a:lnTo>
                                  <a:pt x="83" y="11"/>
                                </a:lnTo>
                                <a:lnTo>
                                  <a:pt x="80" y="8"/>
                                </a:lnTo>
                                <a:lnTo>
                                  <a:pt x="80" y="4"/>
                                </a:lnTo>
                                <a:lnTo>
                                  <a:pt x="83" y="1"/>
                                </a:lnTo>
                                <a:lnTo>
                                  <a:pt x="87" y="1"/>
                                </a:lnTo>
                                <a:lnTo>
                                  <a:pt x="89" y="4"/>
                                </a:lnTo>
                                <a:lnTo>
                                  <a:pt x="89" y="8"/>
                                </a:lnTo>
                                <a:lnTo>
                                  <a:pt x="87" y="11"/>
                                </a:lnTo>
                                <a:close/>
                                <a:moveTo>
                                  <a:pt x="88" y="67"/>
                                </a:moveTo>
                                <a:lnTo>
                                  <a:pt x="81" y="67"/>
                                </a:lnTo>
                                <a:lnTo>
                                  <a:pt x="81" y="22"/>
                                </a:lnTo>
                                <a:lnTo>
                                  <a:pt x="88" y="22"/>
                                </a:lnTo>
                                <a:lnTo>
                                  <a:pt x="88" y="67"/>
                                </a:lnTo>
                                <a:close/>
                                <a:moveTo>
                                  <a:pt x="112" y="22"/>
                                </a:moveTo>
                                <a:lnTo>
                                  <a:pt x="105" y="22"/>
                                </a:lnTo>
                                <a:lnTo>
                                  <a:pt x="105" y="11"/>
                                </a:lnTo>
                                <a:lnTo>
                                  <a:pt x="112" y="9"/>
                                </a:lnTo>
                                <a:lnTo>
                                  <a:pt x="112" y="22"/>
                                </a:lnTo>
                                <a:close/>
                                <a:moveTo>
                                  <a:pt x="124" y="28"/>
                                </a:moveTo>
                                <a:lnTo>
                                  <a:pt x="97" y="28"/>
                                </a:lnTo>
                                <a:lnTo>
                                  <a:pt x="97" y="22"/>
                                </a:lnTo>
                                <a:lnTo>
                                  <a:pt x="124" y="22"/>
                                </a:lnTo>
                                <a:lnTo>
                                  <a:pt x="124" y="28"/>
                                </a:lnTo>
                                <a:close/>
                                <a:moveTo>
                                  <a:pt x="121" y="68"/>
                                </a:moveTo>
                                <a:lnTo>
                                  <a:pt x="105" y="68"/>
                                </a:lnTo>
                                <a:lnTo>
                                  <a:pt x="105" y="28"/>
                                </a:lnTo>
                                <a:lnTo>
                                  <a:pt x="112" y="28"/>
                                </a:lnTo>
                                <a:lnTo>
                                  <a:pt x="112" y="58"/>
                                </a:lnTo>
                                <a:lnTo>
                                  <a:pt x="115" y="62"/>
                                </a:lnTo>
                                <a:lnTo>
                                  <a:pt x="124" y="62"/>
                                </a:lnTo>
                                <a:lnTo>
                                  <a:pt x="124" y="67"/>
                                </a:lnTo>
                                <a:lnTo>
                                  <a:pt x="121" y="68"/>
                                </a:lnTo>
                                <a:close/>
                                <a:moveTo>
                                  <a:pt x="124" y="62"/>
                                </a:moveTo>
                                <a:lnTo>
                                  <a:pt x="122" y="62"/>
                                </a:lnTo>
                                <a:lnTo>
                                  <a:pt x="124" y="61"/>
                                </a:lnTo>
                                <a:lnTo>
                                  <a:pt x="124" y="62"/>
                                </a:lnTo>
                                <a:close/>
                                <a:moveTo>
                                  <a:pt x="139" y="11"/>
                                </a:moveTo>
                                <a:lnTo>
                                  <a:pt x="135" y="11"/>
                                </a:lnTo>
                                <a:lnTo>
                                  <a:pt x="132" y="8"/>
                                </a:lnTo>
                                <a:lnTo>
                                  <a:pt x="132" y="4"/>
                                </a:lnTo>
                                <a:lnTo>
                                  <a:pt x="135" y="1"/>
                                </a:lnTo>
                                <a:lnTo>
                                  <a:pt x="139" y="1"/>
                                </a:lnTo>
                                <a:lnTo>
                                  <a:pt x="142" y="4"/>
                                </a:lnTo>
                                <a:lnTo>
                                  <a:pt x="142" y="8"/>
                                </a:lnTo>
                                <a:lnTo>
                                  <a:pt x="139" y="11"/>
                                </a:lnTo>
                                <a:close/>
                                <a:moveTo>
                                  <a:pt x="141" y="67"/>
                                </a:moveTo>
                                <a:lnTo>
                                  <a:pt x="133" y="67"/>
                                </a:lnTo>
                                <a:lnTo>
                                  <a:pt x="133" y="22"/>
                                </a:lnTo>
                                <a:lnTo>
                                  <a:pt x="141" y="22"/>
                                </a:lnTo>
                                <a:lnTo>
                                  <a:pt x="141" y="67"/>
                                </a:lnTo>
                                <a:close/>
                                <a:moveTo>
                                  <a:pt x="156" y="33"/>
                                </a:moveTo>
                                <a:lnTo>
                                  <a:pt x="156" y="25"/>
                                </a:lnTo>
                                <a:lnTo>
                                  <a:pt x="163" y="21"/>
                                </a:lnTo>
                                <a:lnTo>
                                  <a:pt x="188" y="21"/>
                                </a:lnTo>
                                <a:lnTo>
                                  <a:pt x="188" y="27"/>
                                </a:lnTo>
                                <a:lnTo>
                                  <a:pt x="163" y="27"/>
                                </a:lnTo>
                                <a:lnTo>
                                  <a:pt x="156" y="33"/>
                                </a:lnTo>
                                <a:close/>
                                <a:moveTo>
                                  <a:pt x="175" y="68"/>
                                </a:moveTo>
                                <a:lnTo>
                                  <a:pt x="160" y="68"/>
                                </a:lnTo>
                                <a:lnTo>
                                  <a:pt x="152" y="61"/>
                                </a:lnTo>
                                <a:lnTo>
                                  <a:pt x="152" y="43"/>
                                </a:lnTo>
                                <a:lnTo>
                                  <a:pt x="180" y="39"/>
                                </a:lnTo>
                                <a:lnTo>
                                  <a:pt x="180" y="27"/>
                                </a:lnTo>
                                <a:lnTo>
                                  <a:pt x="188" y="27"/>
                                </a:lnTo>
                                <a:lnTo>
                                  <a:pt x="188" y="44"/>
                                </a:lnTo>
                                <a:lnTo>
                                  <a:pt x="180" y="44"/>
                                </a:lnTo>
                                <a:lnTo>
                                  <a:pt x="164" y="47"/>
                                </a:lnTo>
                                <a:lnTo>
                                  <a:pt x="159" y="50"/>
                                </a:lnTo>
                                <a:lnTo>
                                  <a:pt x="159" y="58"/>
                                </a:lnTo>
                                <a:lnTo>
                                  <a:pt x="164" y="62"/>
                                </a:lnTo>
                                <a:lnTo>
                                  <a:pt x="179" y="62"/>
                                </a:lnTo>
                                <a:lnTo>
                                  <a:pt x="175" y="68"/>
                                </a:lnTo>
                                <a:close/>
                                <a:moveTo>
                                  <a:pt x="179" y="62"/>
                                </a:moveTo>
                                <a:lnTo>
                                  <a:pt x="173" y="62"/>
                                </a:lnTo>
                                <a:lnTo>
                                  <a:pt x="180" y="55"/>
                                </a:lnTo>
                                <a:lnTo>
                                  <a:pt x="180" y="44"/>
                                </a:lnTo>
                                <a:lnTo>
                                  <a:pt x="188" y="44"/>
                                </a:lnTo>
                                <a:lnTo>
                                  <a:pt x="188" y="60"/>
                                </a:lnTo>
                                <a:lnTo>
                                  <a:pt x="180" y="60"/>
                                </a:lnTo>
                                <a:lnTo>
                                  <a:pt x="179" y="62"/>
                                </a:lnTo>
                                <a:close/>
                                <a:moveTo>
                                  <a:pt x="188" y="67"/>
                                </a:moveTo>
                                <a:lnTo>
                                  <a:pt x="180" y="67"/>
                                </a:lnTo>
                                <a:lnTo>
                                  <a:pt x="180" y="60"/>
                                </a:lnTo>
                                <a:lnTo>
                                  <a:pt x="188" y="60"/>
                                </a:lnTo>
                                <a:lnTo>
                                  <a:pt x="188" y="67"/>
                                </a:lnTo>
                                <a:close/>
                                <a:moveTo>
                                  <a:pt x="208" y="67"/>
                                </a:moveTo>
                                <a:lnTo>
                                  <a:pt x="201" y="67"/>
                                </a:lnTo>
                                <a:lnTo>
                                  <a:pt x="201" y="0"/>
                                </a:lnTo>
                                <a:lnTo>
                                  <a:pt x="208" y="0"/>
                                </a:lnTo>
                                <a:lnTo>
                                  <a:pt x="208" y="67"/>
                                </a:lnTo>
                                <a:close/>
                                <a:moveTo>
                                  <a:pt x="223" y="16"/>
                                </a:moveTo>
                                <a:lnTo>
                                  <a:pt x="223" y="9"/>
                                </a:lnTo>
                                <a:lnTo>
                                  <a:pt x="245" y="3"/>
                                </a:lnTo>
                                <a:lnTo>
                                  <a:pt x="245" y="12"/>
                                </a:lnTo>
                                <a:lnTo>
                                  <a:pt x="238" y="12"/>
                                </a:lnTo>
                                <a:lnTo>
                                  <a:pt x="223" y="16"/>
                                </a:lnTo>
                                <a:close/>
                                <a:moveTo>
                                  <a:pt x="245" y="61"/>
                                </a:moveTo>
                                <a:lnTo>
                                  <a:pt x="238" y="61"/>
                                </a:lnTo>
                                <a:lnTo>
                                  <a:pt x="238" y="12"/>
                                </a:lnTo>
                                <a:lnTo>
                                  <a:pt x="245" y="12"/>
                                </a:lnTo>
                                <a:lnTo>
                                  <a:pt x="245" y="61"/>
                                </a:lnTo>
                                <a:close/>
                                <a:moveTo>
                                  <a:pt x="259" y="67"/>
                                </a:moveTo>
                                <a:lnTo>
                                  <a:pt x="224" y="67"/>
                                </a:lnTo>
                                <a:lnTo>
                                  <a:pt x="224" y="61"/>
                                </a:lnTo>
                                <a:lnTo>
                                  <a:pt x="259" y="61"/>
                                </a:lnTo>
                                <a:lnTo>
                                  <a:pt x="259" y="6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62" name="Picture 6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6593" y="-2579"/>
                            <a:ext cx="151"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63" name="AutoShape 617"/>
                        <wps:cNvSpPr>
                          <a:spLocks/>
                        </wps:cNvSpPr>
                        <wps:spPr bwMode="auto">
                          <a:xfrm>
                            <a:off x="6311" y="-2695"/>
                            <a:ext cx="1565" cy="362"/>
                          </a:xfrm>
                          <a:custGeom>
                            <a:avLst/>
                            <a:gdLst>
                              <a:gd name="T0" fmla="+- 0 6319 6311"/>
                              <a:gd name="T1" fmla="*/ T0 w 1565"/>
                              <a:gd name="T2" fmla="+- 0 -2362 -2695"/>
                              <a:gd name="T3" fmla="*/ -2362 h 362"/>
                              <a:gd name="T4" fmla="+- 0 6343 6311"/>
                              <a:gd name="T5" fmla="*/ T4 w 1565"/>
                              <a:gd name="T6" fmla="+- 0 -2391 -2695"/>
                              <a:gd name="T7" fmla="*/ -2391 h 362"/>
                              <a:gd name="T8" fmla="+- 0 6362 6311"/>
                              <a:gd name="T9" fmla="*/ T8 w 1565"/>
                              <a:gd name="T10" fmla="+- 0 -2334 -2695"/>
                              <a:gd name="T11" fmla="*/ -2334 h 362"/>
                              <a:gd name="T12" fmla="+- 0 6354 6311"/>
                              <a:gd name="T13" fmla="*/ T12 w 1565"/>
                              <a:gd name="T14" fmla="+- 0 -2398 -2695"/>
                              <a:gd name="T15" fmla="*/ -2398 h 362"/>
                              <a:gd name="T16" fmla="+- 0 6363 6311"/>
                              <a:gd name="T17" fmla="*/ T16 w 1565"/>
                              <a:gd name="T18" fmla="+- 0 -2398 -2695"/>
                              <a:gd name="T19" fmla="*/ -2398 h 362"/>
                              <a:gd name="T20" fmla="+- 0 6384 6311"/>
                              <a:gd name="T21" fmla="*/ T20 w 1565"/>
                              <a:gd name="T22" fmla="+- 0 -2372 -2695"/>
                              <a:gd name="T23" fmla="*/ -2372 h 362"/>
                              <a:gd name="T24" fmla="+- 0 6384 6311"/>
                              <a:gd name="T25" fmla="*/ T24 w 1565"/>
                              <a:gd name="T26" fmla="+- 0 -2334 -2695"/>
                              <a:gd name="T27" fmla="*/ -2334 h 362"/>
                              <a:gd name="T28" fmla="+- 0 6407 6311"/>
                              <a:gd name="T29" fmla="*/ T28 w 1565"/>
                              <a:gd name="T30" fmla="+- 0 -2334 -2695"/>
                              <a:gd name="T31" fmla="*/ -2334 h 362"/>
                              <a:gd name="T32" fmla="+- 0 6429 6311"/>
                              <a:gd name="T33" fmla="*/ T32 w 1565"/>
                              <a:gd name="T34" fmla="+- 0 -2376 -2695"/>
                              <a:gd name="T35" fmla="*/ -2376 h 362"/>
                              <a:gd name="T36" fmla="+- 0 6453 6311"/>
                              <a:gd name="T37" fmla="*/ T36 w 1565"/>
                              <a:gd name="T38" fmla="+- 0 -2357 -2695"/>
                              <a:gd name="T39" fmla="*/ -2357 h 362"/>
                              <a:gd name="T40" fmla="+- 0 6432 6311"/>
                              <a:gd name="T41" fmla="*/ T40 w 1565"/>
                              <a:gd name="T42" fmla="+- 0 -2352 -2695"/>
                              <a:gd name="T43" fmla="*/ -2352 h 362"/>
                              <a:gd name="T44" fmla="+- 0 6424 6311"/>
                              <a:gd name="T45" fmla="*/ T44 w 1565"/>
                              <a:gd name="T46" fmla="+- 0 -2341 -2695"/>
                              <a:gd name="T47" fmla="*/ -2341 h 362"/>
                              <a:gd name="T48" fmla="+- 0 6453 6311"/>
                              <a:gd name="T49" fmla="*/ T48 w 1565"/>
                              <a:gd name="T50" fmla="+- 0 -2341 -2695"/>
                              <a:gd name="T51" fmla="*/ -2341 h 362"/>
                              <a:gd name="T52" fmla="+- 0 6460 6311"/>
                              <a:gd name="T53" fmla="*/ T52 w 1565"/>
                              <a:gd name="T54" fmla="+- 0 -2375 -2695"/>
                              <a:gd name="T55" fmla="*/ -2375 h 362"/>
                              <a:gd name="T56" fmla="+- 0 6481 6311"/>
                              <a:gd name="T57" fmla="*/ T56 w 1565"/>
                              <a:gd name="T58" fmla="+- 0 -2334 -2695"/>
                              <a:gd name="T59" fmla="*/ -2334 h 362"/>
                              <a:gd name="T60" fmla="+- 0 6518 6311"/>
                              <a:gd name="T61" fmla="*/ T60 w 1565"/>
                              <a:gd name="T62" fmla="+- 0 -2368 -2695"/>
                              <a:gd name="T63" fmla="*/ -2368 h 362"/>
                              <a:gd name="T64" fmla="+- 0 6501 6311"/>
                              <a:gd name="T65" fmla="*/ T64 w 1565"/>
                              <a:gd name="T66" fmla="+- 0 -2385 -2695"/>
                              <a:gd name="T67" fmla="*/ -2385 h 362"/>
                              <a:gd name="T68" fmla="+- 0 6529 6311"/>
                              <a:gd name="T69" fmla="*/ T68 w 1565"/>
                              <a:gd name="T70" fmla="+- 0 -2388 -2695"/>
                              <a:gd name="T71" fmla="*/ -2388 h 362"/>
                              <a:gd name="T72" fmla="+- 0 6503 6311"/>
                              <a:gd name="T73" fmla="*/ T72 w 1565"/>
                              <a:gd name="T74" fmla="+- 0 -2397 -2695"/>
                              <a:gd name="T75" fmla="*/ -2397 h 362"/>
                              <a:gd name="T76" fmla="+- 0 6500 6311"/>
                              <a:gd name="T77" fmla="*/ T76 w 1565"/>
                              <a:gd name="T78" fmla="+- 0 -2369 -2695"/>
                              <a:gd name="T79" fmla="*/ -2369 h 362"/>
                              <a:gd name="T80" fmla="+- 0 6524 6311"/>
                              <a:gd name="T81" fmla="*/ T80 w 1565"/>
                              <a:gd name="T82" fmla="+- 0 -2352 -2695"/>
                              <a:gd name="T83" fmla="*/ -2352 h 362"/>
                              <a:gd name="T84" fmla="+- 0 6499 6311"/>
                              <a:gd name="T85" fmla="*/ T84 w 1565"/>
                              <a:gd name="T86" fmla="+- 0 -2342 -2695"/>
                              <a:gd name="T87" fmla="*/ -2342 h 362"/>
                              <a:gd name="T88" fmla="+- 0 6499 6311"/>
                              <a:gd name="T89" fmla="*/ T88 w 1565"/>
                              <a:gd name="T90" fmla="+- 0 -2335 -2695"/>
                              <a:gd name="T91" fmla="*/ -2335 h 362"/>
                              <a:gd name="T92" fmla="+- 0 6528 6311"/>
                              <a:gd name="T93" fmla="*/ T92 w 1565"/>
                              <a:gd name="T94" fmla="+- 0 -2339 -2695"/>
                              <a:gd name="T95" fmla="*/ -2339 h 362"/>
                              <a:gd name="T96" fmla="+- 0 6553 6311"/>
                              <a:gd name="T97" fmla="*/ T96 w 1565"/>
                              <a:gd name="T98" fmla="+- 0 -2380 -2695"/>
                              <a:gd name="T99" fmla="*/ -2380 h 362"/>
                              <a:gd name="T100" fmla="+- 0 6538 6311"/>
                              <a:gd name="T101" fmla="*/ T100 w 1565"/>
                              <a:gd name="T102" fmla="+- 0 -2373 -2695"/>
                              <a:gd name="T103" fmla="*/ -2373 h 362"/>
                              <a:gd name="T104" fmla="+- 0 6564 6311"/>
                              <a:gd name="T105" fmla="*/ T104 w 1565"/>
                              <a:gd name="T106" fmla="+- 0 -2340 -2695"/>
                              <a:gd name="T107" fmla="*/ -2340 h 362"/>
                              <a:gd name="T108" fmla="+- 0 6553 6311"/>
                              <a:gd name="T109" fmla="*/ T108 w 1565"/>
                              <a:gd name="T110" fmla="+- 0 -2373 -2695"/>
                              <a:gd name="T111" fmla="*/ -2373 h 362"/>
                              <a:gd name="T112" fmla="+- 0 6575 6311"/>
                              <a:gd name="T113" fmla="*/ T112 w 1565"/>
                              <a:gd name="T114" fmla="+- 0 -2376 -2695"/>
                              <a:gd name="T115" fmla="*/ -2376 h 362"/>
                              <a:gd name="T116" fmla="+- 0 6599 6311"/>
                              <a:gd name="T117" fmla="*/ T116 w 1565"/>
                              <a:gd name="T118" fmla="+- 0 -2357 -2695"/>
                              <a:gd name="T119" fmla="*/ -2357 h 362"/>
                              <a:gd name="T120" fmla="+- 0 6578 6311"/>
                              <a:gd name="T121" fmla="*/ T120 w 1565"/>
                              <a:gd name="T122" fmla="+- 0 -2352 -2695"/>
                              <a:gd name="T123" fmla="*/ -2352 h 362"/>
                              <a:gd name="T124" fmla="+- 0 6571 6311"/>
                              <a:gd name="T125" fmla="*/ T124 w 1565"/>
                              <a:gd name="T126" fmla="+- 0 -2341 -2695"/>
                              <a:gd name="T127" fmla="*/ -2341 h 362"/>
                              <a:gd name="T128" fmla="+- 0 6599 6311"/>
                              <a:gd name="T129" fmla="*/ T128 w 1565"/>
                              <a:gd name="T130" fmla="+- 0 -2341 -2695"/>
                              <a:gd name="T131" fmla="*/ -2341 h 362"/>
                              <a:gd name="T132" fmla="+- 0 6606 6311"/>
                              <a:gd name="T133" fmla="*/ T132 w 1565"/>
                              <a:gd name="T134" fmla="+- 0 -2375 -2695"/>
                              <a:gd name="T135" fmla="*/ -2375 h 362"/>
                              <a:gd name="T136" fmla="+- 0 6622 6311"/>
                              <a:gd name="T137" fmla="*/ T136 w 1565"/>
                              <a:gd name="T138" fmla="+- 0 -2391 -2695"/>
                              <a:gd name="T139" fmla="*/ -2391 h 362"/>
                              <a:gd name="T140" fmla="+- 0 6622 6311"/>
                              <a:gd name="T141" fmla="*/ T140 w 1565"/>
                              <a:gd name="T142" fmla="+- 0 -2333 -2695"/>
                              <a:gd name="T143" fmla="*/ -2333 h 362"/>
                              <a:gd name="T144" fmla="+- 0 6639 6311"/>
                              <a:gd name="T145" fmla="*/ T144 w 1565"/>
                              <a:gd name="T146" fmla="+- 0 -2340 -2695"/>
                              <a:gd name="T147" fmla="*/ -2340 h 362"/>
                              <a:gd name="T148" fmla="+- 0 6641 6311"/>
                              <a:gd name="T149" fmla="*/ T148 w 1565"/>
                              <a:gd name="T150" fmla="+- 0 -2380 -2695"/>
                              <a:gd name="T151" fmla="*/ -2380 h 362"/>
                              <a:gd name="T152" fmla="+- 0 6655 6311"/>
                              <a:gd name="T153" fmla="*/ T152 w 1565"/>
                              <a:gd name="T154" fmla="+- 0 -2361 -2695"/>
                              <a:gd name="T155" fmla="*/ -2361 h 362"/>
                              <a:gd name="T156" fmla="+- 0 6679 6311"/>
                              <a:gd name="T157" fmla="*/ T156 w 1565"/>
                              <a:gd name="T158" fmla="+- 0 -2361 -2695"/>
                              <a:gd name="T159" fmla="*/ -2361 h 362"/>
                              <a:gd name="T160" fmla="+- 0 6647 6311"/>
                              <a:gd name="T161" fmla="*/ T160 w 1565"/>
                              <a:gd name="T162" fmla="+- 0 -2346 -2695"/>
                              <a:gd name="T163" fmla="*/ -2346 h 362"/>
                              <a:gd name="T164" fmla="+- 0 6684 6311"/>
                              <a:gd name="T165" fmla="*/ T164 w 1565"/>
                              <a:gd name="T166" fmla="+- 0 -2344 -2695"/>
                              <a:gd name="T167" fmla="*/ -2344 h 362"/>
                              <a:gd name="T168" fmla="+- 0 6687 6311"/>
                              <a:gd name="T169" fmla="*/ T168 w 1565"/>
                              <a:gd name="T170" fmla="+- 0 -2355 -2695"/>
                              <a:gd name="T171" fmla="*/ -2355 h 362"/>
                              <a:gd name="T172" fmla="+- 0 6720 6311"/>
                              <a:gd name="T173" fmla="*/ T172 w 1565"/>
                              <a:gd name="T174" fmla="+- 0 -2390 -2695"/>
                              <a:gd name="T175" fmla="*/ -2390 h 362"/>
                              <a:gd name="T176" fmla="+- 0 6713 6311"/>
                              <a:gd name="T177" fmla="*/ T176 w 1565"/>
                              <a:gd name="T178" fmla="+- 0 -2341 -2695"/>
                              <a:gd name="T179" fmla="*/ -2341 h 362"/>
                              <a:gd name="T180" fmla="+- 0 7755 6311"/>
                              <a:gd name="T181" fmla="*/ T180 w 1565"/>
                              <a:gd name="T182" fmla="+- 0 -2691 -2695"/>
                              <a:gd name="T183" fmla="*/ -2691 h 362"/>
                              <a:gd name="T184" fmla="+- 0 7736 6311"/>
                              <a:gd name="T185" fmla="*/ T184 w 1565"/>
                              <a:gd name="T186" fmla="+- 0 -2634 -2695"/>
                              <a:gd name="T187" fmla="*/ -2634 h 362"/>
                              <a:gd name="T188" fmla="+- 0 7749 6311"/>
                              <a:gd name="T189" fmla="*/ T188 w 1565"/>
                              <a:gd name="T190" fmla="+- 0 -2685 -2695"/>
                              <a:gd name="T191" fmla="*/ -2685 h 362"/>
                              <a:gd name="T192" fmla="+- 0 7796 6311"/>
                              <a:gd name="T193" fmla="*/ T192 w 1565"/>
                              <a:gd name="T194" fmla="+- 0 -2667 -2695"/>
                              <a:gd name="T195" fmla="*/ -2667 h 362"/>
                              <a:gd name="T196" fmla="+- 0 7769 6311"/>
                              <a:gd name="T197" fmla="*/ T196 w 1565"/>
                              <a:gd name="T198" fmla="+- 0 -2642 -2695"/>
                              <a:gd name="T199" fmla="*/ -2642 h 362"/>
                              <a:gd name="T200" fmla="+- 0 7796 6311"/>
                              <a:gd name="T201" fmla="*/ T200 w 1565"/>
                              <a:gd name="T202" fmla="+- 0 -2667 -2695"/>
                              <a:gd name="T203" fmla="*/ -2667 h 362"/>
                              <a:gd name="T204" fmla="+- 0 7762 6311"/>
                              <a:gd name="T205" fmla="*/ T204 w 1565"/>
                              <a:gd name="T206" fmla="+- 0 -2661 -2695"/>
                              <a:gd name="T207" fmla="*/ -2661 h 362"/>
                              <a:gd name="T208" fmla="+- 0 7796 6311"/>
                              <a:gd name="T209" fmla="*/ T208 w 1565"/>
                              <a:gd name="T210" fmla="+- 0 -2636 -2695"/>
                              <a:gd name="T211" fmla="*/ -2636 h 362"/>
                              <a:gd name="T212" fmla="+- 0 7804 6311"/>
                              <a:gd name="T213" fmla="*/ T212 w 1565"/>
                              <a:gd name="T214" fmla="+- 0 -2667 -2695"/>
                              <a:gd name="T215" fmla="*/ -2667 h 362"/>
                              <a:gd name="T216" fmla="+- 0 7825 6311"/>
                              <a:gd name="T217" fmla="*/ T216 w 1565"/>
                              <a:gd name="T218" fmla="+- 0 -2628 -2695"/>
                              <a:gd name="T219" fmla="*/ -2628 h 362"/>
                              <a:gd name="T220" fmla="+- 0 7869 6311"/>
                              <a:gd name="T221" fmla="*/ T220 w 1565"/>
                              <a:gd name="T222" fmla="+- 0 -2655 -2695"/>
                              <a:gd name="T223" fmla="*/ -2655 h 362"/>
                              <a:gd name="T224" fmla="+- 0 7869 6311"/>
                              <a:gd name="T225" fmla="*/ T224 w 1565"/>
                              <a:gd name="T226" fmla="+- 0 -2661 -2695"/>
                              <a:gd name="T227" fmla="*/ -2661 h 362"/>
                              <a:gd name="T228" fmla="+- 0 7837 6311"/>
                              <a:gd name="T229" fmla="*/ T228 w 1565"/>
                              <a:gd name="T230" fmla="+- 0 -2661 -2695"/>
                              <a:gd name="T231" fmla="*/ -2661 h 362"/>
                              <a:gd name="T232" fmla="+- 0 7873 6311"/>
                              <a:gd name="T233" fmla="*/ T232 w 1565"/>
                              <a:gd name="T234" fmla="+- 0 -2633 -2695"/>
                              <a:gd name="T235" fmla="*/ -2633 h 362"/>
                              <a:gd name="T236" fmla="+- 0 7844 6311"/>
                              <a:gd name="T237" fmla="*/ T236 w 1565"/>
                              <a:gd name="T238" fmla="+- 0 -2649 -2695"/>
                              <a:gd name="T239" fmla="*/ -2649 h 3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565" h="362">
                                <a:moveTo>
                                  <a:pt x="32" y="297"/>
                                </a:moveTo>
                                <a:lnTo>
                                  <a:pt x="0" y="297"/>
                                </a:lnTo>
                                <a:lnTo>
                                  <a:pt x="0" y="361"/>
                                </a:lnTo>
                                <a:lnTo>
                                  <a:pt x="8" y="361"/>
                                </a:lnTo>
                                <a:lnTo>
                                  <a:pt x="8" y="333"/>
                                </a:lnTo>
                                <a:lnTo>
                                  <a:pt x="31" y="333"/>
                                </a:lnTo>
                                <a:lnTo>
                                  <a:pt x="31" y="326"/>
                                </a:lnTo>
                                <a:lnTo>
                                  <a:pt x="8" y="326"/>
                                </a:lnTo>
                                <a:lnTo>
                                  <a:pt x="8" y="304"/>
                                </a:lnTo>
                                <a:lnTo>
                                  <a:pt x="32" y="304"/>
                                </a:lnTo>
                                <a:lnTo>
                                  <a:pt x="32" y="297"/>
                                </a:lnTo>
                                <a:moveTo>
                                  <a:pt x="51" y="315"/>
                                </a:moveTo>
                                <a:lnTo>
                                  <a:pt x="44" y="315"/>
                                </a:lnTo>
                                <a:lnTo>
                                  <a:pt x="44" y="361"/>
                                </a:lnTo>
                                <a:lnTo>
                                  <a:pt x="51" y="361"/>
                                </a:lnTo>
                                <a:lnTo>
                                  <a:pt x="51" y="315"/>
                                </a:lnTo>
                                <a:moveTo>
                                  <a:pt x="52" y="297"/>
                                </a:moveTo>
                                <a:lnTo>
                                  <a:pt x="49" y="295"/>
                                </a:lnTo>
                                <a:lnTo>
                                  <a:pt x="45" y="295"/>
                                </a:lnTo>
                                <a:lnTo>
                                  <a:pt x="43" y="297"/>
                                </a:lnTo>
                                <a:lnTo>
                                  <a:pt x="43" y="301"/>
                                </a:lnTo>
                                <a:lnTo>
                                  <a:pt x="45" y="304"/>
                                </a:lnTo>
                                <a:lnTo>
                                  <a:pt x="49" y="304"/>
                                </a:lnTo>
                                <a:lnTo>
                                  <a:pt x="52" y="301"/>
                                </a:lnTo>
                                <a:lnTo>
                                  <a:pt x="52" y="297"/>
                                </a:lnTo>
                                <a:moveTo>
                                  <a:pt x="103" y="324"/>
                                </a:moveTo>
                                <a:lnTo>
                                  <a:pt x="100" y="320"/>
                                </a:lnTo>
                                <a:lnTo>
                                  <a:pt x="95" y="314"/>
                                </a:lnTo>
                                <a:lnTo>
                                  <a:pt x="78" y="314"/>
                                </a:lnTo>
                                <a:lnTo>
                                  <a:pt x="73" y="323"/>
                                </a:lnTo>
                                <a:lnTo>
                                  <a:pt x="73" y="315"/>
                                </a:lnTo>
                                <a:lnTo>
                                  <a:pt x="65" y="315"/>
                                </a:lnTo>
                                <a:lnTo>
                                  <a:pt x="65" y="361"/>
                                </a:lnTo>
                                <a:lnTo>
                                  <a:pt x="73" y="361"/>
                                </a:lnTo>
                                <a:lnTo>
                                  <a:pt x="73" y="329"/>
                                </a:lnTo>
                                <a:lnTo>
                                  <a:pt x="78" y="323"/>
                                </a:lnTo>
                                <a:lnTo>
                                  <a:pt x="80" y="320"/>
                                </a:lnTo>
                                <a:lnTo>
                                  <a:pt x="96" y="320"/>
                                </a:lnTo>
                                <a:lnTo>
                                  <a:pt x="96" y="361"/>
                                </a:lnTo>
                                <a:lnTo>
                                  <a:pt x="103" y="361"/>
                                </a:lnTo>
                                <a:lnTo>
                                  <a:pt x="103" y="324"/>
                                </a:lnTo>
                                <a:moveTo>
                                  <a:pt x="149" y="314"/>
                                </a:moveTo>
                                <a:lnTo>
                                  <a:pt x="124" y="314"/>
                                </a:lnTo>
                                <a:lnTo>
                                  <a:pt x="118" y="319"/>
                                </a:lnTo>
                                <a:lnTo>
                                  <a:pt x="118" y="326"/>
                                </a:lnTo>
                                <a:lnTo>
                                  <a:pt x="124" y="320"/>
                                </a:lnTo>
                                <a:lnTo>
                                  <a:pt x="142" y="320"/>
                                </a:lnTo>
                                <a:lnTo>
                                  <a:pt x="142" y="332"/>
                                </a:lnTo>
                                <a:lnTo>
                                  <a:pt x="142" y="338"/>
                                </a:lnTo>
                                <a:lnTo>
                                  <a:pt x="142" y="348"/>
                                </a:lnTo>
                                <a:lnTo>
                                  <a:pt x="135" y="356"/>
                                </a:lnTo>
                                <a:lnTo>
                                  <a:pt x="125" y="356"/>
                                </a:lnTo>
                                <a:lnTo>
                                  <a:pt x="121" y="351"/>
                                </a:lnTo>
                                <a:lnTo>
                                  <a:pt x="121" y="343"/>
                                </a:lnTo>
                                <a:lnTo>
                                  <a:pt x="126" y="340"/>
                                </a:lnTo>
                                <a:lnTo>
                                  <a:pt x="142" y="338"/>
                                </a:lnTo>
                                <a:lnTo>
                                  <a:pt x="142" y="332"/>
                                </a:lnTo>
                                <a:lnTo>
                                  <a:pt x="113" y="336"/>
                                </a:lnTo>
                                <a:lnTo>
                                  <a:pt x="113" y="354"/>
                                </a:lnTo>
                                <a:lnTo>
                                  <a:pt x="121" y="362"/>
                                </a:lnTo>
                                <a:lnTo>
                                  <a:pt x="137" y="362"/>
                                </a:lnTo>
                                <a:lnTo>
                                  <a:pt x="140" y="356"/>
                                </a:lnTo>
                                <a:lnTo>
                                  <a:pt x="141" y="354"/>
                                </a:lnTo>
                                <a:lnTo>
                                  <a:pt x="142" y="354"/>
                                </a:lnTo>
                                <a:lnTo>
                                  <a:pt x="142" y="361"/>
                                </a:lnTo>
                                <a:lnTo>
                                  <a:pt x="149" y="361"/>
                                </a:lnTo>
                                <a:lnTo>
                                  <a:pt x="149" y="354"/>
                                </a:lnTo>
                                <a:lnTo>
                                  <a:pt x="149" y="338"/>
                                </a:lnTo>
                                <a:lnTo>
                                  <a:pt x="149" y="320"/>
                                </a:lnTo>
                                <a:lnTo>
                                  <a:pt x="149" y="314"/>
                                </a:lnTo>
                                <a:moveTo>
                                  <a:pt x="170" y="294"/>
                                </a:moveTo>
                                <a:lnTo>
                                  <a:pt x="162" y="294"/>
                                </a:lnTo>
                                <a:lnTo>
                                  <a:pt x="162" y="361"/>
                                </a:lnTo>
                                <a:lnTo>
                                  <a:pt x="170" y="361"/>
                                </a:lnTo>
                                <a:lnTo>
                                  <a:pt x="170" y="294"/>
                                </a:lnTo>
                                <a:moveTo>
                                  <a:pt x="221" y="341"/>
                                </a:moveTo>
                                <a:lnTo>
                                  <a:pt x="218" y="336"/>
                                </a:lnTo>
                                <a:lnTo>
                                  <a:pt x="213" y="331"/>
                                </a:lnTo>
                                <a:lnTo>
                                  <a:pt x="207" y="327"/>
                                </a:lnTo>
                                <a:lnTo>
                                  <a:pt x="201" y="324"/>
                                </a:lnTo>
                                <a:lnTo>
                                  <a:pt x="196" y="321"/>
                                </a:lnTo>
                                <a:lnTo>
                                  <a:pt x="192" y="318"/>
                                </a:lnTo>
                                <a:lnTo>
                                  <a:pt x="190" y="315"/>
                                </a:lnTo>
                                <a:lnTo>
                                  <a:pt x="190" y="310"/>
                                </a:lnTo>
                                <a:lnTo>
                                  <a:pt x="193" y="306"/>
                                </a:lnTo>
                                <a:lnTo>
                                  <a:pt x="196" y="304"/>
                                </a:lnTo>
                                <a:lnTo>
                                  <a:pt x="201" y="303"/>
                                </a:lnTo>
                                <a:lnTo>
                                  <a:pt x="212" y="303"/>
                                </a:lnTo>
                                <a:lnTo>
                                  <a:pt x="218" y="307"/>
                                </a:lnTo>
                                <a:lnTo>
                                  <a:pt x="218" y="303"/>
                                </a:lnTo>
                                <a:lnTo>
                                  <a:pt x="218" y="299"/>
                                </a:lnTo>
                                <a:lnTo>
                                  <a:pt x="214" y="296"/>
                                </a:lnTo>
                                <a:lnTo>
                                  <a:pt x="200" y="296"/>
                                </a:lnTo>
                                <a:lnTo>
                                  <a:pt x="192" y="298"/>
                                </a:lnTo>
                                <a:lnTo>
                                  <a:pt x="186" y="302"/>
                                </a:lnTo>
                                <a:lnTo>
                                  <a:pt x="182" y="309"/>
                                </a:lnTo>
                                <a:lnTo>
                                  <a:pt x="182" y="317"/>
                                </a:lnTo>
                                <a:lnTo>
                                  <a:pt x="185" y="322"/>
                                </a:lnTo>
                                <a:lnTo>
                                  <a:pt x="189" y="326"/>
                                </a:lnTo>
                                <a:lnTo>
                                  <a:pt x="195" y="330"/>
                                </a:lnTo>
                                <a:lnTo>
                                  <a:pt x="201" y="333"/>
                                </a:lnTo>
                                <a:lnTo>
                                  <a:pt x="207" y="336"/>
                                </a:lnTo>
                                <a:lnTo>
                                  <a:pt x="211" y="339"/>
                                </a:lnTo>
                                <a:lnTo>
                                  <a:pt x="213" y="343"/>
                                </a:lnTo>
                                <a:lnTo>
                                  <a:pt x="213" y="350"/>
                                </a:lnTo>
                                <a:lnTo>
                                  <a:pt x="206" y="355"/>
                                </a:lnTo>
                                <a:lnTo>
                                  <a:pt x="197" y="355"/>
                                </a:lnTo>
                                <a:lnTo>
                                  <a:pt x="193" y="354"/>
                                </a:lnTo>
                                <a:lnTo>
                                  <a:pt x="188" y="353"/>
                                </a:lnTo>
                                <a:lnTo>
                                  <a:pt x="184" y="351"/>
                                </a:lnTo>
                                <a:lnTo>
                                  <a:pt x="182" y="349"/>
                                </a:lnTo>
                                <a:lnTo>
                                  <a:pt x="182" y="358"/>
                                </a:lnTo>
                                <a:lnTo>
                                  <a:pt x="184" y="359"/>
                                </a:lnTo>
                                <a:lnTo>
                                  <a:pt x="188" y="360"/>
                                </a:lnTo>
                                <a:lnTo>
                                  <a:pt x="192" y="361"/>
                                </a:lnTo>
                                <a:lnTo>
                                  <a:pt x="197" y="362"/>
                                </a:lnTo>
                                <a:lnTo>
                                  <a:pt x="203" y="362"/>
                                </a:lnTo>
                                <a:lnTo>
                                  <a:pt x="211" y="360"/>
                                </a:lnTo>
                                <a:lnTo>
                                  <a:pt x="217" y="356"/>
                                </a:lnTo>
                                <a:lnTo>
                                  <a:pt x="218" y="355"/>
                                </a:lnTo>
                                <a:lnTo>
                                  <a:pt x="221" y="349"/>
                                </a:lnTo>
                                <a:lnTo>
                                  <a:pt x="221" y="341"/>
                                </a:lnTo>
                                <a:moveTo>
                                  <a:pt x="253" y="315"/>
                                </a:moveTo>
                                <a:lnTo>
                                  <a:pt x="242" y="315"/>
                                </a:lnTo>
                                <a:lnTo>
                                  <a:pt x="242" y="302"/>
                                </a:lnTo>
                                <a:lnTo>
                                  <a:pt x="235" y="304"/>
                                </a:lnTo>
                                <a:lnTo>
                                  <a:pt x="235" y="315"/>
                                </a:lnTo>
                                <a:lnTo>
                                  <a:pt x="227" y="315"/>
                                </a:lnTo>
                                <a:lnTo>
                                  <a:pt x="227" y="322"/>
                                </a:lnTo>
                                <a:lnTo>
                                  <a:pt x="235" y="322"/>
                                </a:lnTo>
                                <a:lnTo>
                                  <a:pt x="235" y="362"/>
                                </a:lnTo>
                                <a:lnTo>
                                  <a:pt x="251" y="362"/>
                                </a:lnTo>
                                <a:lnTo>
                                  <a:pt x="253" y="360"/>
                                </a:lnTo>
                                <a:lnTo>
                                  <a:pt x="253" y="355"/>
                                </a:lnTo>
                                <a:lnTo>
                                  <a:pt x="253" y="354"/>
                                </a:lnTo>
                                <a:lnTo>
                                  <a:pt x="251" y="355"/>
                                </a:lnTo>
                                <a:lnTo>
                                  <a:pt x="245" y="355"/>
                                </a:lnTo>
                                <a:lnTo>
                                  <a:pt x="242" y="352"/>
                                </a:lnTo>
                                <a:lnTo>
                                  <a:pt x="242" y="322"/>
                                </a:lnTo>
                                <a:lnTo>
                                  <a:pt x="253" y="322"/>
                                </a:lnTo>
                                <a:lnTo>
                                  <a:pt x="253" y="315"/>
                                </a:lnTo>
                                <a:moveTo>
                                  <a:pt x="295" y="314"/>
                                </a:moveTo>
                                <a:lnTo>
                                  <a:pt x="271" y="314"/>
                                </a:lnTo>
                                <a:lnTo>
                                  <a:pt x="264" y="319"/>
                                </a:lnTo>
                                <a:lnTo>
                                  <a:pt x="264" y="326"/>
                                </a:lnTo>
                                <a:lnTo>
                                  <a:pt x="271" y="320"/>
                                </a:lnTo>
                                <a:lnTo>
                                  <a:pt x="288" y="320"/>
                                </a:lnTo>
                                <a:lnTo>
                                  <a:pt x="288" y="332"/>
                                </a:lnTo>
                                <a:lnTo>
                                  <a:pt x="288" y="338"/>
                                </a:lnTo>
                                <a:lnTo>
                                  <a:pt x="288" y="348"/>
                                </a:lnTo>
                                <a:lnTo>
                                  <a:pt x="281" y="356"/>
                                </a:lnTo>
                                <a:lnTo>
                                  <a:pt x="272" y="356"/>
                                </a:lnTo>
                                <a:lnTo>
                                  <a:pt x="267" y="351"/>
                                </a:lnTo>
                                <a:lnTo>
                                  <a:pt x="267" y="343"/>
                                </a:lnTo>
                                <a:lnTo>
                                  <a:pt x="272" y="340"/>
                                </a:lnTo>
                                <a:lnTo>
                                  <a:pt x="288" y="338"/>
                                </a:lnTo>
                                <a:lnTo>
                                  <a:pt x="288" y="332"/>
                                </a:lnTo>
                                <a:lnTo>
                                  <a:pt x="260" y="336"/>
                                </a:lnTo>
                                <a:lnTo>
                                  <a:pt x="260" y="354"/>
                                </a:lnTo>
                                <a:lnTo>
                                  <a:pt x="267" y="362"/>
                                </a:lnTo>
                                <a:lnTo>
                                  <a:pt x="283" y="362"/>
                                </a:lnTo>
                                <a:lnTo>
                                  <a:pt x="287" y="356"/>
                                </a:lnTo>
                                <a:lnTo>
                                  <a:pt x="288" y="354"/>
                                </a:lnTo>
                                <a:lnTo>
                                  <a:pt x="288" y="361"/>
                                </a:lnTo>
                                <a:lnTo>
                                  <a:pt x="295" y="361"/>
                                </a:lnTo>
                                <a:lnTo>
                                  <a:pt x="295" y="354"/>
                                </a:lnTo>
                                <a:lnTo>
                                  <a:pt x="295" y="338"/>
                                </a:lnTo>
                                <a:lnTo>
                                  <a:pt x="295" y="320"/>
                                </a:lnTo>
                                <a:lnTo>
                                  <a:pt x="295" y="314"/>
                                </a:lnTo>
                                <a:moveTo>
                                  <a:pt x="330" y="315"/>
                                </a:moveTo>
                                <a:lnTo>
                                  <a:pt x="319" y="315"/>
                                </a:lnTo>
                                <a:lnTo>
                                  <a:pt x="319" y="302"/>
                                </a:lnTo>
                                <a:lnTo>
                                  <a:pt x="311" y="304"/>
                                </a:lnTo>
                                <a:lnTo>
                                  <a:pt x="311" y="315"/>
                                </a:lnTo>
                                <a:lnTo>
                                  <a:pt x="304" y="315"/>
                                </a:lnTo>
                                <a:lnTo>
                                  <a:pt x="304" y="322"/>
                                </a:lnTo>
                                <a:lnTo>
                                  <a:pt x="311" y="322"/>
                                </a:lnTo>
                                <a:lnTo>
                                  <a:pt x="311" y="362"/>
                                </a:lnTo>
                                <a:lnTo>
                                  <a:pt x="327" y="362"/>
                                </a:lnTo>
                                <a:lnTo>
                                  <a:pt x="330" y="360"/>
                                </a:lnTo>
                                <a:lnTo>
                                  <a:pt x="330" y="355"/>
                                </a:lnTo>
                                <a:lnTo>
                                  <a:pt x="330" y="354"/>
                                </a:lnTo>
                                <a:lnTo>
                                  <a:pt x="328" y="355"/>
                                </a:lnTo>
                                <a:lnTo>
                                  <a:pt x="322" y="355"/>
                                </a:lnTo>
                                <a:lnTo>
                                  <a:pt x="319" y="352"/>
                                </a:lnTo>
                                <a:lnTo>
                                  <a:pt x="319" y="322"/>
                                </a:lnTo>
                                <a:lnTo>
                                  <a:pt x="330" y="322"/>
                                </a:lnTo>
                                <a:lnTo>
                                  <a:pt x="330" y="315"/>
                                </a:lnTo>
                                <a:moveTo>
                                  <a:pt x="376" y="326"/>
                                </a:moveTo>
                                <a:lnTo>
                                  <a:pt x="371" y="320"/>
                                </a:lnTo>
                                <a:lnTo>
                                  <a:pt x="368" y="317"/>
                                </a:lnTo>
                                <a:lnTo>
                                  <a:pt x="368" y="334"/>
                                </a:lnTo>
                                <a:lnTo>
                                  <a:pt x="344" y="334"/>
                                </a:lnTo>
                                <a:lnTo>
                                  <a:pt x="345" y="328"/>
                                </a:lnTo>
                                <a:lnTo>
                                  <a:pt x="352" y="320"/>
                                </a:lnTo>
                                <a:lnTo>
                                  <a:pt x="362" y="320"/>
                                </a:lnTo>
                                <a:lnTo>
                                  <a:pt x="368" y="327"/>
                                </a:lnTo>
                                <a:lnTo>
                                  <a:pt x="368" y="334"/>
                                </a:lnTo>
                                <a:lnTo>
                                  <a:pt x="368" y="317"/>
                                </a:lnTo>
                                <a:lnTo>
                                  <a:pt x="366" y="314"/>
                                </a:lnTo>
                                <a:lnTo>
                                  <a:pt x="348" y="314"/>
                                </a:lnTo>
                                <a:lnTo>
                                  <a:pt x="336" y="328"/>
                                </a:lnTo>
                                <a:lnTo>
                                  <a:pt x="336" y="349"/>
                                </a:lnTo>
                                <a:lnTo>
                                  <a:pt x="347" y="362"/>
                                </a:lnTo>
                                <a:lnTo>
                                  <a:pt x="367" y="362"/>
                                </a:lnTo>
                                <a:lnTo>
                                  <a:pt x="373" y="357"/>
                                </a:lnTo>
                                <a:lnTo>
                                  <a:pt x="373" y="356"/>
                                </a:lnTo>
                                <a:lnTo>
                                  <a:pt x="373" y="351"/>
                                </a:lnTo>
                                <a:lnTo>
                                  <a:pt x="366" y="356"/>
                                </a:lnTo>
                                <a:lnTo>
                                  <a:pt x="352" y="356"/>
                                </a:lnTo>
                                <a:lnTo>
                                  <a:pt x="344" y="347"/>
                                </a:lnTo>
                                <a:lnTo>
                                  <a:pt x="344" y="340"/>
                                </a:lnTo>
                                <a:lnTo>
                                  <a:pt x="376" y="340"/>
                                </a:lnTo>
                                <a:lnTo>
                                  <a:pt x="376" y="334"/>
                                </a:lnTo>
                                <a:lnTo>
                                  <a:pt x="376" y="326"/>
                                </a:lnTo>
                                <a:moveTo>
                                  <a:pt x="423" y="354"/>
                                </a:moveTo>
                                <a:lnTo>
                                  <a:pt x="409" y="354"/>
                                </a:lnTo>
                                <a:lnTo>
                                  <a:pt x="409" y="305"/>
                                </a:lnTo>
                                <a:lnTo>
                                  <a:pt x="409" y="296"/>
                                </a:lnTo>
                                <a:lnTo>
                                  <a:pt x="387" y="303"/>
                                </a:lnTo>
                                <a:lnTo>
                                  <a:pt x="387" y="309"/>
                                </a:lnTo>
                                <a:lnTo>
                                  <a:pt x="402" y="305"/>
                                </a:lnTo>
                                <a:lnTo>
                                  <a:pt x="402" y="354"/>
                                </a:lnTo>
                                <a:lnTo>
                                  <a:pt x="387" y="354"/>
                                </a:lnTo>
                                <a:lnTo>
                                  <a:pt x="387" y="361"/>
                                </a:lnTo>
                                <a:lnTo>
                                  <a:pt x="423" y="361"/>
                                </a:lnTo>
                                <a:lnTo>
                                  <a:pt x="423" y="354"/>
                                </a:lnTo>
                                <a:moveTo>
                                  <a:pt x="1444" y="4"/>
                                </a:moveTo>
                                <a:lnTo>
                                  <a:pt x="1425" y="4"/>
                                </a:lnTo>
                                <a:lnTo>
                                  <a:pt x="1425" y="10"/>
                                </a:lnTo>
                                <a:lnTo>
                                  <a:pt x="1431" y="10"/>
                                </a:lnTo>
                                <a:lnTo>
                                  <a:pt x="1431" y="61"/>
                                </a:lnTo>
                                <a:lnTo>
                                  <a:pt x="1425" y="61"/>
                                </a:lnTo>
                                <a:lnTo>
                                  <a:pt x="1425" y="67"/>
                                </a:lnTo>
                                <a:lnTo>
                                  <a:pt x="1444" y="67"/>
                                </a:lnTo>
                                <a:lnTo>
                                  <a:pt x="1444" y="61"/>
                                </a:lnTo>
                                <a:lnTo>
                                  <a:pt x="1438" y="61"/>
                                </a:lnTo>
                                <a:lnTo>
                                  <a:pt x="1438" y="10"/>
                                </a:lnTo>
                                <a:lnTo>
                                  <a:pt x="1444" y="10"/>
                                </a:lnTo>
                                <a:lnTo>
                                  <a:pt x="1444" y="4"/>
                                </a:lnTo>
                                <a:moveTo>
                                  <a:pt x="1493" y="0"/>
                                </a:moveTo>
                                <a:lnTo>
                                  <a:pt x="1485" y="0"/>
                                </a:lnTo>
                                <a:lnTo>
                                  <a:pt x="1485" y="28"/>
                                </a:lnTo>
                                <a:lnTo>
                                  <a:pt x="1485" y="34"/>
                                </a:lnTo>
                                <a:lnTo>
                                  <a:pt x="1485" y="53"/>
                                </a:lnTo>
                                <a:lnTo>
                                  <a:pt x="1478" y="62"/>
                                </a:lnTo>
                                <a:lnTo>
                                  <a:pt x="1466" y="62"/>
                                </a:lnTo>
                                <a:lnTo>
                                  <a:pt x="1458" y="53"/>
                                </a:lnTo>
                                <a:lnTo>
                                  <a:pt x="1458" y="37"/>
                                </a:lnTo>
                                <a:lnTo>
                                  <a:pt x="1466" y="27"/>
                                </a:lnTo>
                                <a:lnTo>
                                  <a:pt x="1478" y="27"/>
                                </a:lnTo>
                                <a:lnTo>
                                  <a:pt x="1485" y="34"/>
                                </a:lnTo>
                                <a:lnTo>
                                  <a:pt x="1485" y="28"/>
                                </a:lnTo>
                                <a:lnTo>
                                  <a:pt x="1484" y="27"/>
                                </a:lnTo>
                                <a:lnTo>
                                  <a:pt x="1481" y="21"/>
                                </a:lnTo>
                                <a:lnTo>
                                  <a:pt x="1462" y="21"/>
                                </a:lnTo>
                                <a:lnTo>
                                  <a:pt x="1451" y="34"/>
                                </a:lnTo>
                                <a:lnTo>
                                  <a:pt x="1451" y="56"/>
                                </a:lnTo>
                                <a:lnTo>
                                  <a:pt x="1461" y="68"/>
                                </a:lnTo>
                                <a:lnTo>
                                  <a:pt x="1480" y="68"/>
                                </a:lnTo>
                                <a:lnTo>
                                  <a:pt x="1484" y="62"/>
                                </a:lnTo>
                                <a:lnTo>
                                  <a:pt x="1485" y="59"/>
                                </a:lnTo>
                                <a:lnTo>
                                  <a:pt x="1485" y="67"/>
                                </a:lnTo>
                                <a:lnTo>
                                  <a:pt x="1493" y="67"/>
                                </a:lnTo>
                                <a:lnTo>
                                  <a:pt x="1493" y="59"/>
                                </a:lnTo>
                                <a:lnTo>
                                  <a:pt x="1493" y="28"/>
                                </a:lnTo>
                                <a:lnTo>
                                  <a:pt x="1493" y="0"/>
                                </a:lnTo>
                                <a:moveTo>
                                  <a:pt x="1514" y="0"/>
                                </a:moveTo>
                                <a:lnTo>
                                  <a:pt x="1507" y="0"/>
                                </a:lnTo>
                                <a:lnTo>
                                  <a:pt x="1507" y="67"/>
                                </a:lnTo>
                                <a:lnTo>
                                  <a:pt x="1514" y="67"/>
                                </a:lnTo>
                                <a:lnTo>
                                  <a:pt x="1514" y="0"/>
                                </a:lnTo>
                                <a:moveTo>
                                  <a:pt x="1565" y="32"/>
                                </a:moveTo>
                                <a:lnTo>
                                  <a:pt x="1561" y="27"/>
                                </a:lnTo>
                                <a:lnTo>
                                  <a:pt x="1558" y="23"/>
                                </a:lnTo>
                                <a:lnTo>
                                  <a:pt x="1558" y="40"/>
                                </a:lnTo>
                                <a:lnTo>
                                  <a:pt x="1534" y="40"/>
                                </a:lnTo>
                                <a:lnTo>
                                  <a:pt x="1534" y="34"/>
                                </a:lnTo>
                                <a:lnTo>
                                  <a:pt x="1542" y="27"/>
                                </a:lnTo>
                                <a:lnTo>
                                  <a:pt x="1552" y="27"/>
                                </a:lnTo>
                                <a:lnTo>
                                  <a:pt x="1558" y="34"/>
                                </a:lnTo>
                                <a:lnTo>
                                  <a:pt x="1558" y="40"/>
                                </a:lnTo>
                                <a:lnTo>
                                  <a:pt x="1558" y="23"/>
                                </a:lnTo>
                                <a:lnTo>
                                  <a:pt x="1556" y="21"/>
                                </a:lnTo>
                                <a:lnTo>
                                  <a:pt x="1538" y="21"/>
                                </a:lnTo>
                                <a:lnTo>
                                  <a:pt x="1526" y="34"/>
                                </a:lnTo>
                                <a:lnTo>
                                  <a:pt x="1526" y="56"/>
                                </a:lnTo>
                                <a:lnTo>
                                  <a:pt x="1537" y="68"/>
                                </a:lnTo>
                                <a:lnTo>
                                  <a:pt x="1556" y="68"/>
                                </a:lnTo>
                                <a:lnTo>
                                  <a:pt x="1562" y="64"/>
                                </a:lnTo>
                                <a:lnTo>
                                  <a:pt x="1562" y="62"/>
                                </a:lnTo>
                                <a:lnTo>
                                  <a:pt x="1562" y="57"/>
                                </a:lnTo>
                                <a:lnTo>
                                  <a:pt x="1556" y="62"/>
                                </a:lnTo>
                                <a:lnTo>
                                  <a:pt x="1541" y="62"/>
                                </a:lnTo>
                                <a:lnTo>
                                  <a:pt x="1534" y="54"/>
                                </a:lnTo>
                                <a:lnTo>
                                  <a:pt x="1533" y="46"/>
                                </a:lnTo>
                                <a:lnTo>
                                  <a:pt x="1565" y="46"/>
                                </a:lnTo>
                                <a:lnTo>
                                  <a:pt x="1565" y="40"/>
                                </a:lnTo>
                                <a:lnTo>
                                  <a:pt x="1565" y="32"/>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4" name="Freeform 616"/>
                        <wps:cNvSpPr>
                          <a:spLocks/>
                        </wps:cNvSpPr>
                        <wps:spPr bwMode="auto">
                          <a:xfrm>
                            <a:off x="7335" y="-2748"/>
                            <a:ext cx="934" cy="271"/>
                          </a:xfrm>
                          <a:custGeom>
                            <a:avLst/>
                            <a:gdLst>
                              <a:gd name="T0" fmla="+- 0 7335 7335"/>
                              <a:gd name="T1" fmla="*/ T0 w 934"/>
                              <a:gd name="T2" fmla="+- 0 -2673 -2748"/>
                              <a:gd name="T3" fmla="*/ -2673 h 271"/>
                              <a:gd name="T4" fmla="+- 0 7335 7335"/>
                              <a:gd name="T5" fmla="*/ T4 w 934"/>
                              <a:gd name="T6" fmla="+- 0 -2553 -2748"/>
                              <a:gd name="T7" fmla="*/ -2553 h 271"/>
                              <a:gd name="T8" fmla="+- 0 7340 7335"/>
                              <a:gd name="T9" fmla="*/ T8 w 934"/>
                              <a:gd name="T10" fmla="+- 0 -2523 -2748"/>
                              <a:gd name="T11" fmla="*/ -2523 h 271"/>
                              <a:gd name="T12" fmla="+- 0 7357 7335"/>
                              <a:gd name="T13" fmla="*/ T12 w 934"/>
                              <a:gd name="T14" fmla="+- 0 -2499 -2748"/>
                              <a:gd name="T15" fmla="*/ -2499 h 271"/>
                              <a:gd name="T16" fmla="+- 0 7381 7335"/>
                              <a:gd name="T17" fmla="*/ T16 w 934"/>
                              <a:gd name="T18" fmla="+- 0 -2483 -2748"/>
                              <a:gd name="T19" fmla="*/ -2483 h 271"/>
                              <a:gd name="T20" fmla="+- 0 7410 7335"/>
                              <a:gd name="T21" fmla="*/ T20 w 934"/>
                              <a:gd name="T22" fmla="+- 0 -2477 -2748"/>
                              <a:gd name="T23" fmla="*/ -2477 h 271"/>
                              <a:gd name="T24" fmla="+- 0 8193 7335"/>
                              <a:gd name="T25" fmla="*/ T24 w 934"/>
                              <a:gd name="T26" fmla="+- 0 -2477 -2748"/>
                              <a:gd name="T27" fmla="*/ -2477 h 271"/>
                              <a:gd name="T28" fmla="+- 0 8222 7335"/>
                              <a:gd name="T29" fmla="*/ T28 w 934"/>
                              <a:gd name="T30" fmla="+- 0 -2483 -2748"/>
                              <a:gd name="T31" fmla="*/ -2483 h 271"/>
                              <a:gd name="T32" fmla="+- 0 8246 7335"/>
                              <a:gd name="T33" fmla="*/ T32 w 934"/>
                              <a:gd name="T34" fmla="+- 0 -2499 -2748"/>
                              <a:gd name="T35" fmla="*/ -2499 h 271"/>
                              <a:gd name="T36" fmla="+- 0 8262 7335"/>
                              <a:gd name="T37" fmla="*/ T36 w 934"/>
                              <a:gd name="T38" fmla="+- 0 -2523 -2748"/>
                              <a:gd name="T39" fmla="*/ -2523 h 271"/>
                              <a:gd name="T40" fmla="+- 0 8268 7335"/>
                              <a:gd name="T41" fmla="*/ T40 w 934"/>
                              <a:gd name="T42" fmla="+- 0 -2553 -2748"/>
                              <a:gd name="T43" fmla="*/ -2553 h 271"/>
                              <a:gd name="T44" fmla="+- 0 8268 7335"/>
                              <a:gd name="T45" fmla="*/ T44 w 934"/>
                              <a:gd name="T46" fmla="+- 0 -2673 -2748"/>
                              <a:gd name="T47" fmla="*/ -2673 h 271"/>
                              <a:gd name="T48" fmla="+- 0 8262 7335"/>
                              <a:gd name="T49" fmla="*/ T48 w 934"/>
                              <a:gd name="T50" fmla="+- 0 -2702 -2748"/>
                              <a:gd name="T51" fmla="*/ -2702 h 271"/>
                              <a:gd name="T52" fmla="+- 0 8246 7335"/>
                              <a:gd name="T53" fmla="*/ T52 w 934"/>
                              <a:gd name="T54" fmla="+- 0 -2726 -2748"/>
                              <a:gd name="T55" fmla="*/ -2726 h 271"/>
                              <a:gd name="T56" fmla="+- 0 8222 7335"/>
                              <a:gd name="T57" fmla="*/ T56 w 934"/>
                              <a:gd name="T58" fmla="+- 0 -2743 -2748"/>
                              <a:gd name="T59" fmla="*/ -2743 h 271"/>
                              <a:gd name="T60" fmla="+- 0 8193 7335"/>
                              <a:gd name="T61" fmla="*/ T60 w 934"/>
                              <a:gd name="T62" fmla="+- 0 -2748 -2748"/>
                              <a:gd name="T63" fmla="*/ -2748 h 271"/>
                              <a:gd name="T64" fmla="+- 0 7410 7335"/>
                              <a:gd name="T65" fmla="*/ T64 w 934"/>
                              <a:gd name="T66" fmla="+- 0 -2748 -2748"/>
                              <a:gd name="T67" fmla="*/ -2748 h 271"/>
                              <a:gd name="T68" fmla="+- 0 7381 7335"/>
                              <a:gd name="T69" fmla="*/ T68 w 934"/>
                              <a:gd name="T70" fmla="+- 0 -2743 -2748"/>
                              <a:gd name="T71" fmla="*/ -2743 h 271"/>
                              <a:gd name="T72" fmla="+- 0 7357 7335"/>
                              <a:gd name="T73" fmla="*/ T72 w 934"/>
                              <a:gd name="T74" fmla="+- 0 -2726 -2748"/>
                              <a:gd name="T75" fmla="*/ -2726 h 271"/>
                              <a:gd name="T76" fmla="+- 0 7340 7335"/>
                              <a:gd name="T77" fmla="*/ T76 w 934"/>
                              <a:gd name="T78" fmla="+- 0 -2702 -2748"/>
                              <a:gd name="T79" fmla="*/ -2702 h 271"/>
                              <a:gd name="T80" fmla="+- 0 7335 7335"/>
                              <a:gd name="T81" fmla="*/ T80 w 934"/>
                              <a:gd name="T82" fmla="+- 0 -2673 -2748"/>
                              <a:gd name="T83" fmla="*/ -2673 h 27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34" h="271">
                                <a:moveTo>
                                  <a:pt x="0" y="75"/>
                                </a:moveTo>
                                <a:lnTo>
                                  <a:pt x="0" y="195"/>
                                </a:lnTo>
                                <a:lnTo>
                                  <a:pt x="5" y="225"/>
                                </a:lnTo>
                                <a:lnTo>
                                  <a:pt x="22" y="249"/>
                                </a:lnTo>
                                <a:lnTo>
                                  <a:pt x="46" y="265"/>
                                </a:lnTo>
                                <a:lnTo>
                                  <a:pt x="75" y="271"/>
                                </a:lnTo>
                                <a:lnTo>
                                  <a:pt x="858" y="271"/>
                                </a:lnTo>
                                <a:lnTo>
                                  <a:pt x="887" y="265"/>
                                </a:lnTo>
                                <a:lnTo>
                                  <a:pt x="911" y="249"/>
                                </a:lnTo>
                                <a:lnTo>
                                  <a:pt x="927" y="225"/>
                                </a:lnTo>
                                <a:lnTo>
                                  <a:pt x="933" y="195"/>
                                </a:lnTo>
                                <a:lnTo>
                                  <a:pt x="933" y="75"/>
                                </a:lnTo>
                                <a:lnTo>
                                  <a:pt x="927" y="46"/>
                                </a:lnTo>
                                <a:lnTo>
                                  <a:pt x="911" y="22"/>
                                </a:lnTo>
                                <a:lnTo>
                                  <a:pt x="887" y="5"/>
                                </a:lnTo>
                                <a:lnTo>
                                  <a:pt x="858" y="0"/>
                                </a:lnTo>
                                <a:lnTo>
                                  <a:pt x="75" y="0"/>
                                </a:lnTo>
                                <a:lnTo>
                                  <a:pt x="46" y="5"/>
                                </a:lnTo>
                                <a:lnTo>
                                  <a:pt x="22" y="22"/>
                                </a:lnTo>
                                <a:lnTo>
                                  <a:pt x="5" y="46"/>
                                </a:lnTo>
                                <a:lnTo>
                                  <a:pt x="0" y="75"/>
                                </a:lnTo>
                                <a:close/>
                              </a:path>
                            </a:pathLst>
                          </a:custGeom>
                          <a:noFill/>
                          <a:ln w="52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5" name="AutoShape 615"/>
                        <wps:cNvSpPr>
                          <a:spLocks/>
                        </wps:cNvSpPr>
                        <wps:spPr bwMode="auto">
                          <a:xfrm>
                            <a:off x="10482" y="-2799"/>
                            <a:ext cx="629" cy="88"/>
                          </a:xfrm>
                          <a:custGeom>
                            <a:avLst/>
                            <a:gdLst>
                              <a:gd name="T0" fmla="+- 0 10521 10482"/>
                              <a:gd name="T1" fmla="*/ T0 w 629"/>
                              <a:gd name="T2" fmla="+- 0 -2790 -2799"/>
                              <a:gd name="T3" fmla="*/ -2790 h 88"/>
                              <a:gd name="T4" fmla="+- 0 10521 10482"/>
                              <a:gd name="T5" fmla="*/ T4 w 629"/>
                              <a:gd name="T6" fmla="+- 0 -2790 -2799"/>
                              <a:gd name="T7" fmla="*/ -2790 h 88"/>
                              <a:gd name="T8" fmla="+- 0 10526 10482"/>
                              <a:gd name="T9" fmla="*/ T8 w 629"/>
                              <a:gd name="T10" fmla="+- 0 -2785 -2799"/>
                              <a:gd name="T11" fmla="*/ -2785 h 88"/>
                              <a:gd name="T12" fmla="+- 0 10551 10482"/>
                              <a:gd name="T13" fmla="*/ T12 w 629"/>
                              <a:gd name="T14" fmla="+- 0 -2790 -2799"/>
                              <a:gd name="T15" fmla="*/ -2790 h 88"/>
                              <a:gd name="T16" fmla="+- 0 10553 10482"/>
                              <a:gd name="T17" fmla="*/ T16 w 629"/>
                              <a:gd name="T18" fmla="+- 0 -2797 -2799"/>
                              <a:gd name="T19" fmla="*/ -2797 h 88"/>
                              <a:gd name="T20" fmla="+- 0 10552 10482"/>
                              <a:gd name="T21" fmla="*/ T20 w 629"/>
                              <a:gd name="T22" fmla="+- 0 -2779 -2799"/>
                              <a:gd name="T23" fmla="*/ -2779 h 88"/>
                              <a:gd name="T24" fmla="+- 0 10582 10482"/>
                              <a:gd name="T25" fmla="*/ T24 w 629"/>
                              <a:gd name="T26" fmla="+- 0 -2751 -2799"/>
                              <a:gd name="T27" fmla="*/ -2751 h 88"/>
                              <a:gd name="T28" fmla="+- 0 10564 10482"/>
                              <a:gd name="T29" fmla="*/ T28 w 629"/>
                              <a:gd name="T30" fmla="+- 0 -2764 -2799"/>
                              <a:gd name="T31" fmla="*/ -2764 h 88"/>
                              <a:gd name="T32" fmla="+- 0 10592 10482"/>
                              <a:gd name="T33" fmla="*/ T32 w 629"/>
                              <a:gd name="T34" fmla="+- 0 -2778 -2799"/>
                              <a:gd name="T35" fmla="*/ -2778 h 88"/>
                              <a:gd name="T36" fmla="+- 0 10571 10482"/>
                              <a:gd name="T37" fmla="*/ T36 w 629"/>
                              <a:gd name="T38" fmla="+- 0 -2765 -2799"/>
                              <a:gd name="T39" fmla="*/ -2765 h 88"/>
                              <a:gd name="T40" fmla="+- 0 10589 10482"/>
                              <a:gd name="T41" fmla="*/ T40 w 629"/>
                              <a:gd name="T42" fmla="+- 0 -2755 -2799"/>
                              <a:gd name="T43" fmla="*/ -2755 h 88"/>
                              <a:gd name="T44" fmla="+- 0 10587 10482"/>
                              <a:gd name="T45" fmla="*/ T44 w 629"/>
                              <a:gd name="T46" fmla="+- 0 -2774 -2799"/>
                              <a:gd name="T47" fmla="*/ -2774 h 88"/>
                              <a:gd name="T48" fmla="+- 0 10564 10482"/>
                              <a:gd name="T49" fmla="*/ T48 w 629"/>
                              <a:gd name="T50" fmla="+- 0 -2743 -2799"/>
                              <a:gd name="T51" fmla="*/ -2743 h 88"/>
                              <a:gd name="T52" fmla="+- 0 10617 10482"/>
                              <a:gd name="T53" fmla="*/ T52 w 629"/>
                              <a:gd name="T54" fmla="+- 0 -2771 -2799"/>
                              <a:gd name="T55" fmla="*/ -2771 h 88"/>
                              <a:gd name="T56" fmla="+- 0 10617 10482"/>
                              <a:gd name="T57" fmla="*/ T56 w 629"/>
                              <a:gd name="T58" fmla="+- 0 -2771 -2799"/>
                              <a:gd name="T59" fmla="*/ -2771 h 88"/>
                              <a:gd name="T60" fmla="+- 0 10617 10482"/>
                              <a:gd name="T61" fmla="*/ T60 w 629"/>
                              <a:gd name="T62" fmla="+- 0 -2771 -2799"/>
                              <a:gd name="T63" fmla="*/ -2771 h 88"/>
                              <a:gd name="T64" fmla="+- 0 10641 10482"/>
                              <a:gd name="T65" fmla="*/ T64 w 629"/>
                              <a:gd name="T66" fmla="+- 0 -2738 -2799"/>
                              <a:gd name="T67" fmla="*/ -2738 h 88"/>
                              <a:gd name="T68" fmla="+- 0 10647 10482"/>
                              <a:gd name="T69" fmla="*/ T68 w 629"/>
                              <a:gd name="T70" fmla="+- 0 -2768 -2799"/>
                              <a:gd name="T71" fmla="*/ -2768 h 88"/>
                              <a:gd name="T72" fmla="+- 0 10618 10482"/>
                              <a:gd name="T73" fmla="*/ T72 w 629"/>
                              <a:gd name="T74" fmla="+- 0 -2740 -2799"/>
                              <a:gd name="T75" fmla="*/ -2740 h 88"/>
                              <a:gd name="T76" fmla="+- 0 10655 10482"/>
                              <a:gd name="T77" fmla="*/ T76 w 629"/>
                              <a:gd name="T78" fmla="+- 0 -2745 -2799"/>
                              <a:gd name="T79" fmla="*/ -2745 h 88"/>
                              <a:gd name="T80" fmla="+- 0 10664 10482"/>
                              <a:gd name="T81" fmla="*/ T80 w 629"/>
                              <a:gd name="T82" fmla="+- 0 -2766 -2799"/>
                              <a:gd name="T83" fmla="*/ -2766 h 88"/>
                              <a:gd name="T84" fmla="+- 0 10671 10482"/>
                              <a:gd name="T85" fmla="*/ T84 w 629"/>
                              <a:gd name="T86" fmla="+- 0 -2738 -2799"/>
                              <a:gd name="T87" fmla="*/ -2738 h 88"/>
                              <a:gd name="T88" fmla="+- 0 10687 10482"/>
                              <a:gd name="T89" fmla="*/ T88 w 629"/>
                              <a:gd name="T90" fmla="+- 0 -2767 -2799"/>
                              <a:gd name="T91" fmla="*/ -2767 h 88"/>
                              <a:gd name="T92" fmla="+- 0 10685 10482"/>
                              <a:gd name="T93" fmla="*/ T92 w 629"/>
                              <a:gd name="T94" fmla="+- 0 -2738 -2799"/>
                              <a:gd name="T95" fmla="*/ -2738 h 88"/>
                              <a:gd name="T96" fmla="+- 0 10735 10482"/>
                              <a:gd name="T97" fmla="*/ T96 w 629"/>
                              <a:gd name="T98" fmla="+- 0 -2780 -2799"/>
                              <a:gd name="T99" fmla="*/ -2780 h 88"/>
                              <a:gd name="T100" fmla="+- 0 10705 10482"/>
                              <a:gd name="T101" fmla="*/ T100 w 629"/>
                              <a:gd name="T102" fmla="+- 0 -2779 -2799"/>
                              <a:gd name="T103" fmla="*/ -2779 h 88"/>
                              <a:gd name="T104" fmla="+- 0 10743 10482"/>
                              <a:gd name="T105" fmla="*/ T104 w 629"/>
                              <a:gd name="T106" fmla="+- 0 -2733 -2799"/>
                              <a:gd name="T107" fmla="*/ -2733 h 88"/>
                              <a:gd name="T108" fmla="+- 0 10782 10482"/>
                              <a:gd name="T109" fmla="*/ T108 w 629"/>
                              <a:gd name="T110" fmla="+- 0 -2738 -2799"/>
                              <a:gd name="T111" fmla="*/ -2738 h 88"/>
                              <a:gd name="T112" fmla="+- 0 10766 10482"/>
                              <a:gd name="T113" fmla="*/ T112 w 629"/>
                              <a:gd name="T114" fmla="+- 0 -2753 -2799"/>
                              <a:gd name="T115" fmla="*/ -2753 h 88"/>
                              <a:gd name="T116" fmla="+- 0 10757 10482"/>
                              <a:gd name="T117" fmla="*/ T116 w 629"/>
                              <a:gd name="T118" fmla="+- 0 -2775 -2799"/>
                              <a:gd name="T119" fmla="*/ -2775 h 88"/>
                              <a:gd name="T120" fmla="+- 0 10768 10482"/>
                              <a:gd name="T121" fmla="*/ T120 w 629"/>
                              <a:gd name="T122" fmla="+- 0 -2774 -2799"/>
                              <a:gd name="T123" fmla="*/ -2774 h 88"/>
                              <a:gd name="T124" fmla="+- 0 10765 10482"/>
                              <a:gd name="T125" fmla="*/ T124 w 629"/>
                              <a:gd name="T126" fmla="+- 0 -2761 -2799"/>
                              <a:gd name="T127" fmla="*/ -2761 h 88"/>
                              <a:gd name="T128" fmla="+- 0 10784 10482"/>
                              <a:gd name="T129" fmla="*/ T128 w 629"/>
                              <a:gd name="T130" fmla="+- 0 -2748 -2799"/>
                              <a:gd name="T131" fmla="*/ -2748 h 88"/>
                              <a:gd name="T132" fmla="+- 0 10782 10482"/>
                              <a:gd name="T133" fmla="*/ T132 w 629"/>
                              <a:gd name="T134" fmla="+- 0 -2770 -2799"/>
                              <a:gd name="T135" fmla="*/ -2770 h 88"/>
                              <a:gd name="T136" fmla="+- 0 10782 10482"/>
                              <a:gd name="T137" fmla="*/ T136 w 629"/>
                              <a:gd name="T138" fmla="+- 0 -2738 -2799"/>
                              <a:gd name="T139" fmla="*/ -2738 h 88"/>
                              <a:gd name="T140" fmla="+- 0 10792 10482"/>
                              <a:gd name="T141" fmla="*/ T140 w 629"/>
                              <a:gd name="T142" fmla="+- 0 -2745 -2799"/>
                              <a:gd name="T143" fmla="*/ -2745 h 88"/>
                              <a:gd name="T144" fmla="+- 0 10800 10482"/>
                              <a:gd name="T145" fmla="*/ T144 w 629"/>
                              <a:gd name="T146" fmla="+- 0 -2766 -2799"/>
                              <a:gd name="T147" fmla="*/ -2766 h 88"/>
                              <a:gd name="T148" fmla="+- 0 10807 10482"/>
                              <a:gd name="T149" fmla="*/ T148 w 629"/>
                              <a:gd name="T150" fmla="+- 0 -2738 -2799"/>
                              <a:gd name="T151" fmla="*/ -2738 h 88"/>
                              <a:gd name="T152" fmla="+- 0 10824 10482"/>
                              <a:gd name="T153" fmla="*/ T152 w 629"/>
                              <a:gd name="T154" fmla="+- 0 -2767 -2799"/>
                              <a:gd name="T155" fmla="*/ -2767 h 88"/>
                              <a:gd name="T156" fmla="+- 0 10822 10482"/>
                              <a:gd name="T157" fmla="*/ T156 w 629"/>
                              <a:gd name="T158" fmla="+- 0 -2738 -2799"/>
                              <a:gd name="T159" fmla="*/ -2738 h 88"/>
                              <a:gd name="T160" fmla="+- 0 10853 10482"/>
                              <a:gd name="T161" fmla="*/ T160 w 629"/>
                              <a:gd name="T162" fmla="+- 0 -2797 -2799"/>
                              <a:gd name="T163" fmla="*/ -2797 h 88"/>
                              <a:gd name="T164" fmla="+- 0 10875 10482"/>
                              <a:gd name="T165" fmla="*/ T164 w 629"/>
                              <a:gd name="T166" fmla="+- 0 -2745 -2799"/>
                              <a:gd name="T167" fmla="*/ -2745 h 88"/>
                              <a:gd name="T168" fmla="+- 0 10900 10482"/>
                              <a:gd name="T169" fmla="*/ T168 w 629"/>
                              <a:gd name="T170" fmla="+- 0 -2784 -2799"/>
                              <a:gd name="T171" fmla="*/ -2784 h 88"/>
                              <a:gd name="T172" fmla="+- 0 10850 10482"/>
                              <a:gd name="T173" fmla="*/ T172 w 629"/>
                              <a:gd name="T174" fmla="+- 0 -2788 -2799"/>
                              <a:gd name="T175" fmla="*/ -2788 h 88"/>
                              <a:gd name="T176" fmla="+- 0 10877 10482"/>
                              <a:gd name="T177" fmla="*/ T176 w 629"/>
                              <a:gd name="T178" fmla="+- 0 -2733 -2799"/>
                              <a:gd name="T179" fmla="*/ -2733 h 88"/>
                              <a:gd name="T180" fmla="+- 0 10908 10482"/>
                              <a:gd name="T181" fmla="*/ T180 w 629"/>
                              <a:gd name="T182" fmla="+- 0 -2733 -2799"/>
                              <a:gd name="T183" fmla="*/ -2733 h 88"/>
                              <a:gd name="T184" fmla="+- 0 10953 10482"/>
                              <a:gd name="T185" fmla="*/ T184 w 629"/>
                              <a:gd name="T186" fmla="+- 0 -2780 -2799"/>
                              <a:gd name="T187" fmla="*/ -2780 h 88"/>
                              <a:gd name="T188" fmla="+- 0 10958 10482"/>
                              <a:gd name="T189" fmla="*/ T188 w 629"/>
                              <a:gd name="T190" fmla="+- 0 -2738 -2799"/>
                              <a:gd name="T191" fmla="*/ -2738 h 88"/>
                              <a:gd name="T192" fmla="+- 0 10950 10482"/>
                              <a:gd name="T193" fmla="*/ T192 w 629"/>
                              <a:gd name="T194" fmla="+- 0 -2774 -2799"/>
                              <a:gd name="T195" fmla="*/ -2774 h 88"/>
                              <a:gd name="T196" fmla="+- 0 10984 10482"/>
                              <a:gd name="T197" fmla="*/ T196 w 629"/>
                              <a:gd name="T198" fmla="+- 0 -2771 -2799"/>
                              <a:gd name="T199" fmla="*/ -2771 h 88"/>
                              <a:gd name="T200" fmla="+- 0 10983 10482"/>
                              <a:gd name="T201" fmla="*/ T200 w 629"/>
                              <a:gd name="T202" fmla="+- 0 -2733 -2799"/>
                              <a:gd name="T203" fmla="*/ -2733 h 88"/>
                              <a:gd name="T204" fmla="+- 0 10983 10482"/>
                              <a:gd name="T205" fmla="*/ T204 w 629"/>
                              <a:gd name="T206" fmla="+- 0 -2765 -2799"/>
                              <a:gd name="T207" fmla="*/ -2765 h 88"/>
                              <a:gd name="T208" fmla="+- 0 11014 10482"/>
                              <a:gd name="T209" fmla="*/ T208 w 629"/>
                              <a:gd name="T210" fmla="+- 0 -2770 -2799"/>
                              <a:gd name="T211" fmla="*/ -2770 h 88"/>
                              <a:gd name="T212" fmla="+- 0 11036 10482"/>
                              <a:gd name="T213" fmla="*/ T212 w 629"/>
                              <a:gd name="T214" fmla="+- 0 -2780 -2799"/>
                              <a:gd name="T215" fmla="*/ -2780 h 88"/>
                              <a:gd name="T216" fmla="+- 0 11064 10482"/>
                              <a:gd name="T217" fmla="*/ T216 w 629"/>
                              <a:gd name="T218" fmla="+- 0 -2760 -2799"/>
                              <a:gd name="T219" fmla="*/ -2760 h 88"/>
                              <a:gd name="T220" fmla="+- 0 11061 10482"/>
                              <a:gd name="T221" fmla="*/ T220 w 629"/>
                              <a:gd name="T222" fmla="+- 0 -2737 -2799"/>
                              <a:gd name="T223" fmla="*/ -2737 h 88"/>
                              <a:gd name="T224" fmla="+- 0 11059 10482"/>
                              <a:gd name="T225" fmla="*/ T224 w 629"/>
                              <a:gd name="T226" fmla="+- 0 -2774 -2799"/>
                              <a:gd name="T227" fmla="*/ -2774 h 88"/>
                              <a:gd name="T228" fmla="+- 0 11061 10482"/>
                              <a:gd name="T229" fmla="*/ T228 w 629"/>
                              <a:gd name="T230" fmla="+- 0 -2738 -2799"/>
                              <a:gd name="T231" fmla="*/ -2738 h 88"/>
                              <a:gd name="T232" fmla="+- 0 11076 10482"/>
                              <a:gd name="T233" fmla="*/ T232 w 629"/>
                              <a:gd name="T234" fmla="+- 0 -2779 -2799"/>
                              <a:gd name="T235" fmla="*/ -2779 h 88"/>
                              <a:gd name="T236" fmla="+- 0 11095 10482"/>
                              <a:gd name="T237" fmla="*/ T236 w 629"/>
                              <a:gd name="T238" fmla="+- 0 -2740 -2799"/>
                              <a:gd name="T239" fmla="*/ -2740 h 88"/>
                              <a:gd name="T240" fmla="+- 0 11095 10482"/>
                              <a:gd name="T241" fmla="*/ T240 w 629"/>
                              <a:gd name="T242" fmla="+- 0 -2740 -2799"/>
                              <a:gd name="T243" fmla="*/ -2740 h 88"/>
                              <a:gd name="T244" fmla="+- 0 11087 10482"/>
                              <a:gd name="T245" fmla="*/ T244 w 629"/>
                              <a:gd name="T246" fmla="+- 0 -2718 -2799"/>
                              <a:gd name="T247" fmla="*/ -27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629" h="88">
                                <a:moveTo>
                                  <a:pt x="33" y="66"/>
                                </a:moveTo>
                                <a:lnTo>
                                  <a:pt x="0" y="66"/>
                                </a:lnTo>
                                <a:lnTo>
                                  <a:pt x="0" y="2"/>
                                </a:lnTo>
                                <a:lnTo>
                                  <a:pt x="18" y="2"/>
                                </a:lnTo>
                                <a:lnTo>
                                  <a:pt x="37" y="7"/>
                                </a:lnTo>
                                <a:lnTo>
                                  <a:pt x="39" y="9"/>
                                </a:lnTo>
                                <a:lnTo>
                                  <a:pt x="8" y="9"/>
                                </a:lnTo>
                                <a:lnTo>
                                  <a:pt x="8" y="59"/>
                                </a:lnTo>
                                <a:lnTo>
                                  <a:pt x="40" y="59"/>
                                </a:lnTo>
                                <a:lnTo>
                                  <a:pt x="33" y="66"/>
                                </a:lnTo>
                                <a:close/>
                                <a:moveTo>
                                  <a:pt x="44" y="14"/>
                                </a:moveTo>
                                <a:lnTo>
                                  <a:pt x="39" y="9"/>
                                </a:lnTo>
                                <a:lnTo>
                                  <a:pt x="44" y="9"/>
                                </a:lnTo>
                                <a:lnTo>
                                  <a:pt x="44" y="14"/>
                                </a:lnTo>
                                <a:close/>
                                <a:moveTo>
                                  <a:pt x="40" y="59"/>
                                </a:moveTo>
                                <a:lnTo>
                                  <a:pt x="30" y="59"/>
                                </a:lnTo>
                                <a:lnTo>
                                  <a:pt x="44" y="46"/>
                                </a:lnTo>
                                <a:lnTo>
                                  <a:pt x="44" y="14"/>
                                </a:lnTo>
                                <a:lnTo>
                                  <a:pt x="47" y="18"/>
                                </a:lnTo>
                                <a:lnTo>
                                  <a:pt x="51" y="28"/>
                                </a:lnTo>
                                <a:lnTo>
                                  <a:pt x="51" y="33"/>
                                </a:lnTo>
                                <a:lnTo>
                                  <a:pt x="51" y="48"/>
                                </a:lnTo>
                                <a:lnTo>
                                  <a:pt x="40" y="59"/>
                                </a:lnTo>
                                <a:close/>
                                <a:moveTo>
                                  <a:pt x="69" y="9"/>
                                </a:moveTo>
                                <a:lnTo>
                                  <a:pt x="65" y="9"/>
                                </a:lnTo>
                                <a:lnTo>
                                  <a:pt x="62" y="6"/>
                                </a:lnTo>
                                <a:lnTo>
                                  <a:pt x="62" y="2"/>
                                </a:lnTo>
                                <a:lnTo>
                                  <a:pt x="65" y="0"/>
                                </a:lnTo>
                                <a:lnTo>
                                  <a:pt x="69" y="0"/>
                                </a:lnTo>
                                <a:lnTo>
                                  <a:pt x="71" y="2"/>
                                </a:lnTo>
                                <a:lnTo>
                                  <a:pt x="71" y="6"/>
                                </a:lnTo>
                                <a:lnTo>
                                  <a:pt x="69" y="9"/>
                                </a:lnTo>
                                <a:close/>
                                <a:moveTo>
                                  <a:pt x="70" y="66"/>
                                </a:moveTo>
                                <a:lnTo>
                                  <a:pt x="63" y="66"/>
                                </a:lnTo>
                                <a:lnTo>
                                  <a:pt x="63" y="20"/>
                                </a:lnTo>
                                <a:lnTo>
                                  <a:pt x="70" y="20"/>
                                </a:lnTo>
                                <a:lnTo>
                                  <a:pt x="70" y="66"/>
                                </a:lnTo>
                                <a:close/>
                                <a:moveTo>
                                  <a:pt x="110" y="61"/>
                                </a:moveTo>
                                <a:lnTo>
                                  <a:pt x="105" y="61"/>
                                </a:lnTo>
                                <a:lnTo>
                                  <a:pt x="105" y="52"/>
                                </a:lnTo>
                                <a:lnTo>
                                  <a:pt x="103" y="50"/>
                                </a:lnTo>
                                <a:lnTo>
                                  <a:pt x="100" y="48"/>
                                </a:lnTo>
                                <a:lnTo>
                                  <a:pt x="96" y="46"/>
                                </a:lnTo>
                                <a:lnTo>
                                  <a:pt x="94" y="46"/>
                                </a:lnTo>
                                <a:lnTo>
                                  <a:pt x="91" y="44"/>
                                </a:lnTo>
                                <a:lnTo>
                                  <a:pt x="87" y="42"/>
                                </a:lnTo>
                                <a:lnTo>
                                  <a:pt x="84" y="39"/>
                                </a:lnTo>
                                <a:lnTo>
                                  <a:pt x="82" y="35"/>
                                </a:lnTo>
                                <a:lnTo>
                                  <a:pt x="82" y="29"/>
                                </a:lnTo>
                                <a:lnTo>
                                  <a:pt x="85" y="24"/>
                                </a:lnTo>
                                <a:lnTo>
                                  <a:pt x="90" y="21"/>
                                </a:lnTo>
                                <a:lnTo>
                                  <a:pt x="96" y="19"/>
                                </a:lnTo>
                                <a:lnTo>
                                  <a:pt x="105" y="19"/>
                                </a:lnTo>
                                <a:lnTo>
                                  <a:pt x="110" y="21"/>
                                </a:lnTo>
                                <a:lnTo>
                                  <a:pt x="110" y="25"/>
                                </a:lnTo>
                                <a:lnTo>
                                  <a:pt x="96" y="25"/>
                                </a:lnTo>
                                <a:lnTo>
                                  <a:pt x="93" y="26"/>
                                </a:lnTo>
                                <a:lnTo>
                                  <a:pt x="91" y="28"/>
                                </a:lnTo>
                                <a:lnTo>
                                  <a:pt x="89" y="30"/>
                                </a:lnTo>
                                <a:lnTo>
                                  <a:pt x="89" y="34"/>
                                </a:lnTo>
                                <a:lnTo>
                                  <a:pt x="91" y="36"/>
                                </a:lnTo>
                                <a:lnTo>
                                  <a:pt x="93" y="38"/>
                                </a:lnTo>
                                <a:lnTo>
                                  <a:pt x="97" y="39"/>
                                </a:lnTo>
                                <a:lnTo>
                                  <a:pt x="99" y="40"/>
                                </a:lnTo>
                                <a:lnTo>
                                  <a:pt x="102" y="41"/>
                                </a:lnTo>
                                <a:lnTo>
                                  <a:pt x="107" y="44"/>
                                </a:lnTo>
                                <a:lnTo>
                                  <a:pt x="110" y="47"/>
                                </a:lnTo>
                                <a:lnTo>
                                  <a:pt x="112" y="51"/>
                                </a:lnTo>
                                <a:lnTo>
                                  <a:pt x="112" y="57"/>
                                </a:lnTo>
                                <a:lnTo>
                                  <a:pt x="110" y="61"/>
                                </a:lnTo>
                                <a:close/>
                                <a:moveTo>
                                  <a:pt x="110" y="29"/>
                                </a:moveTo>
                                <a:lnTo>
                                  <a:pt x="105" y="25"/>
                                </a:lnTo>
                                <a:lnTo>
                                  <a:pt x="110" y="25"/>
                                </a:lnTo>
                                <a:lnTo>
                                  <a:pt x="110" y="29"/>
                                </a:lnTo>
                                <a:close/>
                                <a:moveTo>
                                  <a:pt x="98" y="67"/>
                                </a:moveTo>
                                <a:lnTo>
                                  <a:pt x="87" y="67"/>
                                </a:lnTo>
                                <a:lnTo>
                                  <a:pt x="82" y="64"/>
                                </a:lnTo>
                                <a:lnTo>
                                  <a:pt x="82" y="56"/>
                                </a:lnTo>
                                <a:lnTo>
                                  <a:pt x="88" y="61"/>
                                </a:lnTo>
                                <a:lnTo>
                                  <a:pt x="110" y="61"/>
                                </a:lnTo>
                                <a:lnTo>
                                  <a:pt x="109" y="62"/>
                                </a:lnTo>
                                <a:lnTo>
                                  <a:pt x="104" y="65"/>
                                </a:lnTo>
                                <a:lnTo>
                                  <a:pt x="98" y="67"/>
                                </a:lnTo>
                                <a:close/>
                                <a:moveTo>
                                  <a:pt x="135" y="28"/>
                                </a:moveTo>
                                <a:lnTo>
                                  <a:pt x="130" y="28"/>
                                </a:lnTo>
                                <a:lnTo>
                                  <a:pt x="136" y="19"/>
                                </a:lnTo>
                                <a:lnTo>
                                  <a:pt x="155" y="19"/>
                                </a:lnTo>
                                <a:lnTo>
                                  <a:pt x="160" y="25"/>
                                </a:lnTo>
                                <a:lnTo>
                                  <a:pt x="138" y="25"/>
                                </a:lnTo>
                                <a:lnTo>
                                  <a:pt x="135" y="28"/>
                                </a:lnTo>
                                <a:close/>
                                <a:moveTo>
                                  <a:pt x="130" y="86"/>
                                </a:moveTo>
                                <a:lnTo>
                                  <a:pt x="123" y="86"/>
                                </a:lnTo>
                                <a:lnTo>
                                  <a:pt x="123" y="20"/>
                                </a:lnTo>
                                <a:lnTo>
                                  <a:pt x="130" y="20"/>
                                </a:lnTo>
                                <a:lnTo>
                                  <a:pt x="130" y="28"/>
                                </a:lnTo>
                                <a:lnTo>
                                  <a:pt x="135" y="28"/>
                                </a:lnTo>
                                <a:lnTo>
                                  <a:pt x="130" y="34"/>
                                </a:lnTo>
                                <a:lnTo>
                                  <a:pt x="130" y="53"/>
                                </a:lnTo>
                                <a:lnTo>
                                  <a:pt x="136" y="59"/>
                                </a:lnTo>
                                <a:lnTo>
                                  <a:pt x="130" y="59"/>
                                </a:lnTo>
                                <a:lnTo>
                                  <a:pt x="130" y="86"/>
                                </a:lnTo>
                                <a:close/>
                                <a:moveTo>
                                  <a:pt x="159" y="61"/>
                                </a:moveTo>
                                <a:lnTo>
                                  <a:pt x="150" y="61"/>
                                </a:lnTo>
                                <a:lnTo>
                                  <a:pt x="157" y="51"/>
                                </a:lnTo>
                                <a:lnTo>
                                  <a:pt x="157" y="34"/>
                                </a:lnTo>
                                <a:lnTo>
                                  <a:pt x="150" y="25"/>
                                </a:lnTo>
                                <a:lnTo>
                                  <a:pt x="160" y="25"/>
                                </a:lnTo>
                                <a:lnTo>
                                  <a:pt x="165" y="31"/>
                                </a:lnTo>
                                <a:lnTo>
                                  <a:pt x="165" y="53"/>
                                </a:lnTo>
                                <a:lnTo>
                                  <a:pt x="159" y="61"/>
                                </a:lnTo>
                                <a:close/>
                                <a:moveTo>
                                  <a:pt x="154" y="67"/>
                                </a:moveTo>
                                <a:lnTo>
                                  <a:pt x="135" y="67"/>
                                </a:lnTo>
                                <a:lnTo>
                                  <a:pt x="130" y="59"/>
                                </a:lnTo>
                                <a:lnTo>
                                  <a:pt x="136" y="59"/>
                                </a:lnTo>
                                <a:lnTo>
                                  <a:pt x="138" y="61"/>
                                </a:lnTo>
                                <a:lnTo>
                                  <a:pt x="159" y="61"/>
                                </a:lnTo>
                                <a:lnTo>
                                  <a:pt x="154" y="67"/>
                                </a:lnTo>
                                <a:close/>
                                <a:moveTo>
                                  <a:pt x="203" y="67"/>
                                </a:moveTo>
                                <a:lnTo>
                                  <a:pt x="184" y="67"/>
                                </a:lnTo>
                                <a:lnTo>
                                  <a:pt x="173" y="54"/>
                                </a:lnTo>
                                <a:lnTo>
                                  <a:pt x="173" y="33"/>
                                </a:lnTo>
                                <a:lnTo>
                                  <a:pt x="185" y="19"/>
                                </a:lnTo>
                                <a:lnTo>
                                  <a:pt x="203" y="19"/>
                                </a:lnTo>
                                <a:lnTo>
                                  <a:pt x="208" y="25"/>
                                </a:lnTo>
                                <a:lnTo>
                                  <a:pt x="189" y="25"/>
                                </a:lnTo>
                                <a:lnTo>
                                  <a:pt x="182" y="33"/>
                                </a:lnTo>
                                <a:lnTo>
                                  <a:pt x="181" y="39"/>
                                </a:lnTo>
                                <a:lnTo>
                                  <a:pt x="213" y="39"/>
                                </a:lnTo>
                                <a:lnTo>
                                  <a:pt x="213" y="45"/>
                                </a:lnTo>
                                <a:lnTo>
                                  <a:pt x="181" y="45"/>
                                </a:lnTo>
                                <a:lnTo>
                                  <a:pt x="181" y="52"/>
                                </a:lnTo>
                                <a:lnTo>
                                  <a:pt x="189" y="61"/>
                                </a:lnTo>
                                <a:lnTo>
                                  <a:pt x="209" y="61"/>
                                </a:lnTo>
                                <a:lnTo>
                                  <a:pt x="209" y="62"/>
                                </a:lnTo>
                                <a:lnTo>
                                  <a:pt x="203" y="67"/>
                                </a:lnTo>
                                <a:close/>
                                <a:moveTo>
                                  <a:pt x="213" y="39"/>
                                </a:moveTo>
                                <a:lnTo>
                                  <a:pt x="205" y="39"/>
                                </a:lnTo>
                                <a:lnTo>
                                  <a:pt x="205" y="32"/>
                                </a:lnTo>
                                <a:lnTo>
                                  <a:pt x="199" y="25"/>
                                </a:lnTo>
                                <a:lnTo>
                                  <a:pt x="208" y="25"/>
                                </a:lnTo>
                                <a:lnTo>
                                  <a:pt x="213" y="31"/>
                                </a:lnTo>
                                <a:lnTo>
                                  <a:pt x="213" y="39"/>
                                </a:lnTo>
                                <a:close/>
                                <a:moveTo>
                                  <a:pt x="209" y="61"/>
                                </a:moveTo>
                                <a:lnTo>
                                  <a:pt x="203" y="61"/>
                                </a:lnTo>
                                <a:lnTo>
                                  <a:pt x="209" y="56"/>
                                </a:lnTo>
                                <a:lnTo>
                                  <a:pt x="209" y="61"/>
                                </a:lnTo>
                                <a:close/>
                                <a:moveTo>
                                  <a:pt x="236" y="28"/>
                                </a:moveTo>
                                <a:lnTo>
                                  <a:pt x="231" y="28"/>
                                </a:lnTo>
                                <a:lnTo>
                                  <a:pt x="236" y="19"/>
                                </a:lnTo>
                                <a:lnTo>
                                  <a:pt x="253" y="19"/>
                                </a:lnTo>
                                <a:lnTo>
                                  <a:pt x="258" y="25"/>
                                </a:lnTo>
                                <a:lnTo>
                                  <a:pt x="238" y="25"/>
                                </a:lnTo>
                                <a:lnTo>
                                  <a:pt x="236" y="28"/>
                                </a:lnTo>
                                <a:close/>
                                <a:moveTo>
                                  <a:pt x="231" y="66"/>
                                </a:moveTo>
                                <a:lnTo>
                                  <a:pt x="223" y="66"/>
                                </a:lnTo>
                                <a:lnTo>
                                  <a:pt x="223" y="20"/>
                                </a:lnTo>
                                <a:lnTo>
                                  <a:pt x="231" y="20"/>
                                </a:lnTo>
                                <a:lnTo>
                                  <a:pt x="231" y="28"/>
                                </a:lnTo>
                                <a:lnTo>
                                  <a:pt x="236" y="28"/>
                                </a:lnTo>
                                <a:lnTo>
                                  <a:pt x="231" y="34"/>
                                </a:lnTo>
                                <a:lnTo>
                                  <a:pt x="231" y="66"/>
                                </a:lnTo>
                                <a:close/>
                                <a:moveTo>
                                  <a:pt x="261" y="66"/>
                                </a:moveTo>
                                <a:lnTo>
                                  <a:pt x="254" y="66"/>
                                </a:lnTo>
                                <a:lnTo>
                                  <a:pt x="254" y="25"/>
                                </a:lnTo>
                                <a:lnTo>
                                  <a:pt x="258" y="25"/>
                                </a:lnTo>
                                <a:lnTo>
                                  <a:pt x="261" y="29"/>
                                </a:lnTo>
                                <a:lnTo>
                                  <a:pt x="261" y="66"/>
                                </a:lnTo>
                                <a:close/>
                                <a:moveTo>
                                  <a:pt x="300" y="61"/>
                                </a:moveTo>
                                <a:lnTo>
                                  <a:pt x="294" y="61"/>
                                </a:lnTo>
                                <a:lnTo>
                                  <a:pt x="294" y="52"/>
                                </a:lnTo>
                                <a:lnTo>
                                  <a:pt x="293" y="50"/>
                                </a:lnTo>
                                <a:lnTo>
                                  <a:pt x="290" y="48"/>
                                </a:lnTo>
                                <a:lnTo>
                                  <a:pt x="286" y="46"/>
                                </a:lnTo>
                                <a:lnTo>
                                  <a:pt x="284" y="46"/>
                                </a:lnTo>
                                <a:lnTo>
                                  <a:pt x="281" y="44"/>
                                </a:lnTo>
                                <a:lnTo>
                                  <a:pt x="277" y="42"/>
                                </a:lnTo>
                                <a:lnTo>
                                  <a:pt x="273" y="39"/>
                                </a:lnTo>
                                <a:lnTo>
                                  <a:pt x="272" y="35"/>
                                </a:lnTo>
                                <a:lnTo>
                                  <a:pt x="272" y="29"/>
                                </a:lnTo>
                                <a:lnTo>
                                  <a:pt x="275" y="24"/>
                                </a:lnTo>
                                <a:lnTo>
                                  <a:pt x="280" y="21"/>
                                </a:lnTo>
                                <a:lnTo>
                                  <a:pt x="286" y="19"/>
                                </a:lnTo>
                                <a:lnTo>
                                  <a:pt x="295" y="19"/>
                                </a:lnTo>
                                <a:lnTo>
                                  <a:pt x="300" y="21"/>
                                </a:lnTo>
                                <a:lnTo>
                                  <a:pt x="300" y="25"/>
                                </a:lnTo>
                                <a:lnTo>
                                  <a:pt x="286" y="25"/>
                                </a:lnTo>
                                <a:lnTo>
                                  <a:pt x="283" y="26"/>
                                </a:lnTo>
                                <a:lnTo>
                                  <a:pt x="281" y="28"/>
                                </a:lnTo>
                                <a:lnTo>
                                  <a:pt x="279" y="30"/>
                                </a:lnTo>
                                <a:lnTo>
                                  <a:pt x="279" y="34"/>
                                </a:lnTo>
                                <a:lnTo>
                                  <a:pt x="281" y="36"/>
                                </a:lnTo>
                                <a:lnTo>
                                  <a:pt x="283" y="38"/>
                                </a:lnTo>
                                <a:lnTo>
                                  <a:pt x="287" y="39"/>
                                </a:lnTo>
                                <a:lnTo>
                                  <a:pt x="289" y="40"/>
                                </a:lnTo>
                                <a:lnTo>
                                  <a:pt x="292" y="41"/>
                                </a:lnTo>
                                <a:lnTo>
                                  <a:pt x="297" y="44"/>
                                </a:lnTo>
                                <a:lnTo>
                                  <a:pt x="300" y="47"/>
                                </a:lnTo>
                                <a:lnTo>
                                  <a:pt x="302" y="51"/>
                                </a:lnTo>
                                <a:lnTo>
                                  <a:pt x="302" y="57"/>
                                </a:lnTo>
                                <a:lnTo>
                                  <a:pt x="300" y="61"/>
                                </a:lnTo>
                                <a:close/>
                                <a:moveTo>
                                  <a:pt x="300" y="29"/>
                                </a:moveTo>
                                <a:lnTo>
                                  <a:pt x="295" y="25"/>
                                </a:lnTo>
                                <a:lnTo>
                                  <a:pt x="300" y="25"/>
                                </a:lnTo>
                                <a:lnTo>
                                  <a:pt x="300" y="29"/>
                                </a:lnTo>
                                <a:close/>
                                <a:moveTo>
                                  <a:pt x="287" y="67"/>
                                </a:moveTo>
                                <a:lnTo>
                                  <a:pt x="277" y="67"/>
                                </a:lnTo>
                                <a:lnTo>
                                  <a:pt x="272" y="64"/>
                                </a:lnTo>
                                <a:lnTo>
                                  <a:pt x="272" y="56"/>
                                </a:lnTo>
                                <a:lnTo>
                                  <a:pt x="278" y="61"/>
                                </a:lnTo>
                                <a:lnTo>
                                  <a:pt x="300" y="61"/>
                                </a:lnTo>
                                <a:lnTo>
                                  <a:pt x="299" y="62"/>
                                </a:lnTo>
                                <a:lnTo>
                                  <a:pt x="294" y="65"/>
                                </a:lnTo>
                                <a:lnTo>
                                  <a:pt x="287" y="67"/>
                                </a:lnTo>
                                <a:close/>
                                <a:moveTo>
                                  <a:pt x="340" y="67"/>
                                </a:moveTo>
                                <a:lnTo>
                                  <a:pt x="321" y="67"/>
                                </a:lnTo>
                                <a:lnTo>
                                  <a:pt x="310" y="54"/>
                                </a:lnTo>
                                <a:lnTo>
                                  <a:pt x="310" y="33"/>
                                </a:lnTo>
                                <a:lnTo>
                                  <a:pt x="322" y="19"/>
                                </a:lnTo>
                                <a:lnTo>
                                  <a:pt x="340" y="19"/>
                                </a:lnTo>
                                <a:lnTo>
                                  <a:pt x="345" y="25"/>
                                </a:lnTo>
                                <a:lnTo>
                                  <a:pt x="325" y="25"/>
                                </a:lnTo>
                                <a:lnTo>
                                  <a:pt x="318" y="33"/>
                                </a:lnTo>
                                <a:lnTo>
                                  <a:pt x="317" y="39"/>
                                </a:lnTo>
                                <a:lnTo>
                                  <a:pt x="349" y="39"/>
                                </a:lnTo>
                                <a:lnTo>
                                  <a:pt x="349" y="45"/>
                                </a:lnTo>
                                <a:lnTo>
                                  <a:pt x="317" y="45"/>
                                </a:lnTo>
                                <a:lnTo>
                                  <a:pt x="317" y="52"/>
                                </a:lnTo>
                                <a:lnTo>
                                  <a:pt x="325" y="61"/>
                                </a:lnTo>
                                <a:lnTo>
                                  <a:pt x="346" y="61"/>
                                </a:lnTo>
                                <a:lnTo>
                                  <a:pt x="346" y="62"/>
                                </a:lnTo>
                                <a:lnTo>
                                  <a:pt x="340" y="67"/>
                                </a:lnTo>
                                <a:close/>
                                <a:moveTo>
                                  <a:pt x="349" y="39"/>
                                </a:moveTo>
                                <a:lnTo>
                                  <a:pt x="342" y="39"/>
                                </a:lnTo>
                                <a:lnTo>
                                  <a:pt x="342" y="32"/>
                                </a:lnTo>
                                <a:lnTo>
                                  <a:pt x="336" y="25"/>
                                </a:lnTo>
                                <a:lnTo>
                                  <a:pt x="345" y="25"/>
                                </a:lnTo>
                                <a:lnTo>
                                  <a:pt x="349" y="31"/>
                                </a:lnTo>
                                <a:lnTo>
                                  <a:pt x="349" y="39"/>
                                </a:lnTo>
                                <a:close/>
                                <a:moveTo>
                                  <a:pt x="346" y="61"/>
                                </a:moveTo>
                                <a:lnTo>
                                  <a:pt x="340" y="61"/>
                                </a:lnTo>
                                <a:lnTo>
                                  <a:pt x="346" y="56"/>
                                </a:lnTo>
                                <a:lnTo>
                                  <a:pt x="346" y="61"/>
                                </a:lnTo>
                                <a:close/>
                                <a:moveTo>
                                  <a:pt x="368" y="66"/>
                                </a:moveTo>
                                <a:lnTo>
                                  <a:pt x="361" y="66"/>
                                </a:lnTo>
                                <a:lnTo>
                                  <a:pt x="361" y="2"/>
                                </a:lnTo>
                                <a:lnTo>
                                  <a:pt x="371" y="2"/>
                                </a:lnTo>
                                <a:lnTo>
                                  <a:pt x="375" y="11"/>
                                </a:lnTo>
                                <a:lnTo>
                                  <a:pt x="368" y="11"/>
                                </a:lnTo>
                                <a:lnTo>
                                  <a:pt x="368" y="15"/>
                                </a:lnTo>
                                <a:lnTo>
                                  <a:pt x="368" y="66"/>
                                </a:lnTo>
                                <a:close/>
                                <a:moveTo>
                                  <a:pt x="400" y="54"/>
                                </a:moveTo>
                                <a:lnTo>
                                  <a:pt x="393" y="54"/>
                                </a:lnTo>
                                <a:lnTo>
                                  <a:pt x="395" y="49"/>
                                </a:lnTo>
                                <a:lnTo>
                                  <a:pt x="416" y="2"/>
                                </a:lnTo>
                                <a:lnTo>
                                  <a:pt x="426" y="2"/>
                                </a:lnTo>
                                <a:lnTo>
                                  <a:pt x="426" y="11"/>
                                </a:lnTo>
                                <a:lnTo>
                                  <a:pt x="419" y="11"/>
                                </a:lnTo>
                                <a:lnTo>
                                  <a:pt x="418" y="15"/>
                                </a:lnTo>
                                <a:lnTo>
                                  <a:pt x="417" y="17"/>
                                </a:lnTo>
                                <a:lnTo>
                                  <a:pt x="400" y="54"/>
                                </a:lnTo>
                                <a:close/>
                                <a:moveTo>
                                  <a:pt x="395" y="66"/>
                                </a:moveTo>
                                <a:lnTo>
                                  <a:pt x="392" y="66"/>
                                </a:lnTo>
                                <a:lnTo>
                                  <a:pt x="369" y="15"/>
                                </a:lnTo>
                                <a:lnTo>
                                  <a:pt x="368" y="11"/>
                                </a:lnTo>
                                <a:lnTo>
                                  <a:pt x="375" y="11"/>
                                </a:lnTo>
                                <a:lnTo>
                                  <a:pt x="390" y="46"/>
                                </a:lnTo>
                                <a:lnTo>
                                  <a:pt x="393" y="52"/>
                                </a:lnTo>
                                <a:lnTo>
                                  <a:pt x="393" y="54"/>
                                </a:lnTo>
                                <a:lnTo>
                                  <a:pt x="400" y="54"/>
                                </a:lnTo>
                                <a:lnTo>
                                  <a:pt x="395" y="66"/>
                                </a:lnTo>
                                <a:close/>
                                <a:moveTo>
                                  <a:pt x="426" y="66"/>
                                </a:moveTo>
                                <a:lnTo>
                                  <a:pt x="418" y="66"/>
                                </a:lnTo>
                                <a:lnTo>
                                  <a:pt x="418" y="18"/>
                                </a:lnTo>
                                <a:lnTo>
                                  <a:pt x="419" y="11"/>
                                </a:lnTo>
                                <a:lnTo>
                                  <a:pt x="426" y="11"/>
                                </a:lnTo>
                                <a:lnTo>
                                  <a:pt x="426" y="66"/>
                                </a:lnTo>
                                <a:close/>
                                <a:moveTo>
                                  <a:pt x="470" y="67"/>
                                </a:moveTo>
                                <a:lnTo>
                                  <a:pt x="450" y="67"/>
                                </a:lnTo>
                                <a:lnTo>
                                  <a:pt x="438" y="54"/>
                                </a:lnTo>
                                <a:lnTo>
                                  <a:pt x="438" y="32"/>
                                </a:lnTo>
                                <a:lnTo>
                                  <a:pt x="451" y="19"/>
                                </a:lnTo>
                                <a:lnTo>
                                  <a:pt x="471" y="19"/>
                                </a:lnTo>
                                <a:lnTo>
                                  <a:pt x="477" y="25"/>
                                </a:lnTo>
                                <a:lnTo>
                                  <a:pt x="454" y="25"/>
                                </a:lnTo>
                                <a:lnTo>
                                  <a:pt x="446" y="35"/>
                                </a:lnTo>
                                <a:lnTo>
                                  <a:pt x="446" y="51"/>
                                </a:lnTo>
                                <a:lnTo>
                                  <a:pt x="454" y="61"/>
                                </a:lnTo>
                                <a:lnTo>
                                  <a:pt x="476" y="61"/>
                                </a:lnTo>
                                <a:lnTo>
                                  <a:pt x="470" y="67"/>
                                </a:lnTo>
                                <a:close/>
                                <a:moveTo>
                                  <a:pt x="476" y="61"/>
                                </a:moveTo>
                                <a:lnTo>
                                  <a:pt x="468" y="61"/>
                                </a:lnTo>
                                <a:lnTo>
                                  <a:pt x="475" y="51"/>
                                </a:lnTo>
                                <a:lnTo>
                                  <a:pt x="475" y="35"/>
                                </a:lnTo>
                                <a:lnTo>
                                  <a:pt x="468" y="25"/>
                                </a:lnTo>
                                <a:lnTo>
                                  <a:pt x="477" y="25"/>
                                </a:lnTo>
                                <a:lnTo>
                                  <a:pt x="483" y="32"/>
                                </a:lnTo>
                                <a:lnTo>
                                  <a:pt x="483" y="54"/>
                                </a:lnTo>
                                <a:lnTo>
                                  <a:pt x="476" y="61"/>
                                </a:lnTo>
                                <a:close/>
                                <a:moveTo>
                                  <a:pt x="506" y="28"/>
                                </a:moveTo>
                                <a:lnTo>
                                  <a:pt x="502" y="28"/>
                                </a:lnTo>
                                <a:lnTo>
                                  <a:pt x="507" y="19"/>
                                </a:lnTo>
                                <a:lnTo>
                                  <a:pt x="524" y="19"/>
                                </a:lnTo>
                                <a:lnTo>
                                  <a:pt x="529" y="25"/>
                                </a:lnTo>
                                <a:lnTo>
                                  <a:pt x="509" y="25"/>
                                </a:lnTo>
                                <a:lnTo>
                                  <a:pt x="506" y="28"/>
                                </a:lnTo>
                                <a:close/>
                                <a:moveTo>
                                  <a:pt x="501" y="66"/>
                                </a:moveTo>
                                <a:lnTo>
                                  <a:pt x="494" y="66"/>
                                </a:lnTo>
                                <a:lnTo>
                                  <a:pt x="494" y="20"/>
                                </a:lnTo>
                                <a:lnTo>
                                  <a:pt x="501" y="20"/>
                                </a:lnTo>
                                <a:lnTo>
                                  <a:pt x="501" y="28"/>
                                </a:lnTo>
                                <a:lnTo>
                                  <a:pt x="506" y="28"/>
                                </a:lnTo>
                                <a:lnTo>
                                  <a:pt x="501" y="34"/>
                                </a:lnTo>
                                <a:lnTo>
                                  <a:pt x="501" y="66"/>
                                </a:lnTo>
                                <a:close/>
                                <a:moveTo>
                                  <a:pt x="532" y="66"/>
                                </a:moveTo>
                                <a:lnTo>
                                  <a:pt x="524" y="66"/>
                                </a:lnTo>
                                <a:lnTo>
                                  <a:pt x="524" y="25"/>
                                </a:lnTo>
                                <a:lnTo>
                                  <a:pt x="529" y="25"/>
                                </a:lnTo>
                                <a:lnTo>
                                  <a:pt x="532" y="29"/>
                                </a:lnTo>
                                <a:lnTo>
                                  <a:pt x="532" y="66"/>
                                </a:lnTo>
                                <a:close/>
                                <a:moveTo>
                                  <a:pt x="573" y="67"/>
                                </a:moveTo>
                                <a:lnTo>
                                  <a:pt x="553" y="67"/>
                                </a:lnTo>
                                <a:lnTo>
                                  <a:pt x="542" y="54"/>
                                </a:lnTo>
                                <a:lnTo>
                                  <a:pt x="542" y="33"/>
                                </a:lnTo>
                                <a:lnTo>
                                  <a:pt x="554" y="19"/>
                                </a:lnTo>
                                <a:lnTo>
                                  <a:pt x="572" y="19"/>
                                </a:lnTo>
                                <a:lnTo>
                                  <a:pt x="577" y="25"/>
                                </a:lnTo>
                                <a:lnTo>
                                  <a:pt x="558" y="25"/>
                                </a:lnTo>
                                <a:lnTo>
                                  <a:pt x="551" y="33"/>
                                </a:lnTo>
                                <a:lnTo>
                                  <a:pt x="550" y="39"/>
                                </a:lnTo>
                                <a:lnTo>
                                  <a:pt x="582" y="39"/>
                                </a:lnTo>
                                <a:lnTo>
                                  <a:pt x="582" y="45"/>
                                </a:lnTo>
                                <a:lnTo>
                                  <a:pt x="550" y="45"/>
                                </a:lnTo>
                                <a:lnTo>
                                  <a:pt x="550" y="52"/>
                                </a:lnTo>
                                <a:lnTo>
                                  <a:pt x="558" y="61"/>
                                </a:lnTo>
                                <a:lnTo>
                                  <a:pt x="579" y="61"/>
                                </a:lnTo>
                                <a:lnTo>
                                  <a:pt x="579" y="62"/>
                                </a:lnTo>
                                <a:lnTo>
                                  <a:pt x="573" y="67"/>
                                </a:lnTo>
                                <a:close/>
                                <a:moveTo>
                                  <a:pt x="582" y="39"/>
                                </a:moveTo>
                                <a:lnTo>
                                  <a:pt x="574" y="39"/>
                                </a:lnTo>
                                <a:lnTo>
                                  <a:pt x="574" y="32"/>
                                </a:lnTo>
                                <a:lnTo>
                                  <a:pt x="568" y="25"/>
                                </a:lnTo>
                                <a:lnTo>
                                  <a:pt x="577" y="25"/>
                                </a:lnTo>
                                <a:lnTo>
                                  <a:pt x="582" y="31"/>
                                </a:lnTo>
                                <a:lnTo>
                                  <a:pt x="582" y="39"/>
                                </a:lnTo>
                                <a:close/>
                                <a:moveTo>
                                  <a:pt x="579" y="61"/>
                                </a:moveTo>
                                <a:lnTo>
                                  <a:pt x="572" y="61"/>
                                </a:lnTo>
                                <a:lnTo>
                                  <a:pt x="579" y="56"/>
                                </a:lnTo>
                                <a:lnTo>
                                  <a:pt x="579" y="61"/>
                                </a:lnTo>
                                <a:close/>
                                <a:moveTo>
                                  <a:pt x="605" y="81"/>
                                </a:moveTo>
                                <a:lnTo>
                                  <a:pt x="597" y="81"/>
                                </a:lnTo>
                                <a:lnTo>
                                  <a:pt x="600" y="74"/>
                                </a:lnTo>
                                <a:lnTo>
                                  <a:pt x="604" y="66"/>
                                </a:lnTo>
                                <a:lnTo>
                                  <a:pt x="586" y="20"/>
                                </a:lnTo>
                                <a:lnTo>
                                  <a:pt x="594" y="20"/>
                                </a:lnTo>
                                <a:lnTo>
                                  <a:pt x="606" y="55"/>
                                </a:lnTo>
                                <a:lnTo>
                                  <a:pt x="606" y="56"/>
                                </a:lnTo>
                                <a:lnTo>
                                  <a:pt x="607" y="59"/>
                                </a:lnTo>
                                <a:lnTo>
                                  <a:pt x="613" y="59"/>
                                </a:lnTo>
                                <a:lnTo>
                                  <a:pt x="605" y="81"/>
                                </a:lnTo>
                                <a:close/>
                                <a:moveTo>
                                  <a:pt x="613" y="59"/>
                                </a:moveTo>
                                <a:lnTo>
                                  <a:pt x="607" y="59"/>
                                </a:lnTo>
                                <a:lnTo>
                                  <a:pt x="608" y="58"/>
                                </a:lnTo>
                                <a:lnTo>
                                  <a:pt x="608" y="55"/>
                                </a:lnTo>
                                <a:lnTo>
                                  <a:pt x="621" y="20"/>
                                </a:lnTo>
                                <a:lnTo>
                                  <a:pt x="629" y="20"/>
                                </a:lnTo>
                                <a:lnTo>
                                  <a:pt x="613" y="59"/>
                                </a:lnTo>
                                <a:close/>
                                <a:moveTo>
                                  <a:pt x="602" y="87"/>
                                </a:moveTo>
                                <a:lnTo>
                                  <a:pt x="589" y="87"/>
                                </a:lnTo>
                                <a:lnTo>
                                  <a:pt x="587" y="86"/>
                                </a:lnTo>
                                <a:lnTo>
                                  <a:pt x="587" y="80"/>
                                </a:lnTo>
                                <a:lnTo>
                                  <a:pt x="590" y="81"/>
                                </a:lnTo>
                                <a:lnTo>
                                  <a:pt x="605" y="81"/>
                                </a:lnTo>
                                <a:lnTo>
                                  <a:pt x="602" y="8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6" name="Freeform 614"/>
                        <wps:cNvSpPr>
                          <a:spLocks/>
                        </wps:cNvSpPr>
                        <wps:spPr bwMode="auto">
                          <a:xfrm>
                            <a:off x="10399" y="-2854"/>
                            <a:ext cx="761" cy="332"/>
                          </a:xfrm>
                          <a:custGeom>
                            <a:avLst/>
                            <a:gdLst>
                              <a:gd name="T0" fmla="+- 0 10399 10399"/>
                              <a:gd name="T1" fmla="*/ T0 w 761"/>
                              <a:gd name="T2" fmla="+- 0 -2779 -2854"/>
                              <a:gd name="T3" fmla="*/ -2779 h 332"/>
                              <a:gd name="T4" fmla="+- 0 10399 10399"/>
                              <a:gd name="T5" fmla="*/ T4 w 761"/>
                              <a:gd name="T6" fmla="+- 0 -2598 -2854"/>
                              <a:gd name="T7" fmla="*/ -2598 h 332"/>
                              <a:gd name="T8" fmla="+- 0 10405 10399"/>
                              <a:gd name="T9" fmla="*/ T8 w 761"/>
                              <a:gd name="T10" fmla="+- 0 -2569 -2854"/>
                              <a:gd name="T11" fmla="*/ -2569 h 332"/>
                              <a:gd name="T12" fmla="+- 0 10421 10399"/>
                              <a:gd name="T13" fmla="*/ T12 w 761"/>
                              <a:gd name="T14" fmla="+- 0 -2545 -2854"/>
                              <a:gd name="T15" fmla="*/ -2545 h 332"/>
                              <a:gd name="T16" fmla="+- 0 10445 10399"/>
                              <a:gd name="T17" fmla="*/ T16 w 761"/>
                              <a:gd name="T18" fmla="+- 0 -2529 -2854"/>
                              <a:gd name="T19" fmla="*/ -2529 h 332"/>
                              <a:gd name="T20" fmla="+- 0 10474 10399"/>
                              <a:gd name="T21" fmla="*/ T20 w 761"/>
                              <a:gd name="T22" fmla="+- 0 -2523 -2854"/>
                              <a:gd name="T23" fmla="*/ -2523 h 332"/>
                              <a:gd name="T24" fmla="+- 0 11084 10399"/>
                              <a:gd name="T25" fmla="*/ T24 w 761"/>
                              <a:gd name="T26" fmla="+- 0 -2523 -2854"/>
                              <a:gd name="T27" fmla="*/ -2523 h 332"/>
                              <a:gd name="T28" fmla="+- 0 11113 10399"/>
                              <a:gd name="T29" fmla="*/ T28 w 761"/>
                              <a:gd name="T30" fmla="+- 0 -2529 -2854"/>
                              <a:gd name="T31" fmla="*/ -2529 h 332"/>
                              <a:gd name="T32" fmla="+- 0 11137 10399"/>
                              <a:gd name="T33" fmla="*/ T32 w 761"/>
                              <a:gd name="T34" fmla="+- 0 -2545 -2854"/>
                              <a:gd name="T35" fmla="*/ -2545 h 332"/>
                              <a:gd name="T36" fmla="+- 0 11153 10399"/>
                              <a:gd name="T37" fmla="*/ T36 w 761"/>
                              <a:gd name="T38" fmla="+- 0 -2569 -2854"/>
                              <a:gd name="T39" fmla="*/ -2569 h 332"/>
                              <a:gd name="T40" fmla="+- 0 11159 10399"/>
                              <a:gd name="T41" fmla="*/ T40 w 761"/>
                              <a:gd name="T42" fmla="+- 0 -2598 -2854"/>
                              <a:gd name="T43" fmla="*/ -2598 h 332"/>
                              <a:gd name="T44" fmla="+- 0 11159 10399"/>
                              <a:gd name="T45" fmla="*/ T44 w 761"/>
                              <a:gd name="T46" fmla="+- 0 -2779 -2854"/>
                              <a:gd name="T47" fmla="*/ -2779 h 332"/>
                              <a:gd name="T48" fmla="+- 0 11153 10399"/>
                              <a:gd name="T49" fmla="*/ T48 w 761"/>
                              <a:gd name="T50" fmla="+- 0 -2808 -2854"/>
                              <a:gd name="T51" fmla="*/ -2808 h 332"/>
                              <a:gd name="T52" fmla="+- 0 11137 10399"/>
                              <a:gd name="T53" fmla="*/ T52 w 761"/>
                              <a:gd name="T54" fmla="+- 0 -2832 -2854"/>
                              <a:gd name="T55" fmla="*/ -2832 h 332"/>
                              <a:gd name="T56" fmla="+- 0 11113 10399"/>
                              <a:gd name="T57" fmla="*/ T56 w 761"/>
                              <a:gd name="T58" fmla="+- 0 -2848 -2854"/>
                              <a:gd name="T59" fmla="*/ -2848 h 332"/>
                              <a:gd name="T60" fmla="+- 0 11084 10399"/>
                              <a:gd name="T61" fmla="*/ T60 w 761"/>
                              <a:gd name="T62" fmla="+- 0 -2854 -2854"/>
                              <a:gd name="T63" fmla="*/ -2854 h 332"/>
                              <a:gd name="T64" fmla="+- 0 10474 10399"/>
                              <a:gd name="T65" fmla="*/ T64 w 761"/>
                              <a:gd name="T66" fmla="+- 0 -2854 -2854"/>
                              <a:gd name="T67" fmla="*/ -2854 h 332"/>
                              <a:gd name="T68" fmla="+- 0 10445 10399"/>
                              <a:gd name="T69" fmla="*/ T68 w 761"/>
                              <a:gd name="T70" fmla="+- 0 -2848 -2854"/>
                              <a:gd name="T71" fmla="*/ -2848 h 332"/>
                              <a:gd name="T72" fmla="+- 0 10421 10399"/>
                              <a:gd name="T73" fmla="*/ T72 w 761"/>
                              <a:gd name="T74" fmla="+- 0 -2832 -2854"/>
                              <a:gd name="T75" fmla="*/ -2832 h 332"/>
                              <a:gd name="T76" fmla="+- 0 10405 10399"/>
                              <a:gd name="T77" fmla="*/ T76 w 761"/>
                              <a:gd name="T78" fmla="+- 0 -2808 -2854"/>
                              <a:gd name="T79" fmla="*/ -2808 h 332"/>
                              <a:gd name="T80" fmla="+- 0 10399 10399"/>
                              <a:gd name="T81" fmla="*/ T80 w 761"/>
                              <a:gd name="T82" fmla="+- 0 -2779 -2854"/>
                              <a:gd name="T83" fmla="*/ -2779 h 3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761" h="332">
                                <a:moveTo>
                                  <a:pt x="0" y="75"/>
                                </a:moveTo>
                                <a:lnTo>
                                  <a:pt x="0" y="256"/>
                                </a:lnTo>
                                <a:lnTo>
                                  <a:pt x="6" y="285"/>
                                </a:lnTo>
                                <a:lnTo>
                                  <a:pt x="22" y="309"/>
                                </a:lnTo>
                                <a:lnTo>
                                  <a:pt x="46" y="325"/>
                                </a:lnTo>
                                <a:lnTo>
                                  <a:pt x="75" y="331"/>
                                </a:lnTo>
                                <a:lnTo>
                                  <a:pt x="685" y="331"/>
                                </a:lnTo>
                                <a:lnTo>
                                  <a:pt x="714" y="325"/>
                                </a:lnTo>
                                <a:lnTo>
                                  <a:pt x="738" y="309"/>
                                </a:lnTo>
                                <a:lnTo>
                                  <a:pt x="754" y="285"/>
                                </a:lnTo>
                                <a:lnTo>
                                  <a:pt x="760" y="256"/>
                                </a:lnTo>
                                <a:lnTo>
                                  <a:pt x="760" y="75"/>
                                </a:lnTo>
                                <a:lnTo>
                                  <a:pt x="754" y="46"/>
                                </a:lnTo>
                                <a:lnTo>
                                  <a:pt x="738" y="22"/>
                                </a:lnTo>
                                <a:lnTo>
                                  <a:pt x="714" y="6"/>
                                </a:lnTo>
                                <a:lnTo>
                                  <a:pt x="685" y="0"/>
                                </a:lnTo>
                                <a:lnTo>
                                  <a:pt x="75" y="0"/>
                                </a:lnTo>
                                <a:lnTo>
                                  <a:pt x="46" y="6"/>
                                </a:lnTo>
                                <a:lnTo>
                                  <a:pt x="22" y="22"/>
                                </a:lnTo>
                                <a:lnTo>
                                  <a:pt x="6" y="46"/>
                                </a:lnTo>
                                <a:lnTo>
                                  <a:pt x="0" y="75"/>
                                </a:lnTo>
                                <a:close/>
                              </a:path>
                            </a:pathLst>
                          </a:custGeom>
                          <a:noFill/>
                          <a:ln w="52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7" name="AutoShape 613"/>
                        <wps:cNvSpPr>
                          <a:spLocks/>
                        </wps:cNvSpPr>
                        <wps:spPr bwMode="auto">
                          <a:xfrm>
                            <a:off x="7200" y="-1898"/>
                            <a:ext cx="1183" cy="323"/>
                          </a:xfrm>
                          <a:custGeom>
                            <a:avLst/>
                            <a:gdLst>
                              <a:gd name="T0" fmla="+- 0 7208 7200"/>
                              <a:gd name="T1" fmla="*/ T0 w 1183"/>
                              <a:gd name="T2" fmla="+- 0 -1660 -1898"/>
                              <a:gd name="T3" fmla="*/ -1660 h 323"/>
                              <a:gd name="T4" fmla="+- 0 7294 7200"/>
                              <a:gd name="T5" fmla="*/ T4 w 1183"/>
                              <a:gd name="T6" fmla="+- 0 -1637 -1898"/>
                              <a:gd name="T7" fmla="*/ -1637 h 323"/>
                              <a:gd name="T8" fmla="+- 0 7291 7200"/>
                              <a:gd name="T9" fmla="*/ T8 w 1183"/>
                              <a:gd name="T10" fmla="+- 0 -1630 -1898"/>
                              <a:gd name="T11" fmla="*/ -1630 h 323"/>
                              <a:gd name="T12" fmla="+- 0 7270 7200"/>
                              <a:gd name="T13" fmla="*/ T12 w 1183"/>
                              <a:gd name="T14" fmla="+- 0 -1596 -1898"/>
                              <a:gd name="T15" fmla="*/ -1596 h 323"/>
                              <a:gd name="T16" fmla="+- 0 7267 7200"/>
                              <a:gd name="T17" fmla="*/ T16 w 1183"/>
                              <a:gd name="T18" fmla="+- 0 -1610 -1898"/>
                              <a:gd name="T19" fmla="*/ -1610 h 323"/>
                              <a:gd name="T20" fmla="+- 0 7325 7200"/>
                              <a:gd name="T21" fmla="*/ T20 w 1183"/>
                              <a:gd name="T22" fmla="+- 0 -1643 -1898"/>
                              <a:gd name="T23" fmla="*/ -1643 h 323"/>
                              <a:gd name="T24" fmla="+- 0 7317 7200"/>
                              <a:gd name="T25" fmla="*/ T24 w 1183"/>
                              <a:gd name="T26" fmla="+- 0 -1597 -1898"/>
                              <a:gd name="T27" fmla="*/ -1597 h 323"/>
                              <a:gd name="T28" fmla="+- 0 7333 7200"/>
                              <a:gd name="T29" fmla="*/ T28 w 1183"/>
                              <a:gd name="T30" fmla="+- 0 -1642 -1898"/>
                              <a:gd name="T31" fmla="*/ -1642 h 323"/>
                              <a:gd name="T32" fmla="+- 0 7347 7200"/>
                              <a:gd name="T33" fmla="*/ T32 w 1183"/>
                              <a:gd name="T34" fmla="+- 0 -1663 -1898"/>
                              <a:gd name="T35" fmla="*/ -1663 h 323"/>
                              <a:gd name="T36" fmla="+- 0 7350 7200"/>
                              <a:gd name="T37" fmla="*/ T36 w 1183"/>
                              <a:gd name="T38" fmla="+- 0 -1660 -1898"/>
                              <a:gd name="T39" fmla="*/ -1660 h 323"/>
                              <a:gd name="T40" fmla="+- 0 7358 7200"/>
                              <a:gd name="T41" fmla="*/ T40 w 1183"/>
                              <a:gd name="T42" fmla="+- 0 -1636 -1898"/>
                              <a:gd name="T43" fmla="*/ -1636 h 323"/>
                              <a:gd name="T44" fmla="+- 0 7373 7200"/>
                              <a:gd name="T45" fmla="*/ T44 w 1183"/>
                              <a:gd name="T46" fmla="+- 0 -1642 -1898"/>
                              <a:gd name="T47" fmla="*/ -1642 h 323"/>
                              <a:gd name="T48" fmla="+- 0 7420 7200"/>
                              <a:gd name="T49" fmla="*/ T48 w 1183"/>
                              <a:gd name="T50" fmla="+- 0 -1642 -1898"/>
                              <a:gd name="T51" fmla="*/ -1642 h 323"/>
                              <a:gd name="T52" fmla="+- 0 7393 7200"/>
                              <a:gd name="T53" fmla="*/ T52 w 1183"/>
                              <a:gd name="T54" fmla="+- 0 -1642 -1898"/>
                              <a:gd name="T55" fmla="*/ -1642 h 323"/>
                              <a:gd name="T56" fmla="+- 0 7386 7200"/>
                              <a:gd name="T57" fmla="*/ T56 w 1183"/>
                              <a:gd name="T58" fmla="+- 0 -1576 -1898"/>
                              <a:gd name="T59" fmla="*/ -1576 h 323"/>
                              <a:gd name="T60" fmla="+- 0 7435 7200"/>
                              <a:gd name="T61" fmla="*/ T60 w 1183"/>
                              <a:gd name="T62" fmla="+- 0 -1642 -1898"/>
                              <a:gd name="T63" fmla="*/ -1642 h 323"/>
                              <a:gd name="T64" fmla="+- 0 7434 7200"/>
                              <a:gd name="T65" fmla="*/ T64 w 1183"/>
                              <a:gd name="T66" fmla="+- 0 -1660 -1898"/>
                              <a:gd name="T67" fmla="*/ -1660 h 323"/>
                              <a:gd name="T68" fmla="+- 0 7492 7200"/>
                              <a:gd name="T69" fmla="*/ T68 w 1183"/>
                              <a:gd name="T70" fmla="+- 0 -1637 -1898"/>
                              <a:gd name="T71" fmla="*/ -1637 h 323"/>
                              <a:gd name="T72" fmla="+- 0 7457 7200"/>
                              <a:gd name="T73" fmla="*/ T72 w 1183"/>
                              <a:gd name="T74" fmla="+- 0 -1597 -1898"/>
                              <a:gd name="T75" fmla="*/ -1597 h 323"/>
                              <a:gd name="T76" fmla="+- 0 7494 7200"/>
                              <a:gd name="T77" fmla="*/ T76 w 1183"/>
                              <a:gd name="T78" fmla="+- 0 -1597 -1898"/>
                              <a:gd name="T79" fmla="*/ -1597 h 323"/>
                              <a:gd name="T80" fmla="+- 0 7532 7200"/>
                              <a:gd name="T81" fmla="*/ T80 w 1183"/>
                              <a:gd name="T82" fmla="+- 0 -1602 -1898"/>
                              <a:gd name="T83" fmla="*/ -1602 h 323"/>
                              <a:gd name="T84" fmla="+- 0 7539 7200"/>
                              <a:gd name="T85" fmla="*/ T84 w 1183"/>
                              <a:gd name="T86" fmla="+- 0 -1636 -1898"/>
                              <a:gd name="T87" fmla="*/ -1636 h 323"/>
                              <a:gd name="T88" fmla="+- 0 7515 7200"/>
                              <a:gd name="T89" fmla="*/ T88 w 1183"/>
                              <a:gd name="T90" fmla="+- 0 -1596 -1898"/>
                              <a:gd name="T91" fmla="*/ -1596 h 323"/>
                              <a:gd name="T92" fmla="+- 0 7508 7200"/>
                              <a:gd name="T93" fmla="*/ T92 w 1183"/>
                              <a:gd name="T94" fmla="+- 0 -1586 -1898"/>
                              <a:gd name="T95" fmla="*/ -1586 h 323"/>
                              <a:gd name="T96" fmla="+- 0 7547 7200"/>
                              <a:gd name="T97" fmla="*/ T96 w 1183"/>
                              <a:gd name="T98" fmla="+- 0 -1642 -1898"/>
                              <a:gd name="T99" fmla="*/ -1642 h 323"/>
                              <a:gd name="T100" fmla="+- 0 7598 7200"/>
                              <a:gd name="T101" fmla="*/ T100 w 1183"/>
                              <a:gd name="T102" fmla="+- 0 -1596 -1898"/>
                              <a:gd name="T103" fmla="*/ -1596 h 323"/>
                              <a:gd name="T104" fmla="+- 0 7566 7200"/>
                              <a:gd name="T105" fmla="*/ T104 w 1183"/>
                              <a:gd name="T106" fmla="+- 0 -1640 -1898"/>
                              <a:gd name="T107" fmla="*/ -1640 h 323"/>
                              <a:gd name="T108" fmla="+- 0 7625 7200"/>
                              <a:gd name="T109" fmla="*/ T108 w 1183"/>
                              <a:gd name="T110" fmla="+- 0 -1643 -1898"/>
                              <a:gd name="T111" fmla="*/ -1643 h 323"/>
                              <a:gd name="T112" fmla="+- 0 7642 7200"/>
                              <a:gd name="T113" fmla="*/ T112 w 1183"/>
                              <a:gd name="T114" fmla="+- 0 -1609 -1898"/>
                              <a:gd name="T115" fmla="*/ -1609 h 323"/>
                              <a:gd name="T116" fmla="+- 0 7642 7200"/>
                              <a:gd name="T117" fmla="*/ T116 w 1183"/>
                              <a:gd name="T118" fmla="+- 0 -1625 -1898"/>
                              <a:gd name="T119" fmla="*/ -1625 h 323"/>
                              <a:gd name="T120" fmla="+- 0 7642 7200"/>
                              <a:gd name="T121" fmla="*/ T120 w 1183"/>
                              <a:gd name="T122" fmla="+- 0 -1604 -1898"/>
                              <a:gd name="T123" fmla="*/ -1604 h 323"/>
                              <a:gd name="T124" fmla="+- 0 7687 7200"/>
                              <a:gd name="T125" fmla="*/ T124 w 1183"/>
                              <a:gd name="T126" fmla="+- 0 -1642 -1898"/>
                              <a:gd name="T127" fmla="*/ -1642 h 323"/>
                              <a:gd name="T128" fmla="+- 0 7663 7200"/>
                              <a:gd name="T129" fmla="*/ T128 w 1183"/>
                              <a:gd name="T130" fmla="+- 0 -1642 -1898"/>
                              <a:gd name="T131" fmla="*/ -1642 h 323"/>
                              <a:gd name="T132" fmla="+- 0 7687 7200"/>
                              <a:gd name="T133" fmla="*/ T132 w 1183"/>
                              <a:gd name="T134" fmla="+- 0 -1635 -1898"/>
                              <a:gd name="T135" fmla="*/ -1635 h 323"/>
                              <a:gd name="T136" fmla="+- 0 7726 7200"/>
                              <a:gd name="T137" fmla="*/ T136 w 1183"/>
                              <a:gd name="T138" fmla="+- 0 -1610 -1898"/>
                              <a:gd name="T139" fmla="*/ -1610 h 323"/>
                              <a:gd name="T140" fmla="+- 0 7726 7200"/>
                              <a:gd name="T141" fmla="*/ T140 w 1183"/>
                              <a:gd name="T142" fmla="+- 0 -1629 -1898"/>
                              <a:gd name="T143" fmla="*/ -1629 h 323"/>
                              <a:gd name="T144" fmla="+- 0 7691 7200"/>
                              <a:gd name="T145" fmla="*/ T144 w 1183"/>
                              <a:gd name="T146" fmla="+- 0 -1608 -1898"/>
                              <a:gd name="T147" fmla="*/ -1608 h 323"/>
                              <a:gd name="T148" fmla="+- 0 7733 7200"/>
                              <a:gd name="T149" fmla="*/ T148 w 1183"/>
                              <a:gd name="T150" fmla="+- 0 -1597 -1898"/>
                              <a:gd name="T151" fmla="*/ -1597 h 323"/>
                              <a:gd name="T152" fmla="+- 0 8063 7200"/>
                              <a:gd name="T153" fmla="*/ T152 w 1183"/>
                              <a:gd name="T154" fmla="+- 0 -1838 -1898"/>
                              <a:gd name="T155" fmla="*/ -1838 h 323"/>
                              <a:gd name="T156" fmla="+- 0 8069 7200"/>
                              <a:gd name="T157" fmla="*/ T156 w 1183"/>
                              <a:gd name="T158" fmla="+- 0 -1838 -1898"/>
                              <a:gd name="T159" fmla="*/ -1838 h 323"/>
                              <a:gd name="T160" fmla="+- 0 8104 7200"/>
                              <a:gd name="T161" fmla="*/ T160 w 1183"/>
                              <a:gd name="T162" fmla="+- 0 -1863 -1898"/>
                              <a:gd name="T163" fmla="*/ -1863 h 323"/>
                              <a:gd name="T164" fmla="+- 0 8107 7200"/>
                              <a:gd name="T165" fmla="*/ T164 w 1183"/>
                              <a:gd name="T166" fmla="+- 0 -1876 -1898"/>
                              <a:gd name="T167" fmla="*/ -1876 h 323"/>
                              <a:gd name="T168" fmla="+- 0 8131 7200"/>
                              <a:gd name="T169" fmla="*/ T168 w 1183"/>
                              <a:gd name="T170" fmla="+- 0 -1840 -1898"/>
                              <a:gd name="T171" fmla="*/ -1840 h 323"/>
                              <a:gd name="T172" fmla="+- 0 8135 7200"/>
                              <a:gd name="T173" fmla="*/ T172 w 1183"/>
                              <a:gd name="T174" fmla="+- 0 -1865 -1898"/>
                              <a:gd name="T175" fmla="*/ -1865 h 323"/>
                              <a:gd name="T176" fmla="+- 0 8153 7200"/>
                              <a:gd name="T177" fmla="*/ T176 w 1183"/>
                              <a:gd name="T178" fmla="+- 0 -1875 -1898"/>
                              <a:gd name="T179" fmla="*/ -1875 h 323"/>
                              <a:gd name="T180" fmla="+- 0 8167 7200"/>
                              <a:gd name="T181" fmla="*/ T180 w 1183"/>
                              <a:gd name="T182" fmla="+- 0 -1869 -1898"/>
                              <a:gd name="T183" fmla="*/ -1869 h 323"/>
                              <a:gd name="T184" fmla="+- 0 8184 7200"/>
                              <a:gd name="T185" fmla="*/ T184 w 1183"/>
                              <a:gd name="T186" fmla="+- 0 -1830 -1898"/>
                              <a:gd name="T187" fmla="*/ -1830 h 323"/>
                              <a:gd name="T188" fmla="+- 0 8179 7200"/>
                              <a:gd name="T189" fmla="*/ T188 w 1183"/>
                              <a:gd name="T190" fmla="+- 0 -1887 -1898"/>
                              <a:gd name="T191" fmla="*/ -1887 h 323"/>
                              <a:gd name="T192" fmla="+- 0 8201 7200"/>
                              <a:gd name="T193" fmla="*/ T192 w 1183"/>
                              <a:gd name="T194" fmla="+- 0 -1890 -1898"/>
                              <a:gd name="T195" fmla="*/ -1890 h 323"/>
                              <a:gd name="T196" fmla="+- 0 8209 7200"/>
                              <a:gd name="T197" fmla="*/ T196 w 1183"/>
                              <a:gd name="T198" fmla="+- 0 -1869 -1898"/>
                              <a:gd name="T199" fmla="*/ -1869 h 323"/>
                              <a:gd name="T200" fmla="+- 0 8221 7200"/>
                              <a:gd name="T201" fmla="*/ T200 w 1183"/>
                              <a:gd name="T202" fmla="+- 0 -1892 -1898"/>
                              <a:gd name="T203" fmla="*/ -1892 h 323"/>
                              <a:gd name="T204" fmla="+- 0 8241 7200"/>
                              <a:gd name="T205" fmla="*/ T204 w 1183"/>
                              <a:gd name="T206" fmla="+- 0 -1837 -1898"/>
                              <a:gd name="T207" fmla="*/ -1837 h 323"/>
                              <a:gd name="T208" fmla="+- 0 8232 7200"/>
                              <a:gd name="T209" fmla="*/ T208 w 1183"/>
                              <a:gd name="T210" fmla="+- 0 -1815 -1898"/>
                              <a:gd name="T211" fmla="*/ -1815 h 323"/>
                              <a:gd name="T212" fmla="+- 0 8248 7200"/>
                              <a:gd name="T213" fmla="*/ T212 w 1183"/>
                              <a:gd name="T214" fmla="+- 0 -1837 -1898"/>
                              <a:gd name="T215" fmla="*/ -1837 h 323"/>
                              <a:gd name="T216" fmla="+- 0 8279 7200"/>
                              <a:gd name="T217" fmla="*/ T216 w 1183"/>
                              <a:gd name="T218" fmla="+- 0 -1893 -1898"/>
                              <a:gd name="T219" fmla="*/ -1893 h 323"/>
                              <a:gd name="T220" fmla="+- 0 8279 7200"/>
                              <a:gd name="T221" fmla="*/ T220 w 1183"/>
                              <a:gd name="T222" fmla="+- 0 -1889 -1898"/>
                              <a:gd name="T223" fmla="*/ -1889 h 323"/>
                              <a:gd name="T224" fmla="+- 0 8300 7200"/>
                              <a:gd name="T225" fmla="*/ T224 w 1183"/>
                              <a:gd name="T226" fmla="+- 0 -1868 -1898"/>
                              <a:gd name="T227" fmla="*/ -1868 h 323"/>
                              <a:gd name="T228" fmla="+- 0 8307 7200"/>
                              <a:gd name="T229" fmla="*/ T228 w 1183"/>
                              <a:gd name="T230" fmla="+- 0 -1870 -1898"/>
                              <a:gd name="T231" fmla="*/ -1870 h 323"/>
                              <a:gd name="T232" fmla="+- 0 8375 7200"/>
                              <a:gd name="T233" fmla="*/ T232 w 1183"/>
                              <a:gd name="T234" fmla="+- 0 -1869 -1898"/>
                              <a:gd name="T235" fmla="*/ -1869 h 323"/>
                              <a:gd name="T236" fmla="+- 0 8356 7200"/>
                              <a:gd name="T237" fmla="*/ T236 w 1183"/>
                              <a:gd name="T238" fmla="+- 0 -1870 -1898"/>
                              <a:gd name="T239" fmla="*/ -1870 h 323"/>
                              <a:gd name="T240" fmla="+- 0 8352 7200"/>
                              <a:gd name="T241" fmla="*/ T240 w 1183"/>
                              <a:gd name="T242" fmla="+- 0 -1876 -1898"/>
                              <a:gd name="T243" fmla="*/ -1876 h 323"/>
                              <a:gd name="T244" fmla="+- 0 8375 7200"/>
                              <a:gd name="T245" fmla="*/ T244 w 1183"/>
                              <a:gd name="T246" fmla="+- 0 -1838 -1898"/>
                              <a:gd name="T247" fmla="*/ -1838 h 323"/>
                              <a:gd name="T248" fmla="+- 0 8382 7200"/>
                              <a:gd name="T249" fmla="*/ T248 w 1183"/>
                              <a:gd name="T250" fmla="+- 0 -1815 -1898"/>
                              <a:gd name="T251" fmla="*/ -1815 h 32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1183" h="323">
                                <a:moveTo>
                                  <a:pt x="54" y="238"/>
                                </a:moveTo>
                                <a:lnTo>
                                  <a:pt x="46" y="238"/>
                                </a:lnTo>
                                <a:lnTo>
                                  <a:pt x="27" y="291"/>
                                </a:lnTo>
                                <a:lnTo>
                                  <a:pt x="27" y="294"/>
                                </a:lnTo>
                                <a:lnTo>
                                  <a:pt x="26" y="291"/>
                                </a:lnTo>
                                <a:lnTo>
                                  <a:pt x="8" y="238"/>
                                </a:lnTo>
                                <a:lnTo>
                                  <a:pt x="0" y="238"/>
                                </a:lnTo>
                                <a:lnTo>
                                  <a:pt x="23" y="301"/>
                                </a:lnTo>
                                <a:lnTo>
                                  <a:pt x="31" y="301"/>
                                </a:lnTo>
                                <a:lnTo>
                                  <a:pt x="34" y="294"/>
                                </a:lnTo>
                                <a:lnTo>
                                  <a:pt x="54" y="238"/>
                                </a:lnTo>
                                <a:moveTo>
                                  <a:pt x="99" y="267"/>
                                </a:moveTo>
                                <a:lnTo>
                                  <a:pt x="94" y="261"/>
                                </a:lnTo>
                                <a:lnTo>
                                  <a:pt x="91" y="258"/>
                                </a:lnTo>
                                <a:lnTo>
                                  <a:pt x="91" y="274"/>
                                </a:lnTo>
                                <a:lnTo>
                                  <a:pt x="67" y="274"/>
                                </a:lnTo>
                                <a:lnTo>
                                  <a:pt x="68" y="268"/>
                                </a:lnTo>
                                <a:lnTo>
                                  <a:pt x="75" y="261"/>
                                </a:lnTo>
                                <a:lnTo>
                                  <a:pt x="85" y="261"/>
                                </a:lnTo>
                                <a:lnTo>
                                  <a:pt x="91" y="268"/>
                                </a:lnTo>
                                <a:lnTo>
                                  <a:pt x="91" y="274"/>
                                </a:lnTo>
                                <a:lnTo>
                                  <a:pt x="91" y="258"/>
                                </a:lnTo>
                                <a:lnTo>
                                  <a:pt x="89" y="255"/>
                                </a:lnTo>
                                <a:lnTo>
                                  <a:pt x="71" y="255"/>
                                </a:lnTo>
                                <a:lnTo>
                                  <a:pt x="59" y="268"/>
                                </a:lnTo>
                                <a:lnTo>
                                  <a:pt x="59" y="290"/>
                                </a:lnTo>
                                <a:lnTo>
                                  <a:pt x="70" y="302"/>
                                </a:lnTo>
                                <a:lnTo>
                                  <a:pt x="90" y="302"/>
                                </a:lnTo>
                                <a:lnTo>
                                  <a:pt x="96" y="298"/>
                                </a:lnTo>
                                <a:lnTo>
                                  <a:pt x="96" y="296"/>
                                </a:lnTo>
                                <a:lnTo>
                                  <a:pt x="96" y="291"/>
                                </a:lnTo>
                                <a:lnTo>
                                  <a:pt x="89" y="296"/>
                                </a:lnTo>
                                <a:lnTo>
                                  <a:pt x="75" y="296"/>
                                </a:lnTo>
                                <a:lnTo>
                                  <a:pt x="67" y="288"/>
                                </a:lnTo>
                                <a:lnTo>
                                  <a:pt x="67" y="281"/>
                                </a:lnTo>
                                <a:lnTo>
                                  <a:pt x="99" y="281"/>
                                </a:lnTo>
                                <a:lnTo>
                                  <a:pt x="99" y="274"/>
                                </a:lnTo>
                                <a:lnTo>
                                  <a:pt x="99" y="267"/>
                                </a:lnTo>
                                <a:moveTo>
                                  <a:pt x="133" y="256"/>
                                </a:moveTo>
                                <a:lnTo>
                                  <a:pt x="132" y="255"/>
                                </a:lnTo>
                                <a:lnTo>
                                  <a:pt x="125" y="255"/>
                                </a:lnTo>
                                <a:lnTo>
                                  <a:pt x="119" y="261"/>
                                </a:lnTo>
                                <a:lnTo>
                                  <a:pt x="117" y="265"/>
                                </a:lnTo>
                                <a:lnTo>
                                  <a:pt x="117" y="256"/>
                                </a:lnTo>
                                <a:lnTo>
                                  <a:pt x="110" y="256"/>
                                </a:lnTo>
                                <a:lnTo>
                                  <a:pt x="110" y="301"/>
                                </a:lnTo>
                                <a:lnTo>
                                  <a:pt x="117" y="301"/>
                                </a:lnTo>
                                <a:lnTo>
                                  <a:pt x="117" y="271"/>
                                </a:lnTo>
                                <a:lnTo>
                                  <a:pt x="121" y="265"/>
                                </a:lnTo>
                                <a:lnTo>
                                  <a:pt x="123" y="262"/>
                                </a:lnTo>
                                <a:lnTo>
                                  <a:pt x="131" y="262"/>
                                </a:lnTo>
                                <a:lnTo>
                                  <a:pt x="133" y="263"/>
                                </a:lnTo>
                                <a:lnTo>
                                  <a:pt x="133" y="262"/>
                                </a:lnTo>
                                <a:lnTo>
                                  <a:pt x="133" y="256"/>
                                </a:lnTo>
                                <a:moveTo>
                                  <a:pt x="148" y="256"/>
                                </a:moveTo>
                                <a:lnTo>
                                  <a:pt x="141" y="256"/>
                                </a:lnTo>
                                <a:lnTo>
                                  <a:pt x="141" y="301"/>
                                </a:lnTo>
                                <a:lnTo>
                                  <a:pt x="148" y="301"/>
                                </a:lnTo>
                                <a:lnTo>
                                  <a:pt x="148" y="256"/>
                                </a:lnTo>
                                <a:moveTo>
                                  <a:pt x="150" y="238"/>
                                </a:moveTo>
                                <a:lnTo>
                                  <a:pt x="147" y="235"/>
                                </a:lnTo>
                                <a:lnTo>
                                  <a:pt x="143" y="235"/>
                                </a:lnTo>
                                <a:lnTo>
                                  <a:pt x="140" y="238"/>
                                </a:lnTo>
                                <a:lnTo>
                                  <a:pt x="140" y="242"/>
                                </a:lnTo>
                                <a:lnTo>
                                  <a:pt x="143" y="245"/>
                                </a:lnTo>
                                <a:lnTo>
                                  <a:pt x="147" y="245"/>
                                </a:lnTo>
                                <a:lnTo>
                                  <a:pt x="150" y="242"/>
                                </a:lnTo>
                                <a:lnTo>
                                  <a:pt x="150" y="238"/>
                                </a:lnTo>
                                <a:moveTo>
                                  <a:pt x="185" y="234"/>
                                </a:moveTo>
                                <a:lnTo>
                                  <a:pt x="183" y="233"/>
                                </a:lnTo>
                                <a:lnTo>
                                  <a:pt x="174" y="233"/>
                                </a:lnTo>
                                <a:lnTo>
                                  <a:pt x="166" y="242"/>
                                </a:lnTo>
                                <a:lnTo>
                                  <a:pt x="166" y="256"/>
                                </a:lnTo>
                                <a:lnTo>
                                  <a:pt x="158" y="256"/>
                                </a:lnTo>
                                <a:lnTo>
                                  <a:pt x="158" y="262"/>
                                </a:lnTo>
                                <a:lnTo>
                                  <a:pt x="166" y="262"/>
                                </a:lnTo>
                                <a:lnTo>
                                  <a:pt x="166" y="301"/>
                                </a:lnTo>
                                <a:lnTo>
                                  <a:pt x="173" y="301"/>
                                </a:lnTo>
                                <a:lnTo>
                                  <a:pt x="173" y="262"/>
                                </a:lnTo>
                                <a:lnTo>
                                  <a:pt x="184" y="262"/>
                                </a:lnTo>
                                <a:lnTo>
                                  <a:pt x="184" y="256"/>
                                </a:lnTo>
                                <a:lnTo>
                                  <a:pt x="173" y="256"/>
                                </a:lnTo>
                                <a:lnTo>
                                  <a:pt x="173" y="240"/>
                                </a:lnTo>
                                <a:lnTo>
                                  <a:pt x="183" y="240"/>
                                </a:lnTo>
                                <a:lnTo>
                                  <a:pt x="185" y="241"/>
                                </a:lnTo>
                                <a:lnTo>
                                  <a:pt x="185" y="240"/>
                                </a:lnTo>
                                <a:lnTo>
                                  <a:pt x="185" y="234"/>
                                </a:lnTo>
                                <a:moveTo>
                                  <a:pt x="227" y="256"/>
                                </a:moveTo>
                                <a:lnTo>
                                  <a:pt x="220" y="256"/>
                                </a:lnTo>
                                <a:lnTo>
                                  <a:pt x="207" y="291"/>
                                </a:lnTo>
                                <a:lnTo>
                                  <a:pt x="206" y="293"/>
                                </a:lnTo>
                                <a:lnTo>
                                  <a:pt x="206" y="294"/>
                                </a:lnTo>
                                <a:lnTo>
                                  <a:pt x="205" y="292"/>
                                </a:lnTo>
                                <a:lnTo>
                                  <a:pt x="205" y="291"/>
                                </a:lnTo>
                                <a:lnTo>
                                  <a:pt x="193" y="256"/>
                                </a:lnTo>
                                <a:lnTo>
                                  <a:pt x="185" y="256"/>
                                </a:lnTo>
                                <a:lnTo>
                                  <a:pt x="202" y="301"/>
                                </a:lnTo>
                                <a:lnTo>
                                  <a:pt x="199" y="310"/>
                                </a:lnTo>
                                <a:lnTo>
                                  <a:pt x="196" y="316"/>
                                </a:lnTo>
                                <a:lnTo>
                                  <a:pt x="188" y="316"/>
                                </a:lnTo>
                                <a:lnTo>
                                  <a:pt x="186" y="316"/>
                                </a:lnTo>
                                <a:lnTo>
                                  <a:pt x="186" y="322"/>
                                </a:lnTo>
                                <a:lnTo>
                                  <a:pt x="188" y="323"/>
                                </a:lnTo>
                                <a:lnTo>
                                  <a:pt x="201" y="323"/>
                                </a:lnTo>
                                <a:lnTo>
                                  <a:pt x="203" y="316"/>
                                </a:lnTo>
                                <a:lnTo>
                                  <a:pt x="212" y="294"/>
                                </a:lnTo>
                                <a:lnTo>
                                  <a:pt x="227" y="256"/>
                                </a:lnTo>
                                <a:moveTo>
                                  <a:pt x="242" y="256"/>
                                </a:moveTo>
                                <a:lnTo>
                                  <a:pt x="235" y="256"/>
                                </a:lnTo>
                                <a:lnTo>
                                  <a:pt x="235" y="301"/>
                                </a:lnTo>
                                <a:lnTo>
                                  <a:pt x="242" y="301"/>
                                </a:lnTo>
                                <a:lnTo>
                                  <a:pt x="242" y="256"/>
                                </a:lnTo>
                                <a:moveTo>
                                  <a:pt x="243" y="238"/>
                                </a:moveTo>
                                <a:lnTo>
                                  <a:pt x="241" y="235"/>
                                </a:lnTo>
                                <a:lnTo>
                                  <a:pt x="237" y="235"/>
                                </a:lnTo>
                                <a:lnTo>
                                  <a:pt x="234" y="238"/>
                                </a:lnTo>
                                <a:lnTo>
                                  <a:pt x="234" y="242"/>
                                </a:lnTo>
                                <a:lnTo>
                                  <a:pt x="237" y="245"/>
                                </a:lnTo>
                                <a:lnTo>
                                  <a:pt x="241" y="245"/>
                                </a:lnTo>
                                <a:lnTo>
                                  <a:pt x="243" y="242"/>
                                </a:lnTo>
                                <a:lnTo>
                                  <a:pt x="243" y="238"/>
                                </a:lnTo>
                                <a:moveTo>
                                  <a:pt x="294" y="265"/>
                                </a:moveTo>
                                <a:lnTo>
                                  <a:pt x="292" y="261"/>
                                </a:lnTo>
                                <a:lnTo>
                                  <a:pt x="287" y="255"/>
                                </a:lnTo>
                                <a:lnTo>
                                  <a:pt x="269" y="255"/>
                                </a:lnTo>
                                <a:lnTo>
                                  <a:pt x="264" y="264"/>
                                </a:lnTo>
                                <a:lnTo>
                                  <a:pt x="264" y="256"/>
                                </a:lnTo>
                                <a:lnTo>
                                  <a:pt x="257" y="256"/>
                                </a:lnTo>
                                <a:lnTo>
                                  <a:pt x="257" y="301"/>
                                </a:lnTo>
                                <a:lnTo>
                                  <a:pt x="264" y="301"/>
                                </a:lnTo>
                                <a:lnTo>
                                  <a:pt x="264" y="269"/>
                                </a:lnTo>
                                <a:lnTo>
                                  <a:pt x="269" y="264"/>
                                </a:lnTo>
                                <a:lnTo>
                                  <a:pt x="271" y="261"/>
                                </a:lnTo>
                                <a:lnTo>
                                  <a:pt x="287" y="261"/>
                                </a:lnTo>
                                <a:lnTo>
                                  <a:pt x="287" y="301"/>
                                </a:lnTo>
                                <a:lnTo>
                                  <a:pt x="294" y="301"/>
                                </a:lnTo>
                                <a:lnTo>
                                  <a:pt x="294" y="265"/>
                                </a:lnTo>
                                <a:moveTo>
                                  <a:pt x="347" y="256"/>
                                </a:moveTo>
                                <a:lnTo>
                                  <a:pt x="339" y="256"/>
                                </a:lnTo>
                                <a:lnTo>
                                  <a:pt x="339" y="262"/>
                                </a:lnTo>
                                <a:lnTo>
                                  <a:pt x="339" y="269"/>
                                </a:lnTo>
                                <a:lnTo>
                                  <a:pt x="339" y="288"/>
                                </a:lnTo>
                                <a:lnTo>
                                  <a:pt x="332" y="296"/>
                                </a:lnTo>
                                <a:lnTo>
                                  <a:pt x="320" y="296"/>
                                </a:lnTo>
                                <a:lnTo>
                                  <a:pt x="312" y="287"/>
                                </a:lnTo>
                                <a:lnTo>
                                  <a:pt x="312" y="271"/>
                                </a:lnTo>
                                <a:lnTo>
                                  <a:pt x="320" y="261"/>
                                </a:lnTo>
                                <a:lnTo>
                                  <a:pt x="332" y="261"/>
                                </a:lnTo>
                                <a:lnTo>
                                  <a:pt x="339" y="269"/>
                                </a:lnTo>
                                <a:lnTo>
                                  <a:pt x="339" y="262"/>
                                </a:lnTo>
                                <a:lnTo>
                                  <a:pt x="338" y="261"/>
                                </a:lnTo>
                                <a:lnTo>
                                  <a:pt x="335" y="255"/>
                                </a:lnTo>
                                <a:lnTo>
                                  <a:pt x="316" y="255"/>
                                </a:lnTo>
                                <a:lnTo>
                                  <a:pt x="305" y="269"/>
                                </a:lnTo>
                                <a:lnTo>
                                  <a:pt x="305" y="290"/>
                                </a:lnTo>
                                <a:lnTo>
                                  <a:pt x="315" y="302"/>
                                </a:lnTo>
                                <a:lnTo>
                                  <a:pt x="334" y="302"/>
                                </a:lnTo>
                                <a:lnTo>
                                  <a:pt x="338" y="296"/>
                                </a:lnTo>
                                <a:lnTo>
                                  <a:pt x="339" y="294"/>
                                </a:lnTo>
                                <a:lnTo>
                                  <a:pt x="339" y="316"/>
                                </a:lnTo>
                                <a:lnTo>
                                  <a:pt x="316" y="316"/>
                                </a:lnTo>
                                <a:lnTo>
                                  <a:pt x="308" y="312"/>
                                </a:lnTo>
                                <a:lnTo>
                                  <a:pt x="308" y="319"/>
                                </a:lnTo>
                                <a:lnTo>
                                  <a:pt x="314" y="323"/>
                                </a:lnTo>
                                <a:lnTo>
                                  <a:pt x="347" y="323"/>
                                </a:lnTo>
                                <a:lnTo>
                                  <a:pt x="347" y="316"/>
                                </a:lnTo>
                                <a:lnTo>
                                  <a:pt x="347" y="294"/>
                                </a:lnTo>
                                <a:lnTo>
                                  <a:pt x="347" y="262"/>
                                </a:lnTo>
                                <a:lnTo>
                                  <a:pt x="347" y="256"/>
                                </a:lnTo>
                                <a:moveTo>
                                  <a:pt x="405" y="240"/>
                                </a:moveTo>
                                <a:lnTo>
                                  <a:pt x="399" y="237"/>
                                </a:lnTo>
                                <a:lnTo>
                                  <a:pt x="376" y="237"/>
                                </a:lnTo>
                                <a:lnTo>
                                  <a:pt x="358" y="256"/>
                                </a:lnTo>
                                <a:lnTo>
                                  <a:pt x="358" y="285"/>
                                </a:lnTo>
                                <a:lnTo>
                                  <a:pt x="374" y="302"/>
                                </a:lnTo>
                                <a:lnTo>
                                  <a:pt x="398" y="302"/>
                                </a:lnTo>
                                <a:lnTo>
                                  <a:pt x="405" y="299"/>
                                </a:lnTo>
                                <a:lnTo>
                                  <a:pt x="405" y="296"/>
                                </a:lnTo>
                                <a:lnTo>
                                  <a:pt x="405" y="291"/>
                                </a:lnTo>
                                <a:lnTo>
                                  <a:pt x="398" y="296"/>
                                </a:lnTo>
                                <a:lnTo>
                                  <a:pt x="378" y="296"/>
                                </a:lnTo>
                                <a:lnTo>
                                  <a:pt x="366" y="282"/>
                                </a:lnTo>
                                <a:lnTo>
                                  <a:pt x="366" y="258"/>
                                </a:lnTo>
                                <a:lnTo>
                                  <a:pt x="379" y="244"/>
                                </a:lnTo>
                                <a:lnTo>
                                  <a:pt x="398" y="244"/>
                                </a:lnTo>
                                <a:lnTo>
                                  <a:pt x="405" y="247"/>
                                </a:lnTo>
                                <a:lnTo>
                                  <a:pt x="405" y="244"/>
                                </a:lnTo>
                                <a:lnTo>
                                  <a:pt x="405" y="240"/>
                                </a:lnTo>
                                <a:moveTo>
                                  <a:pt x="450" y="255"/>
                                </a:moveTo>
                                <a:lnTo>
                                  <a:pt x="425" y="255"/>
                                </a:lnTo>
                                <a:lnTo>
                                  <a:pt x="418" y="259"/>
                                </a:lnTo>
                                <a:lnTo>
                                  <a:pt x="418" y="267"/>
                                </a:lnTo>
                                <a:lnTo>
                                  <a:pt x="425" y="261"/>
                                </a:lnTo>
                                <a:lnTo>
                                  <a:pt x="442" y="261"/>
                                </a:lnTo>
                                <a:lnTo>
                                  <a:pt x="442" y="273"/>
                                </a:lnTo>
                                <a:lnTo>
                                  <a:pt x="442" y="278"/>
                                </a:lnTo>
                                <a:lnTo>
                                  <a:pt x="442" y="289"/>
                                </a:lnTo>
                                <a:lnTo>
                                  <a:pt x="435" y="296"/>
                                </a:lnTo>
                                <a:lnTo>
                                  <a:pt x="426" y="296"/>
                                </a:lnTo>
                                <a:lnTo>
                                  <a:pt x="421" y="292"/>
                                </a:lnTo>
                                <a:lnTo>
                                  <a:pt x="421" y="284"/>
                                </a:lnTo>
                                <a:lnTo>
                                  <a:pt x="426" y="281"/>
                                </a:lnTo>
                                <a:lnTo>
                                  <a:pt x="442" y="278"/>
                                </a:lnTo>
                                <a:lnTo>
                                  <a:pt x="442" y="273"/>
                                </a:lnTo>
                                <a:lnTo>
                                  <a:pt x="414" y="277"/>
                                </a:lnTo>
                                <a:lnTo>
                                  <a:pt x="414" y="295"/>
                                </a:lnTo>
                                <a:lnTo>
                                  <a:pt x="421" y="302"/>
                                </a:lnTo>
                                <a:lnTo>
                                  <a:pt x="437" y="302"/>
                                </a:lnTo>
                                <a:lnTo>
                                  <a:pt x="441" y="296"/>
                                </a:lnTo>
                                <a:lnTo>
                                  <a:pt x="442" y="294"/>
                                </a:lnTo>
                                <a:lnTo>
                                  <a:pt x="442" y="301"/>
                                </a:lnTo>
                                <a:lnTo>
                                  <a:pt x="450" y="301"/>
                                </a:lnTo>
                                <a:lnTo>
                                  <a:pt x="450" y="294"/>
                                </a:lnTo>
                                <a:lnTo>
                                  <a:pt x="450" y="278"/>
                                </a:lnTo>
                                <a:lnTo>
                                  <a:pt x="450" y="261"/>
                                </a:lnTo>
                                <a:lnTo>
                                  <a:pt x="450" y="255"/>
                                </a:lnTo>
                                <a:moveTo>
                                  <a:pt x="487" y="256"/>
                                </a:moveTo>
                                <a:lnTo>
                                  <a:pt x="485" y="255"/>
                                </a:lnTo>
                                <a:lnTo>
                                  <a:pt x="478" y="255"/>
                                </a:lnTo>
                                <a:lnTo>
                                  <a:pt x="472" y="261"/>
                                </a:lnTo>
                                <a:lnTo>
                                  <a:pt x="471" y="265"/>
                                </a:lnTo>
                                <a:lnTo>
                                  <a:pt x="470" y="265"/>
                                </a:lnTo>
                                <a:lnTo>
                                  <a:pt x="470" y="256"/>
                                </a:lnTo>
                                <a:lnTo>
                                  <a:pt x="463" y="256"/>
                                </a:lnTo>
                                <a:lnTo>
                                  <a:pt x="463" y="301"/>
                                </a:lnTo>
                                <a:lnTo>
                                  <a:pt x="470" y="301"/>
                                </a:lnTo>
                                <a:lnTo>
                                  <a:pt x="470" y="271"/>
                                </a:lnTo>
                                <a:lnTo>
                                  <a:pt x="474" y="265"/>
                                </a:lnTo>
                                <a:lnTo>
                                  <a:pt x="477" y="262"/>
                                </a:lnTo>
                                <a:lnTo>
                                  <a:pt x="485" y="262"/>
                                </a:lnTo>
                                <a:lnTo>
                                  <a:pt x="487" y="263"/>
                                </a:lnTo>
                                <a:lnTo>
                                  <a:pt x="487" y="262"/>
                                </a:lnTo>
                                <a:lnTo>
                                  <a:pt x="487" y="256"/>
                                </a:lnTo>
                                <a:moveTo>
                                  <a:pt x="533" y="234"/>
                                </a:moveTo>
                                <a:lnTo>
                                  <a:pt x="526" y="234"/>
                                </a:lnTo>
                                <a:lnTo>
                                  <a:pt x="526" y="262"/>
                                </a:lnTo>
                                <a:lnTo>
                                  <a:pt x="526" y="269"/>
                                </a:lnTo>
                                <a:lnTo>
                                  <a:pt x="526" y="288"/>
                                </a:lnTo>
                                <a:lnTo>
                                  <a:pt x="518" y="296"/>
                                </a:lnTo>
                                <a:lnTo>
                                  <a:pt x="506" y="296"/>
                                </a:lnTo>
                                <a:lnTo>
                                  <a:pt x="499" y="287"/>
                                </a:lnTo>
                                <a:lnTo>
                                  <a:pt x="499" y="271"/>
                                </a:lnTo>
                                <a:lnTo>
                                  <a:pt x="506" y="261"/>
                                </a:lnTo>
                                <a:lnTo>
                                  <a:pt x="519" y="261"/>
                                </a:lnTo>
                                <a:lnTo>
                                  <a:pt x="526" y="269"/>
                                </a:lnTo>
                                <a:lnTo>
                                  <a:pt x="526" y="262"/>
                                </a:lnTo>
                                <a:lnTo>
                                  <a:pt x="525" y="261"/>
                                </a:lnTo>
                                <a:lnTo>
                                  <a:pt x="521" y="255"/>
                                </a:lnTo>
                                <a:lnTo>
                                  <a:pt x="503" y="255"/>
                                </a:lnTo>
                                <a:lnTo>
                                  <a:pt x="491" y="269"/>
                                </a:lnTo>
                                <a:lnTo>
                                  <a:pt x="491" y="290"/>
                                </a:lnTo>
                                <a:lnTo>
                                  <a:pt x="502" y="302"/>
                                </a:lnTo>
                                <a:lnTo>
                                  <a:pt x="521" y="302"/>
                                </a:lnTo>
                                <a:lnTo>
                                  <a:pt x="524" y="296"/>
                                </a:lnTo>
                                <a:lnTo>
                                  <a:pt x="526" y="294"/>
                                </a:lnTo>
                                <a:lnTo>
                                  <a:pt x="526" y="301"/>
                                </a:lnTo>
                                <a:lnTo>
                                  <a:pt x="533" y="301"/>
                                </a:lnTo>
                                <a:lnTo>
                                  <a:pt x="533" y="294"/>
                                </a:lnTo>
                                <a:lnTo>
                                  <a:pt x="533" y="262"/>
                                </a:lnTo>
                                <a:lnTo>
                                  <a:pt x="533" y="234"/>
                                </a:lnTo>
                                <a:moveTo>
                                  <a:pt x="890" y="5"/>
                                </a:moveTo>
                                <a:lnTo>
                                  <a:pt x="882" y="5"/>
                                </a:lnTo>
                                <a:lnTo>
                                  <a:pt x="863" y="58"/>
                                </a:lnTo>
                                <a:lnTo>
                                  <a:pt x="863" y="60"/>
                                </a:lnTo>
                                <a:lnTo>
                                  <a:pt x="862" y="57"/>
                                </a:lnTo>
                                <a:lnTo>
                                  <a:pt x="844" y="5"/>
                                </a:lnTo>
                                <a:lnTo>
                                  <a:pt x="836" y="5"/>
                                </a:lnTo>
                                <a:lnTo>
                                  <a:pt x="858" y="68"/>
                                </a:lnTo>
                                <a:lnTo>
                                  <a:pt x="867" y="68"/>
                                </a:lnTo>
                                <a:lnTo>
                                  <a:pt x="869" y="60"/>
                                </a:lnTo>
                                <a:lnTo>
                                  <a:pt x="890" y="5"/>
                                </a:lnTo>
                                <a:moveTo>
                                  <a:pt x="935" y="33"/>
                                </a:moveTo>
                                <a:lnTo>
                                  <a:pt x="930" y="28"/>
                                </a:lnTo>
                                <a:lnTo>
                                  <a:pt x="927" y="24"/>
                                </a:lnTo>
                                <a:lnTo>
                                  <a:pt x="927" y="41"/>
                                </a:lnTo>
                                <a:lnTo>
                                  <a:pt x="903" y="41"/>
                                </a:lnTo>
                                <a:lnTo>
                                  <a:pt x="904" y="35"/>
                                </a:lnTo>
                                <a:lnTo>
                                  <a:pt x="911" y="28"/>
                                </a:lnTo>
                                <a:lnTo>
                                  <a:pt x="921" y="28"/>
                                </a:lnTo>
                                <a:lnTo>
                                  <a:pt x="927" y="35"/>
                                </a:lnTo>
                                <a:lnTo>
                                  <a:pt x="927" y="41"/>
                                </a:lnTo>
                                <a:lnTo>
                                  <a:pt x="927" y="24"/>
                                </a:lnTo>
                                <a:lnTo>
                                  <a:pt x="925" y="22"/>
                                </a:lnTo>
                                <a:lnTo>
                                  <a:pt x="907" y="22"/>
                                </a:lnTo>
                                <a:lnTo>
                                  <a:pt x="895" y="35"/>
                                </a:lnTo>
                                <a:lnTo>
                                  <a:pt x="895" y="57"/>
                                </a:lnTo>
                                <a:lnTo>
                                  <a:pt x="906" y="69"/>
                                </a:lnTo>
                                <a:lnTo>
                                  <a:pt x="925" y="69"/>
                                </a:lnTo>
                                <a:lnTo>
                                  <a:pt x="931" y="65"/>
                                </a:lnTo>
                                <a:lnTo>
                                  <a:pt x="931" y="63"/>
                                </a:lnTo>
                                <a:lnTo>
                                  <a:pt x="931" y="58"/>
                                </a:lnTo>
                                <a:lnTo>
                                  <a:pt x="925" y="63"/>
                                </a:lnTo>
                                <a:lnTo>
                                  <a:pt x="911" y="63"/>
                                </a:lnTo>
                                <a:lnTo>
                                  <a:pt x="903" y="55"/>
                                </a:lnTo>
                                <a:lnTo>
                                  <a:pt x="903" y="47"/>
                                </a:lnTo>
                                <a:lnTo>
                                  <a:pt x="935" y="47"/>
                                </a:lnTo>
                                <a:lnTo>
                                  <a:pt x="935" y="41"/>
                                </a:lnTo>
                                <a:lnTo>
                                  <a:pt x="935" y="33"/>
                                </a:lnTo>
                                <a:moveTo>
                                  <a:pt x="969" y="23"/>
                                </a:moveTo>
                                <a:lnTo>
                                  <a:pt x="968" y="22"/>
                                </a:lnTo>
                                <a:lnTo>
                                  <a:pt x="961" y="22"/>
                                </a:lnTo>
                                <a:lnTo>
                                  <a:pt x="954" y="27"/>
                                </a:lnTo>
                                <a:lnTo>
                                  <a:pt x="953" y="32"/>
                                </a:lnTo>
                                <a:lnTo>
                                  <a:pt x="953" y="23"/>
                                </a:lnTo>
                                <a:lnTo>
                                  <a:pt x="945" y="23"/>
                                </a:lnTo>
                                <a:lnTo>
                                  <a:pt x="945" y="68"/>
                                </a:lnTo>
                                <a:lnTo>
                                  <a:pt x="953" y="68"/>
                                </a:lnTo>
                                <a:lnTo>
                                  <a:pt x="953" y="37"/>
                                </a:lnTo>
                                <a:lnTo>
                                  <a:pt x="956" y="32"/>
                                </a:lnTo>
                                <a:lnTo>
                                  <a:pt x="959" y="29"/>
                                </a:lnTo>
                                <a:lnTo>
                                  <a:pt x="967" y="29"/>
                                </a:lnTo>
                                <a:lnTo>
                                  <a:pt x="969" y="30"/>
                                </a:lnTo>
                                <a:lnTo>
                                  <a:pt x="969" y="29"/>
                                </a:lnTo>
                                <a:lnTo>
                                  <a:pt x="969" y="23"/>
                                </a:lnTo>
                                <a:moveTo>
                                  <a:pt x="984" y="23"/>
                                </a:moveTo>
                                <a:lnTo>
                                  <a:pt x="977" y="23"/>
                                </a:lnTo>
                                <a:lnTo>
                                  <a:pt x="977" y="68"/>
                                </a:lnTo>
                                <a:lnTo>
                                  <a:pt x="984" y="68"/>
                                </a:lnTo>
                                <a:lnTo>
                                  <a:pt x="984" y="23"/>
                                </a:lnTo>
                                <a:moveTo>
                                  <a:pt x="985" y="5"/>
                                </a:moveTo>
                                <a:lnTo>
                                  <a:pt x="983" y="2"/>
                                </a:lnTo>
                                <a:lnTo>
                                  <a:pt x="979" y="2"/>
                                </a:lnTo>
                                <a:lnTo>
                                  <a:pt x="976" y="5"/>
                                </a:lnTo>
                                <a:lnTo>
                                  <a:pt x="976" y="9"/>
                                </a:lnTo>
                                <a:lnTo>
                                  <a:pt x="979" y="11"/>
                                </a:lnTo>
                                <a:lnTo>
                                  <a:pt x="983" y="11"/>
                                </a:lnTo>
                                <a:lnTo>
                                  <a:pt x="985" y="9"/>
                                </a:lnTo>
                                <a:lnTo>
                                  <a:pt x="985" y="5"/>
                                </a:lnTo>
                                <a:moveTo>
                                  <a:pt x="1021" y="1"/>
                                </a:moveTo>
                                <a:lnTo>
                                  <a:pt x="1019" y="0"/>
                                </a:lnTo>
                                <a:lnTo>
                                  <a:pt x="1010" y="0"/>
                                </a:lnTo>
                                <a:lnTo>
                                  <a:pt x="1001" y="8"/>
                                </a:lnTo>
                                <a:lnTo>
                                  <a:pt x="1001" y="23"/>
                                </a:lnTo>
                                <a:lnTo>
                                  <a:pt x="994" y="23"/>
                                </a:lnTo>
                                <a:lnTo>
                                  <a:pt x="994" y="29"/>
                                </a:lnTo>
                                <a:lnTo>
                                  <a:pt x="1001" y="29"/>
                                </a:lnTo>
                                <a:lnTo>
                                  <a:pt x="1001" y="68"/>
                                </a:lnTo>
                                <a:lnTo>
                                  <a:pt x="1009" y="68"/>
                                </a:lnTo>
                                <a:lnTo>
                                  <a:pt x="1009" y="29"/>
                                </a:lnTo>
                                <a:lnTo>
                                  <a:pt x="1019" y="29"/>
                                </a:lnTo>
                                <a:lnTo>
                                  <a:pt x="1019" y="23"/>
                                </a:lnTo>
                                <a:lnTo>
                                  <a:pt x="1009" y="23"/>
                                </a:lnTo>
                                <a:lnTo>
                                  <a:pt x="1009" y="6"/>
                                </a:lnTo>
                                <a:lnTo>
                                  <a:pt x="1019" y="6"/>
                                </a:lnTo>
                                <a:lnTo>
                                  <a:pt x="1021" y="7"/>
                                </a:lnTo>
                                <a:lnTo>
                                  <a:pt x="1021" y="6"/>
                                </a:lnTo>
                                <a:lnTo>
                                  <a:pt x="1021" y="1"/>
                                </a:lnTo>
                                <a:moveTo>
                                  <a:pt x="1063" y="23"/>
                                </a:moveTo>
                                <a:lnTo>
                                  <a:pt x="1055" y="23"/>
                                </a:lnTo>
                                <a:lnTo>
                                  <a:pt x="1043" y="58"/>
                                </a:lnTo>
                                <a:lnTo>
                                  <a:pt x="1042" y="60"/>
                                </a:lnTo>
                                <a:lnTo>
                                  <a:pt x="1042" y="61"/>
                                </a:lnTo>
                                <a:lnTo>
                                  <a:pt x="1041" y="61"/>
                                </a:lnTo>
                                <a:lnTo>
                                  <a:pt x="1041" y="58"/>
                                </a:lnTo>
                                <a:lnTo>
                                  <a:pt x="1028" y="23"/>
                                </a:lnTo>
                                <a:lnTo>
                                  <a:pt x="1020" y="23"/>
                                </a:lnTo>
                                <a:lnTo>
                                  <a:pt x="1038" y="68"/>
                                </a:lnTo>
                                <a:lnTo>
                                  <a:pt x="1034" y="76"/>
                                </a:lnTo>
                                <a:lnTo>
                                  <a:pt x="1032" y="83"/>
                                </a:lnTo>
                                <a:lnTo>
                                  <a:pt x="1024" y="83"/>
                                </a:lnTo>
                                <a:lnTo>
                                  <a:pt x="1022" y="82"/>
                                </a:lnTo>
                                <a:lnTo>
                                  <a:pt x="1022" y="89"/>
                                </a:lnTo>
                                <a:lnTo>
                                  <a:pt x="1024" y="89"/>
                                </a:lnTo>
                                <a:lnTo>
                                  <a:pt x="1037" y="89"/>
                                </a:lnTo>
                                <a:lnTo>
                                  <a:pt x="1039" y="83"/>
                                </a:lnTo>
                                <a:lnTo>
                                  <a:pt x="1048" y="61"/>
                                </a:lnTo>
                                <a:lnTo>
                                  <a:pt x="1063" y="23"/>
                                </a:lnTo>
                                <a:moveTo>
                                  <a:pt x="1078" y="23"/>
                                </a:moveTo>
                                <a:lnTo>
                                  <a:pt x="1071" y="23"/>
                                </a:lnTo>
                                <a:lnTo>
                                  <a:pt x="1071" y="68"/>
                                </a:lnTo>
                                <a:lnTo>
                                  <a:pt x="1078" y="68"/>
                                </a:lnTo>
                                <a:lnTo>
                                  <a:pt x="1078" y="23"/>
                                </a:lnTo>
                                <a:moveTo>
                                  <a:pt x="1079" y="5"/>
                                </a:moveTo>
                                <a:lnTo>
                                  <a:pt x="1076" y="2"/>
                                </a:lnTo>
                                <a:lnTo>
                                  <a:pt x="1072" y="2"/>
                                </a:lnTo>
                                <a:lnTo>
                                  <a:pt x="1070" y="5"/>
                                </a:lnTo>
                                <a:lnTo>
                                  <a:pt x="1070" y="9"/>
                                </a:lnTo>
                                <a:lnTo>
                                  <a:pt x="1072" y="11"/>
                                </a:lnTo>
                                <a:lnTo>
                                  <a:pt x="1076" y="11"/>
                                </a:lnTo>
                                <a:lnTo>
                                  <a:pt x="1079" y="9"/>
                                </a:lnTo>
                                <a:lnTo>
                                  <a:pt x="1079" y="5"/>
                                </a:lnTo>
                                <a:moveTo>
                                  <a:pt x="1130" y="31"/>
                                </a:moveTo>
                                <a:lnTo>
                                  <a:pt x="1127" y="28"/>
                                </a:lnTo>
                                <a:lnTo>
                                  <a:pt x="1122" y="22"/>
                                </a:lnTo>
                                <a:lnTo>
                                  <a:pt x="1105" y="22"/>
                                </a:lnTo>
                                <a:lnTo>
                                  <a:pt x="1100" y="30"/>
                                </a:lnTo>
                                <a:lnTo>
                                  <a:pt x="1100" y="23"/>
                                </a:lnTo>
                                <a:lnTo>
                                  <a:pt x="1093" y="23"/>
                                </a:lnTo>
                                <a:lnTo>
                                  <a:pt x="1093" y="68"/>
                                </a:lnTo>
                                <a:lnTo>
                                  <a:pt x="1100" y="68"/>
                                </a:lnTo>
                                <a:lnTo>
                                  <a:pt x="1100" y="36"/>
                                </a:lnTo>
                                <a:lnTo>
                                  <a:pt x="1105" y="30"/>
                                </a:lnTo>
                                <a:lnTo>
                                  <a:pt x="1107" y="28"/>
                                </a:lnTo>
                                <a:lnTo>
                                  <a:pt x="1123" y="28"/>
                                </a:lnTo>
                                <a:lnTo>
                                  <a:pt x="1123" y="68"/>
                                </a:lnTo>
                                <a:lnTo>
                                  <a:pt x="1130" y="68"/>
                                </a:lnTo>
                                <a:lnTo>
                                  <a:pt x="1130" y="31"/>
                                </a:lnTo>
                                <a:moveTo>
                                  <a:pt x="1182" y="23"/>
                                </a:moveTo>
                                <a:lnTo>
                                  <a:pt x="1175" y="23"/>
                                </a:lnTo>
                                <a:lnTo>
                                  <a:pt x="1175" y="29"/>
                                </a:lnTo>
                                <a:lnTo>
                                  <a:pt x="1175" y="35"/>
                                </a:lnTo>
                                <a:lnTo>
                                  <a:pt x="1175" y="54"/>
                                </a:lnTo>
                                <a:lnTo>
                                  <a:pt x="1167" y="63"/>
                                </a:lnTo>
                                <a:lnTo>
                                  <a:pt x="1155" y="63"/>
                                </a:lnTo>
                                <a:lnTo>
                                  <a:pt x="1148" y="54"/>
                                </a:lnTo>
                                <a:lnTo>
                                  <a:pt x="1148" y="38"/>
                                </a:lnTo>
                                <a:lnTo>
                                  <a:pt x="1156" y="28"/>
                                </a:lnTo>
                                <a:lnTo>
                                  <a:pt x="1168" y="28"/>
                                </a:lnTo>
                                <a:lnTo>
                                  <a:pt x="1175" y="35"/>
                                </a:lnTo>
                                <a:lnTo>
                                  <a:pt x="1175" y="29"/>
                                </a:lnTo>
                                <a:lnTo>
                                  <a:pt x="1174" y="28"/>
                                </a:lnTo>
                                <a:lnTo>
                                  <a:pt x="1170" y="22"/>
                                </a:lnTo>
                                <a:lnTo>
                                  <a:pt x="1152" y="22"/>
                                </a:lnTo>
                                <a:lnTo>
                                  <a:pt x="1141" y="35"/>
                                </a:lnTo>
                                <a:lnTo>
                                  <a:pt x="1141" y="57"/>
                                </a:lnTo>
                                <a:lnTo>
                                  <a:pt x="1151" y="69"/>
                                </a:lnTo>
                                <a:lnTo>
                                  <a:pt x="1170" y="69"/>
                                </a:lnTo>
                                <a:lnTo>
                                  <a:pt x="1173" y="63"/>
                                </a:lnTo>
                                <a:lnTo>
                                  <a:pt x="1175" y="60"/>
                                </a:lnTo>
                                <a:lnTo>
                                  <a:pt x="1175" y="83"/>
                                </a:lnTo>
                                <a:lnTo>
                                  <a:pt x="1151" y="83"/>
                                </a:lnTo>
                                <a:lnTo>
                                  <a:pt x="1144" y="79"/>
                                </a:lnTo>
                                <a:lnTo>
                                  <a:pt x="1144" y="86"/>
                                </a:lnTo>
                                <a:lnTo>
                                  <a:pt x="1150" y="89"/>
                                </a:lnTo>
                                <a:lnTo>
                                  <a:pt x="1182" y="89"/>
                                </a:lnTo>
                                <a:lnTo>
                                  <a:pt x="1182" y="83"/>
                                </a:lnTo>
                                <a:lnTo>
                                  <a:pt x="1182" y="60"/>
                                </a:lnTo>
                                <a:lnTo>
                                  <a:pt x="1182" y="29"/>
                                </a:lnTo>
                                <a:lnTo>
                                  <a:pt x="1182" y="23"/>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8" name="Freeform 612"/>
                        <wps:cNvSpPr>
                          <a:spLocks/>
                        </wps:cNvSpPr>
                        <wps:spPr bwMode="auto">
                          <a:xfrm>
                            <a:off x="7192" y="-1717"/>
                            <a:ext cx="543" cy="294"/>
                          </a:xfrm>
                          <a:custGeom>
                            <a:avLst/>
                            <a:gdLst>
                              <a:gd name="T0" fmla="+- 0 7192 7192"/>
                              <a:gd name="T1" fmla="*/ T0 w 543"/>
                              <a:gd name="T2" fmla="+- 0 -1642 -1717"/>
                              <a:gd name="T3" fmla="*/ -1642 h 294"/>
                              <a:gd name="T4" fmla="+- 0 7192 7192"/>
                              <a:gd name="T5" fmla="*/ T4 w 543"/>
                              <a:gd name="T6" fmla="+- 0 -1499 -1717"/>
                              <a:gd name="T7" fmla="*/ -1499 h 294"/>
                              <a:gd name="T8" fmla="+- 0 7197 7192"/>
                              <a:gd name="T9" fmla="*/ T8 w 543"/>
                              <a:gd name="T10" fmla="+- 0 -1470 -1717"/>
                              <a:gd name="T11" fmla="*/ -1470 h 294"/>
                              <a:gd name="T12" fmla="+- 0 7214 7192"/>
                              <a:gd name="T13" fmla="*/ T12 w 543"/>
                              <a:gd name="T14" fmla="+- 0 -1446 -1717"/>
                              <a:gd name="T15" fmla="*/ -1446 h 294"/>
                              <a:gd name="T16" fmla="+- 0 7237 7192"/>
                              <a:gd name="T17" fmla="*/ T16 w 543"/>
                              <a:gd name="T18" fmla="+- 0 -1429 -1717"/>
                              <a:gd name="T19" fmla="*/ -1429 h 294"/>
                              <a:gd name="T20" fmla="+- 0 7267 7192"/>
                              <a:gd name="T21" fmla="*/ T20 w 543"/>
                              <a:gd name="T22" fmla="+- 0 -1424 -1717"/>
                              <a:gd name="T23" fmla="*/ -1424 h 294"/>
                              <a:gd name="T24" fmla="+- 0 7658 7192"/>
                              <a:gd name="T25" fmla="*/ T24 w 543"/>
                              <a:gd name="T26" fmla="+- 0 -1424 -1717"/>
                              <a:gd name="T27" fmla="*/ -1424 h 294"/>
                              <a:gd name="T28" fmla="+- 0 7688 7192"/>
                              <a:gd name="T29" fmla="*/ T28 w 543"/>
                              <a:gd name="T30" fmla="+- 0 -1429 -1717"/>
                              <a:gd name="T31" fmla="*/ -1429 h 294"/>
                              <a:gd name="T32" fmla="+- 0 7712 7192"/>
                              <a:gd name="T33" fmla="*/ T32 w 543"/>
                              <a:gd name="T34" fmla="+- 0 -1446 -1717"/>
                              <a:gd name="T35" fmla="*/ -1446 h 294"/>
                              <a:gd name="T36" fmla="+- 0 7728 7192"/>
                              <a:gd name="T37" fmla="*/ T36 w 543"/>
                              <a:gd name="T38" fmla="+- 0 -1470 -1717"/>
                              <a:gd name="T39" fmla="*/ -1470 h 294"/>
                              <a:gd name="T40" fmla="+- 0 7734 7192"/>
                              <a:gd name="T41" fmla="*/ T40 w 543"/>
                              <a:gd name="T42" fmla="+- 0 -1499 -1717"/>
                              <a:gd name="T43" fmla="*/ -1499 h 294"/>
                              <a:gd name="T44" fmla="+- 0 7734 7192"/>
                              <a:gd name="T45" fmla="*/ T44 w 543"/>
                              <a:gd name="T46" fmla="+- 0 -1642 -1717"/>
                              <a:gd name="T47" fmla="*/ -1642 h 294"/>
                              <a:gd name="T48" fmla="+- 0 7728 7192"/>
                              <a:gd name="T49" fmla="*/ T48 w 543"/>
                              <a:gd name="T50" fmla="+- 0 -1671 -1717"/>
                              <a:gd name="T51" fmla="*/ -1671 h 294"/>
                              <a:gd name="T52" fmla="+- 0 7712 7192"/>
                              <a:gd name="T53" fmla="*/ T52 w 543"/>
                              <a:gd name="T54" fmla="+- 0 -1695 -1717"/>
                              <a:gd name="T55" fmla="*/ -1695 h 294"/>
                              <a:gd name="T56" fmla="+- 0 7688 7192"/>
                              <a:gd name="T57" fmla="*/ T56 w 543"/>
                              <a:gd name="T58" fmla="+- 0 -1711 -1717"/>
                              <a:gd name="T59" fmla="*/ -1711 h 294"/>
                              <a:gd name="T60" fmla="+- 0 7658 7192"/>
                              <a:gd name="T61" fmla="*/ T60 w 543"/>
                              <a:gd name="T62" fmla="+- 0 -1717 -1717"/>
                              <a:gd name="T63" fmla="*/ -1717 h 294"/>
                              <a:gd name="T64" fmla="+- 0 7267 7192"/>
                              <a:gd name="T65" fmla="*/ T64 w 543"/>
                              <a:gd name="T66" fmla="+- 0 -1717 -1717"/>
                              <a:gd name="T67" fmla="*/ -1717 h 294"/>
                              <a:gd name="T68" fmla="+- 0 7237 7192"/>
                              <a:gd name="T69" fmla="*/ T68 w 543"/>
                              <a:gd name="T70" fmla="+- 0 -1711 -1717"/>
                              <a:gd name="T71" fmla="*/ -1711 h 294"/>
                              <a:gd name="T72" fmla="+- 0 7214 7192"/>
                              <a:gd name="T73" fmla="*/ T72 w 543"/>
                              <a:gd name="T74" fmla="+- 0 -1695 -1717"/>
                              <a:gd name="T75" fmla="*/ -1695 h 294"/>
                              <a:gd name="T76" fmla="+- 0 7197 7192"/>
                              <a:gd name="T77" fmla="*/ T76 w 543"/>
                              <a:gd name="T78" fmla="+- 0 -1671 -1717"/>
                              <a:gd name="T79" fmla="*/ -1671 h 294"/>
                              <a:gd name="T80" fmla="+- 0 7192 7192"/>
                              <a:gd name="T81" fmla="*/ T80 w 543"/>
                              <a:gd name="T82" fmla="+- 0 -1642 -1717"/>
                              <a:gd name="T83" fmla="*/ -1642 h 2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43" h="294">
                                <a:moveTo>
                                  <a:pt x="0" y="75"/>
                                </a:moveTo>
                                <a:lnTo>
                                  <a:pt x="0" y="218"/>
                                </a:lnTo>
                                <a:lnTo>
                                  <a:pt x="5" y="247"/>
                                </a:lnTo>
                                <a:lnTo>
                                  <a:pt x="22" y="271"/>
                                </a:lnTo>
                                <a:lnTo>
                                  <a:pt x="45" y="288"/>
                                </a:lnTo>
                                <a:lnTo>
                                  <a:pt x="75" y="293"/>
                                </a:lnTo>
                                <a:lnTo>
                                  <a:pt x="466" y="293"/>
                                </a:lnTo>
                                <a:lnTo>
                                  <a:pt x="496" y="288"/>
                                </a:lnTo>
                                <a:lnTo>
                                  <a:pt x="520" y="271"/>
                                </a:lnTo>
                                <a:lnTo>
                                  <a:pt x="536" y="247"/>
                                </a:lnTo>
                                <a:lnTo>
                                  <a:pt x="542" y="218"/>
                                </a:lnTo>
                                <a:lnTo>
                                  <a:pt x="542" y="75"/>
                                </a:lnTo>
                                <a:lnTo>
                                  <a:pt x="536" y="46"/>
                                </a:lnTo>
                                <a:lnTo>
                                  <a:pt x="520" y="22"/>
                                </a:lnTo>
                                <a:lnTo>
                                  <a:pt x="496" y="6"/>
                                </a:lnTo>
                                <a:lnTo>
                                  <a:pt x="466" y="0"/>
                                </a:lnTo>
                                <a:lnTo>
                                  <a:pt x="75" y="0"/>
                                </a:lnTo>
                                <a:lnTo>
                                  <a:pt x="45" y="6"/>
                                </a:lnTo>
                                <a:lnTo>
                                  <a:pt x="22" y="22"/>
                                </a:lnTo>
                                <a:lnTo>
                                  <a:pt x="5" y="46"/>
                                </a:lnTo>
                                <a:lnTo>
                                  <a:pt x="0" y="75"/>
                                </a:lnTo>
                                <a:close/>
                              </a:path>
                            </a:pathLst>
                          </a:custGeom>
                          <a:noFill/>
                          <a:ln w="52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9" name="Freeform 611"/>
                        <wps:cNvSpPr>
                          <a:spLocks/>
                        </wps:cNvSpPr>
                        <wps:spPr bwMode="auto">
                          <a:xfrm>
                            <a:off x="8035" y="-1627"/>
                            <a:ext cx="136" cy="136"/>
                          </a:xfrm>
                          <a:custGeom>
                            <a:avLst/>
                            <a:gdLst>
                              <a:gd name="T0" fmla="+- 0 8103 8035"/>
                              <a:gd name="T1" fmla="*/ T0 w 136"/>
                              <a:gd name="T2" fmla="+- 0 -1627 -1627"/>
                              <a:gd name="T3" fmla="*/ -1627 h 136"/>
                              <a:gd name="T4" fmla="+- 0 8170 8035"/>
                              <a:gd name="T5" fmla="*/ T4 w 136"/>
                              <a:gd name="T6" fmla="+- 0 -1559 -1627"/>
                              <a:gd name="T7" fmla="*/ -1559 h 136"/>
                              <a:gd name="T8" fmla="+- 0 8103 8035"/>
                              <a:gd name="T9" fmla="*/ T8 w 136"/>
                              <a:gd name="T10" fmla="+- 0 -1491 -1627"/>
                              <a:gd name="T11" fmla="*/ -1491 h 136"/>
                              <a:gd name="T12" fmla="+- 0 8035 8035"/>
                              <a:gd name="T13" fmla="*/ T12 w 136"/>
                              <a:gd name="T14" fmla="+- 0 -1559 -1627"/>
                              <a:gd name="T15" fmla="*/ -1559 h 136"/>
                              <a:gd name="T16" fmla="+- 0 8103 8035"/>
                              <a:gd name="T17" fmla="*/ T16 w 136"/>
                              <a:gd name="T18" fmla="+- 0 -1627 -1627"/>
                              <a:gd name="T19" fmla="*/ -1627 h 136"/>
                            </a:gdLst>
                            <a:ahLst/>
                            <a:cxnLst>
                              <a:cxn ang="0">
                                <a:pos x="T1" y="T3"/>
                              </a:cxn>
                              <a:cxn ang="0">
                                <a:pos x="T5" y="T7"/>
                              </a:cxn>
                              <a:cxn ang="0">
                                <a:pos x="T9" y="T11"/>
                              </a:cxn>
                              <a:cxn ang="0">
                                <a:pos x="T13" y="T15"/>
                              </a:cxn>
                              <a:cxn ang="0">
                                <a:pos x="T17" y="T19"/>
                              </a:cxn>
                            </a:cxnLst>
                            <a:rect l="0" t="0" r="r" b="b"/>
                            <a:pathLst>
                              <a:path w="136" h="136">
                                <a:moveTo>
                                  <a:pt x="68" y="0"/>
                                </a:moveTo>
                                <a:lnTo>
                                  <a:pt x="135" y="68"/>
                                </a:lnTo>
                                <a:lnTo>
                                  <a:pt x="68" y="136"/>
                                </a:lnTo>
                                <a:lnTo>
                                  <a:pt x="0" y="68"/>
                                </a:lnTo>
                                <a:lnTo>
                                  <a:pt x="68" y="0"/>
                                </a:lnTo>
                                <a:close/>
                              </a:path>
                            </a:pathLst>
                          </a:custGeom>
                          <a:noFill/>
                          <a:ln w="52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0" name="AutoShape 610"/>
                        <wps:cNvSpPr>
                          <a:spLocks/>
                        </wps:cNvSpPr>
                        <wps:spPr bwMode="auto">
                          <a:xfrm>
                            <a:off x="7813" y="-1415"/>
                            <a:ext cx="311" cy="68"/>
                          </a:xfrm>
                          <a:custGeom>
                            <a:avLst/>
                            <a:gdLst>
                              <a:gd name="T0" fmla="+- 0 7813 7813"/>
                              <a:gd name="T1" fmla="*/ T0 w 311"/>
                              <a:gd name="T2" fmla="+- 0 -1365 -1415"/>
                              <a:gd name="T3" fmla="*/ -1365 h 68"/>
                              <a:gd name="T4" fmla="+- 0 7854 7813"/>
                              <a:gd name="T5" fmla="*/ T4 w 311"/>
                              <a:gd name="T6" fmla="+- 0 -1413 -1415"/>
                              <a:gd name="T7" fmla="*/ -1413 h 68"/>
                              <a:gd name="T8" fmla="+- 0 7834 7813"/>
                              <a:gd name="T9" fmla="*/ T8 w 311"/>
                              <a:gd name="T10" fmla="+- 0 -1406 -1415"/>
                              <a:gd name="T11" fmla="*/ -1406 h 68"/>
                              <a:gd name="T12" fmla="+- 0 7833 7813"/>
                              <a:gd name="T13" fmla="*/ T12 w 311"/>
                              <a:gd name="T14" fmla="+- 0 -1354 -1415"/>
                              <a:gd name="T15" fmla="*/ -1354 h 68"/>
                              <a:gd name="T16" fmla="+- 0 7853 7813"/>
                              <a:gd name="T17" fmla="*/ T16 w 311"/>
                              <a:gd name="T18" fmla="+- 0 -1347 -1415"/>
                              <a:gd name="T19" fmla="*/ -1347 h 68"/>
                              <a:gd name="T20" fmla="+- 0 7860 7813"/>
                              <a:gd name="T21" fmla="*/ T20 w 311"/>
                              <a:gd name="T22" fmla="+- 0 -1406 -1415"/>
                              <a:gd name="T23" fmla="*/ -1406 h 68"/>
                              <a:gd name="T24" fmla="+- 0 7853 7813"/>
                              <a:gd name="T25" fmla="*/ T24 w 311"/>
                              <a:gd name="T26" fmla="+- 0 -1354 -1415"/>
                              <a:gd name="T27" fmla="*/ -1354 h 68"/>
                              <a:gd name="T28" fmla="+- 0 7879 7813"/>
                              <a:gd name="T29" fmla="*/ T28 w 311"/>
                              <a:gd name="T30" fmla="+- 0 -1348 -1415"/>
                              <a:gd name="T31" fmla="*/ -1348 h 68"/>
                              <a:gd name="T32" fmla="+- 0 7879 7813"/>
                              <a:gd name="T33" fmla="*/ T32 w 311"/>
                              <a:gd name="T34" fmla="+- 0 -1415 -1415"/>
                              <a:gd name="T35" fmla="*/ -1415 h 68"/>
                              <a:gd name="T36" fmla="+- 0 7879 7813"/>
                              <a:gd name="T37" fmla="*/ T36 w 311"/>
                              <a:gd name="T38" fmla="+- 0 -1380 -1415"/>
                              <a:gd name="T39" fmla="*/ -1380 h 68"/>
                              <a:gd name="T40" fmla="+- 0 7880 7813"/>
                              <a:gd name="T41" fmla="*/ T40 w 311"/>
                              <a:gd name="T42" fmla="+- 0 -1386 -1415"/>
                              <a:gd name="T43" fmla="*/ -1386 h 68"/>
                              <a:gd name="T44" fmla="+- 0 7910 7813"/>
                              <a:gd name="T45" fmla="*/ T44 w 311"/>
                              <a:gd name="T46" fmla="+- 0 -1388 -1415"/>
                              <a:gd name="T47" fmla="*/ -1388 h 68"/>
                              <a:gd name="T48" fmla="+- 0 7910 7813"/>
                              <a:gd name="T49" fmla="*/ T48 w 311"/>
                              <a:gd name="T50" fmla="+- 0 -1348 -1415"/>
                              <a:gd name="T51" fmla="*/ -1348 h 68"/>
                              <a:gd name="T52" fmla="+- 0 7910 7813"/>
                              <a:gd name="T53" fmla="*/ T52 w 311"/>
                              <a:gd name="T54" fmla="+- 0 -1388 -1415"/>
                              <a:gd name="T55" fmla="*/ -1388 h 68"/>
                              <a:gd name="T56" fmla="+- 0 7932 7813"/>
                              <a:gd name="T57" fmla="*/ T56 w 311"/>
                              <a:gd name="T58" fmla="+- 0 -1347 -1415"/>
                              <a:gd name="T59" fmla="*/ -1347 h 68"/>
                              <a:gd name="T60" fmla="+- 0 7933 7813"/>
                              <a:gd name="T61" fmla="*/ T60 w 311"/>
                              <a:gd name="T62" fmla="+- 0 -1395 -1415"/>
                              <a:gd name="T63" fmla="*/ -1395 h 68"/>
                              <a:gd name="T64" fmla="+- 0 7936 7813"/>
                              <a:gd name="T65" fmla="*/ T64 w 311"/>
                              <a:gd name="T66" fmla="+- 0 -1388 -1415"/>
                              <a:gd name="T67" fmla="*/ -1388 h 68"/>
                              <a:gd name="T68" fmla="+- 0 7936 7813"/>
                              <a:gd name="T69" fmla="*/ T68 w 311"/>
                              <a:gd name="T70" fmla="+- 0 -1353 -1415"/>
                              <a:gd name="T71" fmla="*/ -1353 h 68"/>
                              <a:gd name="T72" fmla="+- 0 7958 7813"/>
                              <a:gd name="T73" fmla="*/ T72 w 311"/>
                              <a:gd name="T74" fmla="+- 0 -1353 -1415"/>
                              <a:gd name="T75" fmla="*/ -1353 h 68"/>
                              <a:gd name="T76" fmla="+- 0 7957 7813"/>
                              <a:gd name="T77" fmla="*/ T76 w 311"/>
                              <a:gd name="T78" fmla="+- 0 -1379 -1415"/>
                              <a:gd name="T79" fmla="*/ -1379 h 68"/>
                              <a:gd name="T80" fmla="+- 0 7965 7813"/>
                              <a:gd name="T81" fmla="*/ T80 w 311"/>
                              <a:gd name="T82" fmla="+- 0 -1382 -1415"/>
                              <a:gd name="T83" fmla="*/ -1382 h 68"/>
                              <a:gd name="T84" fmla="+- 0 7982 7813"/>
                              <a:gd name="T85" fmla="*/ T84 w 311"/>
                              <a:gd name="T86" fmla="+- 0 -1405 -1415"/>
                              <a:gd name="T87" fmla="*/ -1405 h 68"/>
                              <a:gd name="T88" fmla="+- 0 7975 7813"/>
                              <a:gd name="T89" fmla="*/ T88 w 311"/>
                              <a:gd name="T90" fmla="+- 0 -1412 -1415"/>
                              <a:gd name="T91" fmla="*/ -1412 h 68"/>
                              <a:gd name="T92" fmla="+- 0 7985 7813"/>
                              <a:gd name="T93" fmla="*/ T92 w 311"/>
                              <a:gd name="T94" fmla="+- 0 -1412 -1415"/>
                              <a:gd name="T95" fmla="*/ -1412 h 68"/>
                              <a:gd name="T96" fmla="+- 0 7983 7813"/>
                              <a:gd name="T97" fmla="*/ T96 w 311"/>
                              <a:gd name="T98" fmla="+- 0 -1348 -1415"/>
                              <a:gd name="T99" fmla="*/ -1348 h 68"/>
                              <a:gd name="T100" fmla="+- 0 7983 7813"/>
                              <a:gd name="T101" fmla="*/ T100 w 311"/>
                              <a:gd name="T102" fmla="+- 0 -1393 -1415"/>
                              <a:gd name="T103" fmla="*/ -1393 h 68"/>
                              <a:gd name="T104" fmla="+- 0 8007 7813"/>
                              <a:gd name="T105" fmla="*/ T104 w 311"/>
                              <a:gd name="T106" fmla="+- 0 -1347 -1415"/>
                              <a:gd name="T107" fmla="*/ -1347 h 68"/>
                              <a:gd name="T108" fmla="+- 0 8008 7813"/>
                              <a:gd name="T109" fmla="*/ T108 w 311"/>
                              <a:gd name="T110" fmla="+- 0 -1395 -1415"/>
                              <a:gd name="T111" fmla="*/ -1395 h 68"/>
                              <a:gd name="T112" fmla="+- 0 8029 7813"/>
                              <a:gd name="T113" fmla="*/ T112 w 311"/>
                              <a:gd name="T114" fmla="+- 0 -1388 -1415"/>
                              <a:gd name="T115" fmla="*/ -1388 h 68"/>
                              <a:gd name="T116" fmla="+- 0 8002 7813"/>
                              <a:gd name="T117" fmla="*/ T116 w 311"/>
                              <a:gd name="T118" fmla="+- 0 -1362 -1415"/>
                              <a:gd name="T119" fmla="*/ -1362 h 68"/>
                              <a:gd name="T120" fmla="+- 0 8029 7813"/>
                              <a:gd name="T121" fmla="*/ T120 w 311"/>
                              <a:gd name="T122" fmla="+- 0 -1350 -1415"/>
                              <a:gd name="T123" fmla="*/ -1350 h 68"/>
                              <a:gd name="T124" fmla="+- 0 8024 7813"/>
                              <a:gd name="T125" fmla="*/ T124 w 311"/>
                              <a:gd name="T126" fmla="+- 0 -1388 -1415"/>
                              <a:gd name="T127" fmla="*/ -1388 h 68"/>
                              <a:gd name="T128" fmla="+- 0 8029 7813"/>
                              <a:gd name="T129" fmla="*/ T128 w 311"/>
                              <a:gd name="T130" fmla="+- 0 -1353 -1415"/>
                              <a:gd name="T131" fmla="*/ -1353 h 68"/>
                              <a:gd name="T132" fmla="+- 0 8029 7813"/>
                              <a:gd name="T133" fmla="*/ T132 w 311"/>
                              <a:gd name="T134" fmla="+- 0 -1353 -1415"/>
                              <a:gd name="T135" fmla="*/ -1353 h 68"/>
                              <a:gd name="T136" fmla="+- 0 8037 7813"/>
                              <a:gd name="T137" fmla="*/ T136 w 311"/>
                              <a:gd name="T138" fmla="+- 0 -1360 -1415"/>
                              <a:gd name="T139" fmla="*/ -1360 h 68"/>
                              <a:gd name="T140" fmla="+- 0 8066 7813"/>
                              <a:gd name="T141" fmla="*/ T140 w 311"/>
                              <a:gd name="T142" fmla="+- 0 -1395 -1415"/>
                              <a:gd name="T143" fmla="*/ -1395 h 68"/>
                              <a:gd name="T144" fmla="+- 0 8045 7813"/>
                              <a:gd name="T145" fmla="*/ T144 w 311"/>
                              <a:gd name="T146" fmla="+- 0 -1381 -1415"/>
                              <a:gd name="T147" fmla="*/ -1381 h 68"/>
                              <a:gd name="T148" fmla="+- 0 8076 7813"/>
                              <a:gd name="T149" fmla="*/ T148 w 311"/>
                              <a:gd name="T150" fmla="+- 0 -1369 -1415"/>
                              <a:gd name="T151" fmla="*/ -1369 h 68"/>
                              <a:gd name="T152" fmla="+- 0 8052 7813"/>
                              <a:gd name="T153" fmla="*/ T152 w 311"/>
                              <a:gd name="T154" fmla="+- 0 -1353 -1415"/>
                              <a:gd name="T155" fmla="*/ -1353 h 68"/>
                              <a:gd name="T156" fmla="+- 0 8067 7813"/>
                              <a:gd name="T157" fmla="*/ T156 w 311"/>
                              <a:gd name="T158" fmla="+- 0 -1347 -1415"/>
                              <a:gd name="T159" fmla="*/ -1347 h 68"/>
                              <a:gd name="T160" fmla="+- 0 8069 7813"/>
                              <a:gd name="T161" fmla="*/ T160 w 311"/>
                              <a:gd name="T162" fmla="+- 0 -1381 -1415"/>
                              <a:gd name="T163" fmla="*/ -1381 h 68"/>
                              <a:gd name="T164" fmla="+- 0 8076 7813"/>
                              <a:gd name="T165" fmla="*/ T164 w 311"/>
                              <a:gd name="T166" fmla="+- 0 -1383 -1415"/>
                              <a:gd name="T167" fmla="*/ -1383 h 68"/>
                              <a:gd name="T168" fmla="+- 0 8067 7813"/>
                              <a:gd name="T169" fmla="*/ T168 w 311"/>
                              <a:gd name="T170" fmla="+- 0 -1353 -1415"/>
                              <a:gd name="T171" fmla="*/ -1353 h 68"/>
                              <a:gd name="T172" fmla="+- 0 8087 7813"/>
                              <a:gd name="T173" fmla="*/ T172 w 311"/>
                              <a:gd name="T174" fmla="+- 0 -1399 -1415"/>
                              <a:gd name="T175" fmla="*/ -1399 h 68"/>
                              <a:gd name="T176" fmla="+- 0 8109 7813"/>
                              <a:gd name="T177" fmla="*/ T176 w 311"/>
                              <a:gd name="T178" fmla="+- 0 -1404 -1415"/>
                              <a:gd name="T179" fmla="*/ -1404 h 68"/>
                              <a:gd name="T180" fmla="+- 0 8109 7813"/>
                              <a:gd name="T181" fmla="*/ T180 w 311"/>
                              <a:gd name="T182" fmla="+- 0 -1355 -1415"/>
                              <a:gd name="T183" fmla="*/ -1355 h 68"/>
                              <a:gd name="T184" fmla="+- 0 8109 7813"/>
                              <a:gd name="T185" fmla="*/ T184 w 311"/>
                              <a:gd name="T186" fmla="+- 0 -1404 -1415"/>
                              <a:gd name="T187" fmla="*/ -1404 h 68"/>
                              <a:gd name="T188" fmla="+- 0 8088 7813"/>
                              <a:gd name="T189" fmla="*/ T188 w 311"/>
                              <a:gd name="T190" fmla="+- 0 -1348 -1415"/>
                              <a:gd name="T191" fmla="*/ -1348 h 68"/>
                              <a:gd name="T192" fmla="+- 0 8123 7813"/>
                              <a:gd name="T193" fmla="*/ T192 w 311"/>
                              <a:gd name="T194" fmla="+- 0 -1348 -1415"/>
                              <a:gd name="T195" fmla="*/ -1348 h 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311" h="68">
                                <a:moveTo>
                                  <a:pt x="40" y="68"/>
                                </a:moveTo>
                                <a:lnTo>
                                  <a:pt x="16" y="68"/>
                                </a:lnTo>
                                <a:lnTo>
                                  <a:pt x="0" y="50"/>
                                </a:lnTo>
                                <a:lnTo>
                                  <a:pt x="0" y="21"/>
                                </a:lnTo>
                                <a:lnTo>
                                  <a:pt x="18" y="2"/>
                                </a:lnTo>
                                <a:lnTo>
                                  <a:pt x="41" y="2"/>
                                </a:lnTo>
                                <a:lnTo>
                                  <a:pt x="47" y="5"/>
                                </a:lnTo>
                                <a:lnTo>
                                  <a:pt x="47" y="9"/>
                                </a:lnTo>
                                <a:lnTo>
                                  <a:pt x="21" y="9"/>
                                </a:lnTo>
                                <a:lnTo>
                                  <a:pt x="8" y="24"/>
                                </a:lnTo>
                                <a:lnTo>
                                  <a:pt x="8" y="47"/>
                                </a:lnTo>
                                <a:lnTo>
                                  <a:pt x="20" y="61"/>
                                </a:lnTo>
                                <a:lnTo>
                                  <a:pt x="47" y="61"/>
                                </a:lnTo>
                                <a:lnTo>
                                  <a:pt x="47" y="64"/>
                                </a:lnTo>
                                <a:lnTo>
                                  <a:pt x="40" y="68"/>
                                </a:lnTo>
                                <a:close/>
                                <a:moveTo>
                                  <a:pt x="47" y="13"/>
                                </a:moveTo>
                                <a:lnTo>
                                  <a:pt x="40" y="9"/>
                                </a:lnTo>
                                <a:lnTo>
                                  <a:pt x="47" y="9"/>
                                </a:lnTo>
                                <a:lnTo>
                                  <a:pt x="47" y="13"/>
                                </a:lnTo>
                                <a:close/>
                                <a:moveTo>
                                  <a:pt x="47" y="61"/>
                                </a:moveTo>
                                <a:lnTo>
                                  <a:pt x="40" y="61"/>
                                </a:lnTo>
                                <a:lnTo>
                                  <a:pt x="47" y="57"/>
                                </a:lnTo>
                                <a:lnTo>
                                  <a:pt x="47" y="61"/>
                                </a:lnTo>
                                <a:close/>
                                <a:moveTo>
                                  <a:pt x="66" y="67"/>
                                </a:moveTo>
                                <a:lnTo>
                                  <a:pt x="59" y="67"/>
                                </a:lnTo>
                                <a:lnTo>
                                  <a:pt x="59" y="0"/>
                                </a:lnTo>
                                <a:lnTo>
                                  <a:pt x="66" y="0"/>
                                </a:lnTo>
                                <a:lnTo>
                                  <a:pt x="66" y="29"/>
                                </a:lnTo>
                                <a:lnTo>
                                  <a:pt x="71" y="29"/>
                                </a:lnTo>
                                <a:lnTo>
                                  <a:pt x="66" y="35"/>
                                </a:lnTo>
                                <a:lnTo>
                                  <a:pt x="66" y="67"/>
                                </a:lnTo>
                                <a:close/>
                                <a:moveTo>
                                  <a:pt x="71" y="29"/>
                                </a:moveTo>
                                <a:lnTo>
                                  <a:pt x="67" y="29"/>
                                </a:lnTo>
                                <a:lnTo>
                                  <a:pt x="72" y="20"/>
                                </a:lnTo>
                                <a:lnTo>
                                  <a:pt x="97" y="20"/>
                                </a:lnTo>
                                <a:lnTo>
                                  <a:pt x="97" y="27"/>
                                </a:lnTo>
                                <a:lnTo>
                                  <a:pt x="74" y="27"/>
                                </a:lnTo>
                                <a:lnTo>
                                  <a:pt x="71" y="29"/>
                                </a:lnTo>
                                <a:close/>
                                <a:moveTo>
                                  <a:pt x="97" y="67"/>
                                </a:moveTo>
                                <a:lnTo>
                                  <a:pt x="89" y="67"/>
                                </a:lnTo>
                                <a:lnTo>
                                  <a:pt x="89" y="27"/>
                                </a:lnTo>
                                <a:lnTo>
                                  <a:pt x="97" y="27"/>
                                </a:lnTo>
                                <a:lnTo>
                                  <a:pt x="97" y="67"/>
                                </a:lnTo>
                                <a:close/>
                                <a:moveTo>
                                  <a:pt x="139" y="68"/>
                                </a:moveTo>
                                <a:lnTo>
                                  <a:pt x="119" y="68"/>
                                </a:lnTo>
                                <a:lnTo>
                                  <a:pt x="107" y="55"/>
                                </a:lnTo>
                                <a:lnTo>
                                  <a:pt x="107" y="33"/>
                                </a:lnTo>
                                <a:lnTo>
                                  <a:pt x="120" y="20"/>
                                </a:lnTo>
                                <a:lnTo>
                                  <a:pt x="140" y="20"/>
                                </a:lnTo>
                                <a:lnTo>
                                  <a:pt x="146" y="27"/>
                                </a:lnTo>
                                <a:lnTo>
                                  <a:pt x="123" y="27"/>
                                </a:lnTo>
                                <a:lnTo>
                                  <a:pt x="115" y="36"/>
                                </a:lnTo>
                                <a:lnTo>
                                  <a:pt x="115" y="52"/>
                                </a:lnTo>
                                <a:lnTo>
                                  <a:pt x="123" y="62"/>
                                </a:lnTo>
                                <a:lnTo>
                                  <a:pt x="145" y="62"/>
                                </a:lnTo>
                                <a:lnTo>
                                  <a:pt x="139" y="68"/>
                                </a:lnTo>
                                <a:close/>
                                <a:moveTo>
                                  <a:pt x="145" y="62"/>
                                </a:moveTo>
                                <a:lnTo>
                                  <a:pt x="137" y="62"/>
                                </a:lnTo>
                                <a:lnTo>
                                  <a:pt x="144" y="53"/>
                                </a:lnTo>
                                <a:lnTo>
                                  <a:pt x="144" y="36"/>
                                </a:lnTo>
                                <a:lnTo>
                                  <a:pt x="137" y="27"/>
                                </a:lnTo>
                                <a:lnTo>
                                  <a:pt x="146" y="27"/>
                                </a:lnTo>
                                <a:lnTo>
                                  <a:pt x="152" y="33"/>
                                </a:lnTo>
                                <a:lnTo>
                                  <a:pt x="152" y="55"/>
                                </a:lnTo>
                                <a:lnTo>
                                  <a:pt x="145" y="62"/>
                                </a:lnTo>
                                <a:close/>
                                <a:moveTo>
                                  <a:pt x="169" y="10"/>
                                </a:moveTo>
                                <a:lnTo>
                                  <a:pt x="165" y="10"/>
                                </a:lnTo>
                                <a:lnTo>
                                  <a:pt x="162" y="7"/>
                                </a:lnTo>
                                <a:lnTo>
                                  <a:pt x="162" y="3"/>
                                </a:lnTo>
                                <a:lnTo>
                                  <a:pt x="165" y="1"/>
                                </a:lnTo>
                                <a:lnTo>
                                  <a:pt x="169" y="1"/>
                                </a:lnTo>
                                <a:lnTo>
                                  <a:pt x="172" y="3"/>
                                </a:lnTo>
                                <a:lnTo>
                                  <a:pt x="172" y="7"/>
                                </a:lnTo>
                                <a:lnTo>
                                  <a:pt x="169" y="10"/>
                                </a:lnTo>
                                <a:close/>
                                <a:moveTo>
                                  <a:pt x="170" y="67"/>
                                </a:moveTo>
                                <a:lnTo>
                                  <a:pt x="163" y="67"/>
                                </a:lnTo>
                                <a:lnTo>
                                  <a:pt x="163" y="22"/>
                                </a:lnTo>
                                <a:lnTo>
                                  <a:pt x="170" y="22"/>
                                </a:lnTo>
                                <a:lnTo>
                                  <a:pt x="170" y="67"/>
                                </a:lnTo>
                                <a:close/>
                                <a:moveTo>
                                  <a:pt x="211" y="68"/>
                                </a:moveTo>
                                <a:lnTo>
                                  <a:pt x="194" y="68"/>
                                </a:lnTo>
                                <a:lnTo>
                                  <a:pt x="182" y="55"/>
                                </a:lnTo>
                                <a:lnTo>
                                  <a:pt x="182" y="34"/>
                                </a:lnTo>
                                <a:lnTo>
                                  <a:pt x="195" y="20"/>
                                </a:lnTo>
                                <a:lnTo>
                                  <a:pt x="211" y="20"/>
                                </a:lnTo>
                                <a:lnTo>
                                  <a:pt x="216" y="23"/>
                                </a:lnTo>
                                <a:lnTo>
                                  <a:pt x="216" y="27"/>
                                </a:lnTo>
                                <a:lnTo>
                                  <a:pt x="198" y="27"/>
                                </a:lnTo>
                                <a:lnTo>
                                  <a:pt x="189" y="36"/>
                                </a:lnTo>
                                <a:lnTo>
                                  <a:pt x="189" y="53"/>
                                </a:lnTo>
                                <a:lnTo>
                                  <a:pt x="198" y="62"/>
                                </a:lnTo>
                                <a:lnTo>
                                  <a:pt x="216" y="62"/>
                                </a:lnTo>
                                <a:lnTo>
                                  <a:pt x="216" y="65"/>
                                </a:lnTo>
                                <a:lnTo>
                                  <a:pt x="211" y="68"/>
                                </a:lnTo>
                                <a:close/>
                                <a:moveTo>
                                  <a:pt x="216" y="30"/>
                                </a:moveTo>
                                <a:lnTo>
                                  <a:pt x="211" y="27"/>
                                </a:lnTo>
                                <a:lnTo>
                                  <a:pt x="216" y="27"/>
                                </a:lnTo>
                                <a:lnTo>
                                  <a:pt x="216" y="30"/>
                                </a:lnTo>
                                <a:close/>
                                <a:moveTo>
                                  <a:pt x="216" y="62"/>
                                </a:moveTo>
                                <a:lnTo>
                                  <a:pt x="211" y="62"/>
                                </a:lnTo>
                                <a:lnTo>
                                  <a:pt x="216" y="58"/>
                                </a:lnTo>
                                <a:lnTo>
                                  <a:pt x="216" y="62"/>
                                </a:lnTo>
                                <a:close/>
                                <a:moveTo>
                                  <a:pt x="254" y="68"/>
                                </a:moveTo>
                                <a:lnTo>
                                  <a:pt x="235" y="68"/>
                                </a:lnTo>
                                <a:lnTo>
                                  <a:pt x="224" y="55"/>
                                </a:lnTo>
                                <a:lnTo>
                                  <a:pt x="224" y="34"/>
                                </a:lnTo>
                                <a:lnTo>
                                  <a:pt x="236" y="20"/>
                                </a:lnTo>
                                <a:lnTo>
                                  <a:pt x="253" y="20"/>
                                </a:lnTo>
                                <a:lnTo>
                                  <a:pt x="259" y="27"/>
                                </a:lnTo>
                                <a:lnTo>
                                  <a:pt x="239" y="27"/>
                                </a:lnTo>
                                <a:lnTo>
                                  <a:pt x="232" y="34"/>
                                </a:lnTo>
                                <a:lnTo>
                                  <a:pt x="231" y="40"/>
                                </a:lnTo>
                                <a:lnTo>
                                  <a:pt x="263" y="40"/>
                                </a:lnTo>
                                <a:lnTo>
                                  <a:pt x="263" y="46"/>
                                </a:lnTo>
                                <a:lnTo>
                                  <a:pt x="231" y="46"/>
                                </a:lnTo>
                                <a:lnTo>
                                  <a:pt x="231" y="53"/>
                                </a:lnTo>
                                <a:lnTo>
                                  <a:pt x="239" y="62"/>
                                </a:lnTo>
                                <a:lnTo>
                                  <a:pt x="260" y="62"/>
                                </a:lnTo>
                                <a:lnTo>
                                  <a:pt x="260" y="63"/>
                                </a:lnTo>
                                <a:lnTo>
                                  <a:pt x="254" y="68"/>
                                </a:lnTo>
                                <a:close/>
                                <a:moveTo>
                                  <a:pt x="263" y="40"/>
                                </a:moveTo>
                                <a:lnTo>
                                  <a:pt x="256" y="40"/>
                                </a:lnTo>
                                <a:lnTo>
                                  <a:pt x="256" y="34"/>
                                </a:lnTo>
                                <a:lnTo>
                                  <a:pt x="250" y="27"/>
                                </a:lnTo>
                                <a:lnTo>
                                  <a:pt x="259" y="27"/>
                                </a:lnTo>
                                <a:lnTo>
                                  <a:pt x="263" y="32"/>
                                </a:lnTo>
                                <a:lnTo>
                                  <a:pt x="263" y="40"/>
                                </a:lnTo>
                                <a:close/>
                                <a:moveTo>
                                  <a:pt x="260" y="62"/>
                                </a:moveTo>
                                <a:lnTo>
                                  <a:pt x="254" y="62"/>
                                </a:lnTo>
                                <a:lnTo>
                                  <a:pt x="260" y="57"/>
                                </a:lnTo>
                                <a:lnTo>
                                  <a:pt x="260" y="62"/>
                                </a:lnTo>
                                <a:close/>
                                <a:moveTo>
                                  <a:pt x="274" y="16"/>
                                </a:moveTo>
                                <a:lnTo>
                                  <a:pt x="274" y="9"/>
                                </a:lnTo>
                                <a:lnTo>
                                  <a:pt x="296" y="2"/>
                                </a:lnTo>
                                <a:lnTo>
                                  <a:pt x="296" y="11"/>
                                </a:lnTo>
                                <a:lnTo>
                                  <a:pt x="289" y="11"/>
                                </a:lnTo>
                                <a:lnTo>
                                  <a:pt x="274" y="16"/>
                                </a:lnTo>
                                <a:close/>
                                <a:moveTo>
                                  <a:pt x="296" y="60"/>
                                </a:moveTo>
                                <a:lnTo>
                                  <a:pt x="289" y="60"/>
                                </a:lnTo>
                                <a:lnTo>
                                  <a:pt x="289" y="11"/>
                                </a:lnTo>
                                <a:lnTo>
                                  <a:pt x="296" y="11"/>
                                </a:lnTo>
                                <a:lnTo>
                                  <a:pt x="296" y="60"/>
                                </a:lnTo>
                                <a:close/>
                                <a:moveTo>
                                  <a:pt x="310" y="67"/>
                                </a:moveTo>
                                <a:lnTo>
                                  <a:pt x="275" y="67"/>
                                </a:lnTo>
                                <a:lnTo>
                                  <a:pt x="275" y="60"/>
                                </a:lnTo>
                                <a:lnTo>
                                  <a:pt x="310" y="60"/>
                                </a:lnTo>
                                <a:lnTo>
                                  <a:pt x="310" y="6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71" name="Picture 60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8686" y="-1706"/>
                            <a:ext cx="392"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72" name="Picture 60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6705" y="-1955"/>
                            <a:ext cx="2681" cy="1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73" name="Rectangle 607"/>
                        <wps:cNvSpPr>
                          <a:spLocks noChangeArrowheads="1"/>
                        </wps:cNvSpPr>
                        <wps:spPr bwMode="auto">
                          <a:xfrm>
                            <a:off x="9586" y="-1747"/>
                            <a:ext cx="68" cy="550"/>
                          </a:xfrm>
                          <a:prstGeom prst="rect">
                            <a:avLst/>
                          </a:prstGeom>
                          <a:noFill/>
                          <a:ln w="525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 name="AutoShape 606"/>
                        <wps:cNvSpPr>
                          <a:spLocks/>
                        </wps:cNvSpPr>
                        <wps:spPr bwMode="auto">
                          <a:xfrm>
                            <a:off x="9587" y="-1843"/>
                            <a:ext cx="201" cy="68"/>
                          </a:xfrm>
                          <a:custGeom>
                            <a:avLst/>
                            <a:gdLst>
                              <a:gd name="T0" fmla="+- 0 9603 9587"/>
                              <a:gd name="T1" fmla="*/ T0 w 201"/>
                              <a:gd name="T2" fmla="+- 0 -1783 -1843"/>
                              <a:gd name="T3" fmla="*/ -1783 h 68"/>
                              <a:gd name="T4" fmla="+- 0 9610 9587"/>
                              <a:gd name="T5" fmla="*/ T4 w 201"/>
                              <a:gd name="T6" fmla="+- 0 -1841 -1843"/>
                              <a:gd name="T7" fmla="*/ -1841 h 68"/>
                              <a:gd name="T8" fmla="+- 0 9606 9587"/>
                              <a:gd name="T9" fmla="*/ T8 w 201"/>
                              <a:gd name="T10" fmla="+- 0 -1783 -1843"/>
                              <a:gd name="T11" fmla="*/ -1783 h 68"/>
                              <a:gd name="T12" fmla="+- 0 9589 9587"/>
                              <a:gd name="T13" fmla="*/ T12 w 201"/>
                              <a:gd name="T14" fmla="+- 0 -1776 -1843"/>
                              <a:gd name="T15" fmla="*/ -1776 h 68"/>
                              <a:gd name="T16" fmla="+- 0 9587 9587"/>
                              <a:gd name="T17" fmla="*/ T16 w 201"/>
                              <a:gd name="T18" fmla="+- 0 -1785 -1843"/>
                              <a:gd name="T19" fmla="*/ -1785 h 68"/>
                              <a:gd name="T20" fmla="+- 0 9606 9587"/>
                              <a:gd name="T21" fmla="*/ T20 w 201"/>
                              <a:gd name="T22" fmla="+- 0 -1783 -1843"/>
                              <a:gd name="T23" fmla="*/ -1783 h 68"/>
                              <a:gd name="T24" fmla="+- 0 9654 9587"/>
                              <a:gd name="T25" fmla="*/ T24 w 201"/>
                              <a:gd name="T26" fmla="+- 0 -1776 -1843"/>
                              <a:gd name="T27" fmla="*/ -1776 h 68"/>
                              <a:gd name="T28" fmla="+- 0 9622 9587"/>
                              <a:gd name="T29" fmla="*/ T28 w 201"/>
                              <a:gd name="T30" fmla="+- 0 -1789 -1843"/>
                              <a:gd name="T31" fmla="*/ -1789 h 68"/>
                              <a:gd name="T32" fmla="+- 0 9635 9587"/>
                              <a:gd name="T33" fmla="*/ T32 w 201"/>
                              <a:gd name="T34" fmla="+- 0 -1824 -1843"/>
                              <a:gd name="T35" fmla="*/ -1824 h 68"/>
                              <a:gd name="T36" fmla="+- 0 9661 9587"/>
                              <a:gd name="T37" fmla="*/ T36 w 201"/>
                              <a:gd name="T38" fmla="+- 0 -1818 -1843"/>
                              <a:gd name="T39" fmla="*/ -1818 h 68"/>
                              <a:gd name="T40" fmla="+- 0 9630 9587"/>
                              <a:gd name="T41" fmla="*/ T40 w 201"/>
                              <a:gd name="T42" fmla="+- 0 -1808 -1843"/>
                              <a:gd name="T43" fmla="*/ -1808 h 68"/>
                              <a:gd name="T44" fmla="+- 0 9638 9587"/>
                              <a:gd name="T45" fmla="*/ T44 w 201"/>
                              <a:gd name="T46" fmla="+- 0 -1782 -1843"/>
                              <a:gd name="T47" fmla="*/ -1782 h 68"/>
                              <a:gd name="T48" fmla="+- 0 9654 9587"/>
                              <a:gd name="T49" fmla="*/ T48 w 201"/>
                              <a:gd name="T50" fmla="+- 0 -1776 -1843"/>
                              <a:gd name="T51" fmla="*/ -1776 h 68"/>
                              <a:gd name="T52" fmla="+- 0 9652 9587"/>
                              <a:gd name="T53" fmla="*/ T52 w 201"/>
                              <a:gd name="T54" fmla="+- 0 -1782 -1843"/>
                              <a:gd name="T55" fmla="*/ -1782 h 68"/>
                              <a:gd name="T56" fmla="+- 0 9659 9587"/>
                              <a:gd name="T57" fmla="*/ T56 w 201"/>
                              <a:gd name="T58" fmla="+- 0 -1808 -1843"/>
                              <a:gd name="T59" fmla="*/ -1808 h 68"/>
                              <a:gd name="T60" fmla="+- 0 9661 9587"/>
                              <a:gd name="T61" fmla="*/ T60 w 201"/>
                              <a:gd name="T62" fmla="+- 0 -1818 -1843"/>
                              <a:gd name="T63" fmla="*/ -1818 h 68"/>
                              <a:gd name="T64" fmla="+- 0 9667 9587"/>
                              <a:gd name="T65" fmla="*/ T64 w 201"/>
                              <a:gd name="T66" fmla="+- 0 -1789 -1843"/>
                              <a:gd name="T67" fmla="*/ -1789 h 68"/>
                              <a:gd name="T68" fmla="+- 0 9684 9587"/>
                              <a:gd name="T69" fmla="*/ T68 w 201"/>
                              <a:gd name="T70" fmla="+- 0 -1834 -1843"/>
                              <a:gd name="T71" fmla="*/ -1834 h 68"/>
                              <a:gd name="T72" fmla="+- 0 9677 9587"/>
                              <a:gd name="T73" fmla="*/ T72 w 201"/>
                              <a:gd name="T74" fmla="+- 0 -1837 -1843"/>
                              <a:gd name="T75" fmla="*/ -1837 h 68"/>
                              <a:gd name="T76" fmla="+- 0 9680 9587"/>
                              <a:gd name="T77" fmla="*/ T76 w 201"/>
                              <a:gd name="T78" fmla="+- 0 -1843 -1843"/>
                              <a:gd name="T79" fmla="*/ -1843 h 68"/>
                              <a:gd name="T80" fmla="+- 0 9687 9587"/>
                              <a:gd name="T81" fmla="*/ T80 w 201"/>
                              <a:gd name="T82" fmla="+- 0 -1841 -1843"/>
                              <a:gd name="T83" fmla="*/ -1841 h 68"/>
                              <a:gd name="T84" fmla="+- 0 9684 9587"/>
                              <a:gd name="T85" fmla="*/ T84 w 201"/>
                              <a:gd name="T86" fmla="+- 0 -1834 -1843"/>
                              <a:gd name="T87" fmla="*/ -1834 h 68"/>
                              <a:gd name="T88" fmla="+- 0 9678 9587"/>
                              <a:gd name="T89" fmla="*/ T88 w 201"/>
                              <a:gd name="T90" fmla="+- 0 -1777 -1843"/>
                              <a:gd name="T91" fmla="*/ -1777 h 68"/>
                              <a:gd name="T92" fmla="+- 0 9685 9587"/>
                              <a:gd name="T93" fmla="*/ T92 w 201"/>
                              <a:gd name="T94" fmla="+- 0 -1823 -1843"/>
                              <a:gd name="T95" fmla="*/ -1823 h 68"/>
                              <a:gd name="T96" fmla="+- 0 9712 9587"/>
                              <a:gd name="T97" fmla="*/ T96 w 201"/>
                              <a:gd name="T98" fmla="+- 0 -1815 -1843"/>
                              <a:gd name="T99" fmla="*/ -1815 h 68"/>
                              <a:gd name="T100" fmla="+- 0 9713 9587"/>
                              <a:gd name="T101" fmla="*/ T100 w 201"/>
                              <a:gd name="T102" fmla="+- 0 -1824 -1843"/>
                              <a:gd name="T103" fmla="*/ -1824 h 68"/>
                              <a:gd name="T104" fmla="+- 0 9735 9587"/>
                              <a:gd name="T105" fmla="*/ T104 w 201"/>
                              <a:gd name="T106" fmla="+- 0 -1818 -1843"/>
                              <a:gd name="T107" fmla="*/ -1818 h 68"/>
                              <a:gd name="T108" fmla="+- 0 9712 9587"/>
                              <a:gd name="T109" fmla="*/ T108 w 201"/>
                              <a:gd name="T110" fmla="+- 0 -1815 -1843"/>
                              <a:gd name="T111" fmla="*/ -1815 h 68"/>
                              <a:gd name="T112" fmla="+- 0 9700 9587"/>
                              <a:gd name="T113" fmla="*/ T112 w 201"/>
                              <a:gd name="T114" fmla="+- 0 -1777 -1843"/>
                              <a:gd name="T115" fmla="*/ -1777 h 68"/>
                              <a:gd name="T116" fmla="+- 0 9707 9587"/>
                              <a:gd name="T117" fmla="*/ T116 w 201"/>
                              <a:gd name="T118" fmla="+- 0 -1823 -1843"/>
                              <a:gd name="T119" fmla="*/ -1823 h 68"/>
                              <a:gd name="T120" fmla="+- 0 9712 9587"/>
                              <a:gd name="T121" fmla="*/ T120 w 201"/>
                              <a:gd name="T122" fmla="+- 0 -1815 -1843"/>
                              <a:gd name="T123" fmla="*/ -1815 h 68"/>
                              <a:gd name="T124" fmla="+- 0 9707 9587"/>
                              <a:gd name="T125" fmla="*/ T124 w 201"/>
                              <a:gd name="T126" fmla="+- 0 -1777 -1843"/>
                              <a:gd name="T127" fmla="*/ -1777 h 68"/>
                              <a:gd name="T128" fmla="+- 0 9730 9587"/>
                              <a:gd name="T129" fmla="*/ T128 w 201"/>
                              <a:gd name="T130" fmla="+- 0 -1777 -1843"/>
                              <a:gd name="T131" fmla="*/ -1777 h 68"/>
                              <a:gd name="T132" fmla="+- 0 9735 9587"/>
                              <a:gd name="T133" fmla="*/ T132 w 201"/>
                              <a:gd name="T134" fmla="+- 0 -1818 -1843"/>
                              <a:gd name="T135" fmla="*/ -1818 h 68"/>
                              <a:gd name="T136" fmla="+- 0 9738 9587"/>
                              <a:gd name="T137" fmla="*/ T136 w 201"/>
                              <a:gd name="T138" fmla="+- 0 -1777 -1843"/>
                              <a:gd name="T139" fmla="*/ -1777 h 68"/>
                              <a:gd name="T140" fmla="+- 0 9751 9587"/>
                              <a:gd name="T141" fmla="*/ T140 w 201"/>
                              <a:gd name="T142" fmla="+- 0 -1835 -1843"/>
                              <a:gd name="T143" fmla="*/ -1835 h 68"/>
                              <a:gd name="T144" fmla="+- 0 9773 9587"/>
                              <a:gd name="T145" fmla="*/ T144 w 201"/>
                              <a:gd name="T146" fmla="+- 0 -1833 -1843"/>
                              <a:gd name="T147" fmla="*/ -1833 h 68"/>
                              <a:gd name="T148" fmla="+- 0 9751 9587"/>
                              <a:gd name="T149" fmla="*/ T148 w 201"/>
                              <a:gd name="T150" fmla="+- 0 -1829 -1843"/>
                              <a:gd name="T151" fmla="*/ -1829 h 68"/>
                              <a:gd name="T152" fmla="+- 0 9766 9587"/>
                              <a:gd name="T153" fmla="*/ T152 w 201"/>
                              <a:gd name="T154" fmla="+- 0 -1784 -1843"/>
                              <a:gd name="T155" fmla="*/ -1784 h 68"/>
                              <a:gd name="T156" fmla="+- 0 9773 9587"/>
                              <a:gd name="T157" fmla="*/ T156 w 201"/>
                              <a:gd name="T158" fmla="+- 0 -1833 -1843"/>
                              <a:gd name="T159" fmla="*/ -1833 h 68"/>
                              <a:gd name="T160" fmla="+- 0 9788 9587"/>
                              <a:gd name="T161" fmla="*/ T160 w 201"/>
                              <a:gd name="T162" fmla="+- 0 -1777 -1843"/>
                              <a:gd name="T163" fmla="*/ -1777 h 68"/>
                              <a:gd name="T164" fmla="+- 0 9752 9587"/>
                              <a:gd name="T165" fmla="*/ T164 w 201"/>
                              <a:gd name="T166" fmla="+- 0 -1784 -1843"/>
                              <a:gd name="T167" fmla="*/ -1784 h 68"/>
                              <a:gd name="T168" fmla="+- 0 9788 9587"/>
                              <a:gd name="T169" fmla="*/ T168 w 201"/>
                              <a:gd name="T170" fmla="+- 0 -1777 -1843"/>
                              <a:gd name="T171" fmla="*/ -1777 h 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201" h="68">
                                <a:moveTo>
                                  <a:pt x="19" y="60"/>
                                </a:moveTo>
                                <a:lnTo>
                                  <a:pt x="16" y="60"/>
                                </a:lnTo>
                                <a:lnTo>
                                  <a:pt x="16" y="2"/>
                                </a:lnTo>
                                <a:lnTo>
                                  <a:pt x="23" y="2"/>
                                </a:lnTo>
                                <a:lnTo>
                                  <a:pt x="23" y="54"/>
                                </a:lnTo>
                                <a:lnTo>
                                  <a:pt x="19" y="60"/>
                                </a:lnTo>
                                <a:close/>
                                <a:moveTo>
                                  <a:pt x="14" y="67"/>
                                </a:moveTo>
                                <a:lnTo>
                                  <a:pt x="2" y="67"/>
                                </a:lnTo>
                                <a:lnTo>
                                  <a:pt x="0" y="66"/>
                                </a:lnTo>
                                <a:lnTo>
                                  <a:pt x="0" y="58"/>
                                </a:lnTo>
                                <a:lnTo>
                                  <a:pt x="2" y="60"/>
                                </a:lnTo>
                                <a:lnTo>
                                  <a:pt x="19" y="60"/>
                                </a:lnTo>
                                <a:lnTo>
                                  <a:pt x="14" y="67"/>
                                </a:lnTo>
                                <a:close/>
                                <a:moveTo>
                                  <a:pt x="67" y="67"/>
                                </a:moveTo>
                                <a:lnTo>
                                  <a:pt x="47" y="67"/>
                                </a:lnTo>
                                <a:lnTo>
                                  <a:pt x="35" y="54"/>
                                </a:lnTo>
                                <a:lnTo>
                                  <a:pt x="35" y="32"/>
                                </a:lnTo>
                                <a:lnTo>
                                  <a:pt x="48" y="19"/>
                                </a:lnTo>
                                <a:lnTo>
                                  <a:pt x="68" y="19"/>
                                </a:lnTo>
                                <a:lnTo>
                                  <a:pt x="74" y="25"/>
                                </a:lnTo>
                                <a:lnTo>
                                  <a:pt x="51" y="25"/>
                                </a:lnTo>
                                <a:lnTo>
                                  <a:pt x="43" y="35"/>
                                </a:lnTo>
                                <a:lnTo>
                                  <a:pt x="43" y="51"/>
                                </a:lnTo>
                                <a:lnTo>
                                  <a:pt x="51" y="61"/>
                                </a:lnTo>
                                <a:lnTo>
                                  <a:pt x="73" y="61"/>
                                </a:lnTo>
                                <a:lnTo>
                                  <a:pt x="67" y="67"/>
                                </a:lnTo>
                                <a:close/>
                                <a:moveTo>
                                  <a:pt x="73" y="61"/>
                                </a:moveTo>
                                <a:lnTo>
                                  <a:pt x="65" y="61"/>
                                </a:lnTo>
                                <a:lnTo>
                                  <a:pt x="72" y="52"/>
                                </a:lnTo>
                                <a:lnTo>
                                  <a:pt x="72" y="35"/>
                                </a:lnTo>
                                <a:lnTo>
                                  <a:pt x="65" y="25"/>
                                </a:lnTo>
                                <a:lnTo>
                                  <a:pt x="74" y="25"/>
                                </a:lnTo>
                                <a:lnTo>
                                  <a:pt x="80" y="32"/>
                                </a:lnTo>
                                <a:lnTo>
                                  <a:pt x="80" y="54"/>
                                </a:lnTo>
                                <a:lnTo>
                                  <a:pt x="73" y="61"/>
                                </a:lnTo>
                                <a:close/>
                                <a:moveTo>
                                  <a:pt x="97" y="9"/>
                                </a:moveTo>
                                <a:lnTo>
                                  <a:pt x="93" y="9"/>
                                </a:lnTo>
                                <a:lnTo>
                                  <a:pt x="90" y="6"/>
                                </a:lnTo>
                                <a:lnTo>
                                  <a:pt x="90" y="2"/>
                                </a:lnTo>
                                <a:lnTo>
                                  <a:pt x="93" y="0"/>
                                </a:lnTo>
                                <a:lnTo>
                                  <a:pt x="97" y="0"/>
                                </a:lnTo>
                                <a:lnTo>
                                  <a:pt x="100" y="2"/>
                                </a:lnTo>
                                <a:lnTo>
                                  <a:pt x="100" y="6"/>
                                </a:lnTo>
                                <a:lnTo>
                                  <a:pt x="97" y="9"/>
                                </a:lnTo>
                                <a:close/>
                                <a:moveTo>
                                  <a:pt x="98" y="66"/>
                                </a:moveTo>
                                <a:lnTo>
                                  <a:pt x="91" y="66"/>
                                </a:lnTo>
                                <a:lnTo>
                                  <a:pt x="91" y="20"/>
                                </a:lnTo>
                                <a:lnTo>
                                  <a:pt x="98" y="20"/>
                                </a:lnTo>
                                <a:lnTo>
                                  <a:pt x="98" y="66"/>
                                </a:lnTo>
                                <a:close/>
                                <a:moveTo>
                                  <a:pt x="125" y="28"/>
                                </a:moveTo>
                                <a:lnTo>
                                  <a:pt x="121" y="28"/>
                                </a:lnTo>
                                <a:lnTo>
                                  <a:pt x="126" y="19"/>
                                </a:lnTo>
                                <a:lnTo>
                                  <a:pt x="143" y="19"/>
                                </a:lnTo>
                                <a:lnTo>
                                  <a:pt x="148" y="25"/>
                                </a:lnTo>
                                <a:lnTo>
                                  <a:pt x="127" y="25"/>
                                </a:lnTo>
                                <a:lnTo>
                                  <a:pt x="125" y="28"/>
                                </a:lnTo>
                                <a:close/>
                                <a:moveTo>
                                  <a:pt x="120" y="66"/>
                                </a:moveTo>
                                <a:lnTo>
                                  <a:pt x="113" y="66"/>
                                </a:lnTo>
                                <a:lnTo>
                                  <a:pt x="113" y="20"/>
                                </a:lnTo>
                                <a:lnTo>
                                  <a:pt x="120" y="20"/>
                                </a:lnTo>
                                <a:lnTo>
                                  <a:pt x="120" y="28"/>
                                </a:lnTo>
                                <a:lnTo>
                                  <a:pt x="125" y="28"/>
                                </a:lnTo>
                                <a:lnTo>
                                  <a:pt x="120" y="34"/>
                                </a:lnTo>
                                <a:lnTo>
                                  <a:pt x="120" y="66"/>
                                </a:lnTo>
                                <a:close/>
                                <a:moveTo>
                                  <a:pt x="151" y="66"/>
                                </a:moveTo>
                                <a:lnTo>
                                  <a:pt x="143" y="66"/>
                                </a:lnTo>
                                <a:lnTo>
                                  <a:pt x="143" y="25"/>
                                </a:lnTo>
                                <a:lnTo>
                                  <a:pt x="148" y="25"/>
                                </a:lnTo>
                                <a:lnTo>
                                  <a:pt x="151" y="29"/>
                                </a:lnTo>
                                <a:lnTo>
                                  <a:pt x="151" y="66"/>
                                </a:lnTo>
                                <a:close/>
                                <a:moveTo>
                                  <a:pt x="164" y="14"/>
                                </a:moveTo>
                                <a:lnTo>
                                  <a:pt x="164" y="8"/>
                                </a:lnTo>
                                <a:lnTo>
                                  <a:pt x="186" y="1"/>
                                </a:lnTo>
                                <a:lnTo>
                                  <a:pt x="186" y="10"/>
                                </a:lnTo>
                                <a:lnTo>
                                  <a:pt x="179" y="10"/>
                                </a:lnTo>
                                <a:lnTo>
                                  <a:pt x="164" y="14"/>
                                </a:lnTo>
                                <a:close/>
                                <a:moveTo>
                                  <a:pt x="186" y="59"/>
                                </a:moveTo>
                                <a:lnTo>
                                  <a:pt x="179" y="59"/>
                                </a:lnTo>
                                <a:lnTo>
                                  <a:pt x="179" y="10"/>
                                </a:lnTo>
                                <a:lnTo>
                                  <a:pt x="186" y="10"/>
                                </a:lnTo>
                                <a:lnTo>
                                  <a:pt x="186" y="59"/>
                                </a:lnTo>
                                <a:close/>
                                <a:moveTo>
                                  <a:pt x="201" y="66"/>
                                </a:moveTo>
                                <a:lnTo>
                                  <a:pt x="165" y="66"/>
                                </a:lnTo>
                                <a:lnTo>
                                  <a:pt x="165" y="59"/>
                                </a:lnTo>
                                <a:lnTo>
                                  <a:pt x="201" y="59"/>
                                </a:lnTo>
                                <a:lnTo>
                                  <a:pt x="201" y="6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5" name="Rectangle 605"/>
                        <wps:cNvSpPr>
                          <a:spLocks noChangeArrowheads="1"/>
                        </wps:cNvSpPr>
                        <wps:spPr bwMode="auto">
                          <a:xfrm>
                            <a:off x="9601" y="-716"/>
                            <a:ext cx="68" cy="497"/>
                          </a:xfrm>
                          <a:prstGeom prst="rect">
                            <a:avLst/>
                          </a:prstGeom>
                          <a:noFill/>
                          <a:ln w="525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 name="AutoShape 604"/>
                        <wps:cNvSpPr>
                          <a:spLocks/>
                        </wps:cNvSpPr>
                        <wps:spPr bwMode="auto">
                          <a:xfrm>
                            <a:off x="9775" y="-1469"/>
                            <a:ext cx="730" cy="935"/>
                          </a:xfrm>
                          <a:custGeom>
                            <a:avLst/>
                            <a:gdLst>
                              <a:gd name="T0" fmla="+- 0 9777 9775"/>
                              <a:gd name="T1" fmla="*/ T0 w 730"/>
                              <a:gd name="T2" fmla="+- 0 -541 -1469"/>
                              <a:gd name="T3" fmla="*/ -541 h 935"/>
                              <a:gd name="T4" fmla="+- 0 9789 9775"/>
                              <a:gd name="T5" fmla="*/ T4 w 730"/>
                              <a:gd name="T6" fmla="+- 0 -534 -1469"/>
                              <a:gd name="T7" fmla="*/ -534 h 935"/>
                              <a:gd name="T8" fmla="+- 0 9855 9775"/>
                              <a:gd name="T9" fmla="*/ T8 w 730"/>
                              <a:gd name="T10" fmla="+- 0 -569 -1469"/>
                              <a:gd name="T11" fmla="*/ -569 h 935"/>
                              <a:gd name="T12" fmla="+- 0 9848 9775"/>
                              <a:gd name="T13" fmla="*/ T12 w 730"/>
                              <a:gd name="T14" fmla="+- 0 -549 -1469"/>
                              <a:gd name="T15" fmla="*/ -549 h 935"/>
                              <a:gd name="T16" fmla="+- 0 9818 9775"/>
                              <a:gd name="T17" fmla="*/ T16 w 730"/>
                              <a:gd name="T18" fmla="+- 0 -566 -1469"/>
                              <a:gd name="T19" fmla="*/ -566 h 935"/>
                              <a:gd name="T20" fmla="+- 0 9848 9775"/>
                              <a:gd name="T21" fmla="*/ T20 w 730"/>
                              <a:gd name="T22" fmla="+- 0 -577 -1469"/>
                              <a:gd name="T23" fmla="*/ -577 h 935"/>
                              <a:gd name="T24" fmla="+- 0 9810 9775"/>
                              <a:gd name="T25" fmla="*/ T24 w 730"/>
                              <a:gd name="T26" fmla="+- 0 -547 -1469"/>
                              <a:gd name="T27" fmla="*/ -547 h 935"/>
                              <a:gd name="T28" fmla="+- 0 9855 9775"/>
                              <a:gd name="T29" fmla="*/ T28 w 730"/>
                              <a:gd name="T30" fmla="+- 0 -547 -1469"/>
                              <a:gd name="T31" fmla="*/ -547 h 935"/>
                              <a:gd name="T32" fmla="+- 0 9866 9775"/>
                              <a:gd name="T33" fmla="*/ T32 w 730"/>
                              <a:gd name="T34" fmla="+- 0 -535 -1469"/>
                              <a:gd name="T35" fmla="*/ -535 h 935"/>
                              <a:gd name="T36" fmla="+- 0 9872 9775"/>
                              <a:gd name="T37" fmla="*/ T36 w 730"/>
                              <a:gd name="T38" fmla="+- 0 -601 -1469"/>
                              <a:gd name="T39" fmla="*/ -601 h 935"/>
                              <a:gd name="T40" fmla="+- 0 9868 9775"/>
                              <a:gd name="T41" fmla="*/ T40 w 730"/>
                              <a:gd name="T42" fmla="+- 0 -592 -1469"/>
                              <a:gd name="T43" fmla="*/ -592 h 935"/>
                              <a:gd name="T44" fmla="+- 0 9926 9775"/>
                              <a:gd name="T45" fmla="*/ T44 w 730"/>
                              <a:gd name="T46" fmla="+- 0 -572 -1469"/>
                              <a:gd name="T47" fmla="*/ -572 h 935"/>
                              <a:gd name="T48" fmla="+- 0 9896 9775"/>
                              <a:gd name="T49" fmla="*/ T48 w 730"/>
                              <a:gd name="T50" fmla="+- 0 -573 -1469"/>
                              <a:gd name="T51" fmla="*/ -573 h 935"/>
                              <a:gd name="T52" fmla="+- 0 9888 9775"/>
                              <a:gd name="T53" fmla="*/ T52 w 730"/>
                              <a:gd name="T54" fmla="+- 0 -535 -1469"/>
                              <a:gd name="T55" fmla="*/ -535 h 935"/>
                              <a:gd name="T56" fmla="+- 0 9903 9775"/>
                              <a:gd name="T57" fmla="*/ T56 w 730"/>
                              <a:gd name="T58" fmla="+- 0 -575 -1469"/>
                              <a:gd name="T59" fmla="*/ -575 h 935"/>
                              <a:gd name="T60" fmla="+- 0 9926 9775"/>
                              <a:gd name="T61" fmla="*/ T60 w 730"/>
                              <a:gd name="T62" fmla="+- 0 -572 -1469"/>
                              <a:gd name="T63" fmla="*/ -572 h 935"/>
                              <a:gd name="T64" fmla="+- 0 9947 9775"/>
                              <a:gd name="T65" fmla="*/ T64 w 730"/>
                              <a:gd name="T66" fmla="+- 0 -600 -1469"/>
                              <a:gd name="T67" fmla="*/ -600 h 935"/>
                              <a:gd name="T68" fmla="+- 0 9962 9775"/>
                              <a:gd name="T69" fmla="*/ T68 w 730"/>
                              <a:gd name="T70" fmla="+- 0 -593 -1469"/>
                              <a:gd name="T71" fmla="*/ -593 h 935"/>
                              <a:gd name="T72" fmla="+- 0 9936 9775"/>
                              <a:gd name="T73" fmla="*/ T72 w 730"/>
                              <a:gd name="T74" fmla="+- 0 -542 -1469"/>
                              <a:gd name="T75" fmla="*/ -542 h 935"/>
                              <a:gd name="T76" fmla="+- 0 9945 9775"/>
                              <a:gd name="T77" fmla="*/ T76 w 730"/>
                              <a:gd name="T78" fmla="+- 0 -542 -1469"/>
                              <a:gd name="T79" fmla="*/ -542 h 935"/>
                              <a:gd name="T80" fmla="+- 0 9975 9775"/>
                              <a:gd name="T81" fmla="*/ T80 w 730"/>
                              <a:gd name="T82" fmla="+- 0 -590 -1469"/>
                              <a:gd name="T83" fmla="*/ -590 h 935"/>
                              <a:gd name="T84" fmla="+- 0 10131 9775"/>
                              <a:gd name="T85" fmla="*/ T84 w 730"/>
                              <a:gd name="T86" fmla="+- 0 -1256 -1469"/>
                              <a:gd name="T87" fmla="*/ -1256 h 935"/>
                              <a:gd name="T88" fmla="+- 0 10143 9775"/>
                              <a:gd name="T89" fmla="*/ T88 w 730"/>
                              <a:gd name="T90" fmla="+- 0 -1249 -1469"/>
                              <a:gd name="T91" fmla="*/ -1249 h 935"/>
                              <a:gd name="T92" fmla="+- 0 10158 9775"/>
                              <a:gd name="T93" fmla="*/ T92 w 730"/>
                              <a:gd name="T94" fmla="+- 0 -1435 -1469"/>
                              <a:gd name="T95" fmla="*/ -1435 h 935"/>
                              <a:gd name="T96" fmla="+- 0 10124 9775"/>
                              <a:gd name="T97" fmla="*/ T96 w 730"/>
                              <a:gd name="T98" fmla="+- 0 -1469 -1469"/>
                              <a:gd name="T99" fmla="*/ -1469 h 935"/>
                              <a:gd name="T100" fmla="+- 0 10090 9775"/>
                              <a:gd name="T101" fmla="*/ T100 w 730"/>
                              <a:gd name="T102" fmla="+- 0 -1435 -1469"/>
                              <a:gd name="T103" fmla="*/ -1435 h 935"/>
                              <a:gd name="T104" fmla="+- 0 10124 9775"/>
                              <a:gd name="T105" fmla="*/ T104 w 730"/>
                              <a:gd name="T106" fmla="+- 0 -1401 -1469"/>
                              <a:gd name="T107" fmla="*/ -1401 h 935"/>
                              <a:gd name="T108" fmla="+- 0 10158 9775"/>
                              <a:gd name="T109" fmla="*/ T108 w 730"/>
                              <a:gd name="T110" fmla="+- 0 -1435 -1469"/>
                              <a:gd name="T111" fmla="*/ -1435 h 935"/>
                              <a:gd name="T112" fmla="+- 0 10190 9775"/>
                              <a:gd name="T113" fmla="*/ T112 w 730"/>
                              <a:gd name="T114" fmla="+- 0 -1255 -1469"/>
                              <a:gd name="T115" fmla="*/ -1255 h 935"/>
                              <a:gd name="T116" fmla="+- 0 10166 9775"/>
                              <a:gd name="T117" fmla="*/ T116 w 730"/>
                              <a:gd name="T118" fmla="+- 0 -1249 -1469"/>
                              <a:gd name="T119" fmla="*/ -1249 h 935"/>
                              <a:gd name="T120" fmla="+- 0 10197 9775"/>
                              <a:gd name="T121" fmla="*/ T120 w 730"/>
                              <a:gd name="T122" fmla="+- 0 -1258 -1469"/>
                              <a:gd name="T123" fmla="*/ -1258 h 935"/>
                              <a:gd name="T124" fmla="+- 0 10204 9775"/>
                              <a:gd name="T125" fmla="*/ T124 w 730"/>
                              <a:gd name="T126" fmla="+- 0 -1296 -1469"/>
                              <a:gd name="T127" fmla="*/ -1296 h 935"/>
                              <a:gd name="T128" fmla="+- 0 10231 9775"/>
                              <a:gd name="T129" fmla="*/ T128 w 730"/>
                              <a:gd name="T130" fmla="+- 0 -1297 -1469"/>
                              <a:gd name="T131" fmla="*/ -1297 h 935"/>
                              <a:gd name="T132" fmla="+- 0 10219 9775"/>
                              <a:gd name="T133" fmla="*/ T132 w 730"/>
                              <a:gd name="T134" fmla="+- 0 -1296 -1469"/>
                              <a:gd name="T135" fmla="*/ -1296 h 935"/>
                              <a:gd name="T136" fmla="+- 0 10231 9775"/>
                              <a:gd name="T137" fmla="*/ T136 w 730"/>
                              <a:gd name="T138" fmla="+- 0 -1288 -1469"/>
                              <a:gd name="T139" fmla="*/ -1288 h 935"/>
                              <a:gd name="T140" fmla="+- 0 10256 9775"/>
                              <a:gd name="T141" fmla="*/ T140 w 730"/>
                              <a:gd name="T142" fmla="+- 0 -1250 -1469"/>
                              <a:gd name="T143" fmla="*/ -1250 h 935"/>
                              <a:gd name="T144" fmla="+- 0 10279 9775"/>
                              <a:gd name="T145" fmla="*/ T144 w 730"/>
                              <a:gd name="T146" fmla="+- 0 -1297 -1469"/>
                              <a:gd name="T147" fmla="*/ -1297 h 935"/>
                              <a:gd name="T148" fmla="+- 0 10295 9775"/>
                              <a:gd name="T149" fmla="*/ T148 w 730"/>
                              <a:gd name="T150" fmla="+- 0 -1249 -1469"/>
                              <a:gd name="T151" fmla="*/ -1249 h 935"/>
                              <a:gd name="T152" fmla="+- 0 10295 9775"/>
                              <a:gd name="T153" fmla="*/ T152 w 730"/>
                              <a:gd name="T154" fmla="+- 0 -1255 -1469"/>
                              <a:gd name="T155" fmla="*/ -1255 h 935"/>
                              <a:gd name="T156" fmla="+- 0 10283 9775"/>
                              <a:gd name="T157" fmla="*/ T156 w 730"/>
                              <a:gd name="T158" fmla="+- 0 -1291 -1469"/>
                              <a:gd name="T159" fmla="*/ -1291 h 935"/>
                              <a:gd name="T160" fmla="+- 0 10301 9775"/>
                              <a:gd name="T161" fmla="*/ T160 w 730"/>
                              <a:gd name="T162" fmla="+- 0 -1294 -1469"/>
                              <a:gd name="T163" fmla="*/ -1294 h 935"/>
                              <a:gd name="T164" fmla="+- 0 10314 9775"/>
                              <a:gd name="T165" fmla="*/ T164 w 730"/>
                              <a:gd name="T166" fmla="+- 0 -1307 -1469"/>
                              <a:gd name="T167" fmla="*/ -1307 h 935"/>
                              <a:gd name="T168" fmla="+- 0 10314 9775"/>
                              <a:gd name="T169" fmla="*/ T168 w 730"/>
                              <a:gd name="T170" fmla="+- 0 -1289 -1469"/>
                              <a:gd name="T171" fmla="*/ -1289 h 935"/>
                              <a:gd name="T172" fmla="+- 0 10332 9775"/>
                              <a:gd name="T173" fmla="*/ T172 w 730"/>
                              <a:gd name="T174" fmla="+- 0 -1256 -1469"/>
                              <a:gd name="T175" fmla="*/ -1256 h 935"/>
                              <a:gd name="T176" fmla="+- 0 10321 9775"/>
                              <a:gd name="T177" fmla="*/ T176 w 730"/>
                              <a:gd name="T178" fmla="+- 0 -1259 -1469"/>
                              <a:gd name="T179" fmla="*/ -1259 h 935"/>
                              <a:gd name="T180" fmla="+- 0 10349 9775"/>
                              <a:gd name="T181" fmla="*/ T180 w 730"/>
                              <a:gd name="T182" fmla="+- 0 -1296 -1469"/>
                              <a:gd name="T183" fmla="*/ -1296 h 935"/>
                              <a:gd name="T184" fmla="+- 0 10349 9775"/>
                              <a:gd name="T185" fmla="*/ T184 w 730"/>
                              <a:gd name="T186" fmla="+- 0 -1296 -1469"/>
                              <a:gd name="T187" fmla="*/ -1296 h 935"/>
                              <a:gd name="T188" fmla="+- 0 10341 9775"/>
                              <a:gd name="T189" fmla="*/ T188 w 730"/>
                              <a:gd name="T190" fmla="+- 0 -1314 -1469"/>
                              <a:gd name="T191" fmla="*/ -1314 h 935"/>
                              <a:gd name="T192" fmla="+- 0 10350 9775"/>
                              <a:gd name="T193" fmla="*/ T192 w 730"/>
                              <a:gd name="T194" fmla="+- 0 -1310 -1469"/>
                              <a:gd name="T195" fmla="*/ -1310 h 935"/>
                              <a:gd name="T196" fmla="+- 0 10398 9775"/>
                              <a:gd name="T197" fmla="*/ T196 w 730"/>
                              <a:gd name="T198" fmla="+- 0 -1292 -1469"/>
                              <a:gd name="T199" fmla="*/ -1292 h 935"/>
                              <a:gd name="T200" fmla="+- 0 10376 9775"/>
                              <a:gd name="T201" fmla="*/ T200 w 730"/>
                              <a:gd name="T202" fmla="+- 0 -1255 -1469"/>
                              <a:gd name="T203" fmla="*/ -1255 h 935"/>
                              <a:gd name="T204" fmla="+- 0 10390 9775"/>
                              <a:gd name="T205" fmla="*/ T204 w 730"/>
                              <a:gd name="T206" fmla="+- 0 -1291 -1469"/>
                              <a:gd name="T207" fmla="*/ -1291 h 935"/>
                              <a:gd name="T208" fmla="+- 0 10373 9775"/>
                              <a:gd name="T209" fmla="*/ T208 w 730"/>
                              <a:gd name="T210" fmla="+- 0 -1297 -1469"/>
                              <a:gd name="T211" fmla="*/ -1297 h 935"/>
                              <a:gd name="T212" fmla="+- 0 10393 9775"/>
                              <a:gd name="T213" fmla="*/ T212 w 730"/>
                              <a:gd name="T214" fmla="+- 0 -1249 -1469"/>
                              <a:gd name="T215" fmla="*/ -1249 h 935"/>
                              <a:gd name="T216" fmla="+- 0 10454 9775"/>
                              <a:gd name="T217" fmla="*/ T216 w 730"/>
                              <a:gd name="T218" fmla="+- 0 -1287 -1469"/>
                              <a:gd name="T219" fmla="*/ -1287 h 935"/>
                              <a:gd name="T220" fmla="+- 0 10424 9775"/>
                              <a:gd name="T221" fmla="*/ T220 w 730"/>
                              <a:gd name="T222" fmla="+- 0 -1288 -1469"/>
                              <a:gd name="T223" fmla="*/ -1288 h 935"/>
                              <a:gd name="T224" fmla="+- 0 10417 9775"/>
                              <a:gd name="T225" fmla="*/ T224 w 730"/>
                              <a:gd name="T226" fmla="+- 0 -1250 -1469"/>
                              <a:gd name="T227" fmla="*/ -1250 h 935"/>
                              <a:gd name="T228" fmla="+- 0 10431 9775"/>
                              <a:gd name="T229" fmla="*/ T228 w 730"/>
                              <a:gd name="T230" fmla="+- 0 -1291 -1469"/>
                              <a:gd name="T231" fmla="*/ -1291 h 935"/>
                              <a:gd name="T232" fmla="+- 0 10454 9775"/>
                              <a:gd name="T233" fmla="*/ T232 w 730"/>
                              <a:gd name="T234" fmla="+- 0 -1287 -1469"/>
                              <a:gd name="T235" fmla="*/ -1287 h 935"/>
                              <a:gd name="T236" fmla="+- 0 10490 9775"/>
                              <a:gd name="T237" fmla="*/ T236 w 730"/>
                              <a:gd name="T238" fmla="+- 0 -1315 -1469"/>
                              <a:gd name="T239" fmla="*/ -1315 h 935"/>
                              <a:gd name="T240" fmla="+- 0 10483 9775"/>
                              <a:gd name="T241" fmla="*/ T240 w 730"/>
                              <a:gd name="T242" fmla="+- 0 -1257 -1469"/>
                              <a:gd name="T243" fmla="*/ -1257 h 935"/>
                              <a:gd name="T244" fmla="+- 0 10504 9775"/>
                              <a:gd name="T245" fmla="*/ T244 w 730"/>
                              <a:gd name="T246" fmla="+- 0 -1257 -1469"/>
                              <a:gd name="T247" fmla="*/ -1257 h 9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730" h="935">
                                <a:moveTo>
                                  <a:pt x="23" y="870"/>
                                </a:moveTo>
                                <a:lnTo>
                                  <a:pt x="16" y="870"/>
                                </a:lnTo>
                                <a:lnTo>
                                  <a:pt x="16" y="928"/>
                                </a:lnTo>
                                <a:lnTo>
                                  <a:pt x="2" y="928"/>
                                </a:lnTo>
                                <a:lnTo>
                                  <a:pt x="0" y="926"/>
                                </a:lnTo>
                                <a:lnTo>
                                  <a:pt x="0" y="934"/>
                                </a:lnTo>
                                <a:lnTo>
                                  <a:pt x="2" y="935"/>
                                </a:lnTo>
                                <a:lnTo>
                                  <a:pt x="14" y="935"/>
                                </a:lnTo>
                                <a:lnTo>
                                  <a:pt x="19" y="928"/>
                                </a:lnTo>
                                <a:lnTo>
                                  <a:pt x="23" y="922"/>
                                </a:lnTo>
                                <a:lnTo>
                                  <a:pt x="23" y="870"/>
                                </a:lnTo>
                                <a:moveTo>
                                  <a:pt x="80" y="900"/>
                                </a:moveTo>
                                <a:lnTo>
                                  <a:pt x="74" y="894"/>
                                </a:lnTo>
                                <a:lnTo>
                                  <a:pt x="73" y="892"/>
                                </a:lnTo>
                                <a:lnTo>
                                  <a:pt x="73" y="903"/>
                                </a:lnTo>
                                <a:lnTo>
                                  <a:pt x="73" y="920"/>
                                </a:lnTo>
                                <a:lnTo>
                                  <a:pt x="65" y="929"/>
                                </a:lnTo>
                                <a:lnTo>
                                  <a:pt x="51" y="929"/>
                                </a:lnTo>
                                <a:lnTo>
                                  <a:pt x="43" y="919"/>
                                </a:lnTo>
                                <a:lnTo>
                                  <a:pt x="43" y="903"/>
                                </a:lnTo>
                                <a:lnTo>
                                  <a:pt x="51" y="894"/>
                                </a:lnTo>
                                <a:lnTo>
                                  <a:pt x="65" y="894"/>
                                </a:lnTo>
                                <a:lnTo>
                                  <a:pt x="73" y="903"/>
                                </a:lnTo>
                                <a:lnTo>
                                  <a:pt x="73" y="892"/>
                                </a:lnTo>
                                <a:lnTo>
                                  <a:pt x="69" y="887"/>
                                </a:lnTo>
                                <a:lnTo>
                                  <a:pt x="48" y="887"/>
                                </a:lnTo>
                                <a:lnTo>
                                  <a:pt x="35" y="900"/>
                                </a:lnTo>
                                <a:lnTo>
                                  <a:pt x="35" y="922"/>
                                </a:lnTo>
                                <a:lnTo>
                                  <a:pt x="47" y="935"/>
                                </a:lnTo>
                                <a:lnTo>
                                  <a:pt x="68" y="935"/>
                                </a:lnTo>
                                <a:lnTo>
                                  <a:pt x="73" y="929"/>
                                </a:lnTo>
                                <a:lnTo>
                                  <a:pt x="80" y="922"/>
                                </a:lnTo>
                                <a:lnTo>
                                  <a:pt x="80" y="900"/>
                                </a:lnTo>
                                <a:moveTo>
                                  <a:pt x="99" y="889"/>
                                </a:moveTo>
                                <a:lnTo>
                                  <a:pt x="91" y="889"/>
                                </a:lnTo>
                                <a:lnTo>
                                  <a:pt x="91" y="934"/>
                                </a:lnTo>
                                <a:lnTo>
                                  <a:pt x="99" y="934"/>
                                </a:lnTo>
                                <a:lnTo>
                                  <a:pt x="99" y="889"/>
                                </a:lnTo>
                                <a:moveTo>
                                  <a:pt x="100" y="870"/>
                                </a:moveTo>
                                <a:lnTo>
                                  <a:pt x="97" y="868"/>
                                </a:lnTo>
                                <a:lnTo>
                                  <a:pt x="93" y="868"/>
                                </a:lnTo>
                                <a:lnTo>
                                  <a:pt x="91" y="870"/>
                                </a:lnTo>
                                <a:lnTo>
                                  <a:pt x="91" y="874"/>
                                </a:lnTo>
                                <a:lnTo>
                                  <a:pt x="93" y="877"/>
                                </a:lnTo>
                                <a:lnTo>
                                  <a:pt x="97" y="877"/>
                                </a:lnTo>
                                <a:lnTo>
                                  <a:pt x="100" y="874"/>
                                </a:lnTo>
                                <a:lnTo>
                                  <a:pt x="100" y="870"/>
                                </a:lnTo>
                                <a:moveTo>
                                  <a:pt x="151" y="897"/>
                                </a:moveTo>
                                <a:lnTo>
                                  <a:pt x="148" y="894"/>
                                </a:lnTo>
                                <a:lnTo>
                                  <a:pt x="143" y="887"/>
                                </a:lnTo>
                                <a:lnTo>
                                  <a:pt x="126" y="887"/>
                                </a:lnTo>
                                <a:lnTo>
                                  <a:pt x="121" y="896"/>
                                </a:lnTo>
                                <a:lnTo>
                                  <a:pt x="121" y="889"/>
                                </a:lnTo>
                                <a:lnTo>
                                  <a:pt x="113" y="889"/>
                                </a:lnTo>
                                <a:lnTo>
                                  <a:pt x="113" y="934"/>
                                </a:lnTo>
                                <a:lnTo>
                                  <a:pt x="121" y="934"/>
                                </a:lnTo>
                                <a:lnTo>
                                  <a:pt x="121" y="902"/>
                                </a:lnTo>
                                <a:lnTo>
                                  <a:pt x="126" y="896"/>
                                </a:lnTo>
                                <a:lnTo>
                                  <a:pt x="128" y="894"/>
                                </a:lnTo>
                                <a:lnTo>
                                  <a:pt x="144" y="894"/>
                                </a:lnTo>
                                <a:lnTo>
                                  <a:pt x="144" y="934"/>
                                </a:lnTo>
                                <a:lnTo>
                                  <a:pt x="151" y="934"/>
                                </a:lnTo>
                                <a:lnTo>
                                  <a:pt x="151" y="897"/>
                                </a:lnTo>
                                <a:moveTo>
                                  <a:pt x="200" y="879"/>
                                </a:moveTo>
                                <a:lnTo>
                                  <a:pt x="197" y="876"/>
                                </a:lnTo>
                                <a:lnTo>
                                  <a:pt x="190" y="869"/>
                                </a:lnTo>
                                <a:lnTo>
                                  <a:pt x="172" y="869"/>
                                </a:lnTo>
                                <a:lnTo>
                                  <a:pt x="165" y="875"/>
                                </a:lnTo>
                                <a:lnTo>
                                  <a:pt x="165" y="883"/>
                                </a:lnTo>
                                <a:lnTo>
                                  <a:pt x="172" y="876"/>
                                </a:lnTo>
                                <a:lnTo>
                                  <a:pt x="187" y="876"/>
                                </a:lnTo>
                                <a:lnTo>
                                  <a:pt x="193" y="882"/>
                                </a:lnTo>
                                <a:lnTo>
                                  <a:pt x="193" y="892"/>
                                </a:lnTo>
                                <a:lnTo>
                                  <a:pt x="187" y="902"/>
                                </a:lnTo>
                                <a:lnTo>
                                  <a:pt x="161" y="927"/>
                                </a:lnTo>
                                <a:lnTo>
                                  <a:pt x="161" y="934"/>
                                </a:lnTo>
                                <a:lnTo>
                                  <a:pt x="200" y="934"/>
                                </a:lnTo>
                                <a:lnTo>
                                  <a:pt x="200" y="927"/>
                                </a:lnTo>
                                <a:lnTo>
                                  <a:pt x="170" y="927"/>
                                </a:lnTo>
                                <a:lnTo>
                                  <a:pt x="193" y="904"/>
                                </a:lnTo>
                                <a:lnTo>
                                  <a:pt x="200" y="892"/>
                                </a:lnTo>
                                <a:lnTo>
                                  <a:pt x="200" y="879"/>
                                </a:lnTo>
                                <a:moveTo>
                                  <a:pt x="377" y="155"/>
                                </a:moveTo>
                                <a:lnTo>
                                  <a:pt x="370" y="155"/>
                                </a:lnTo>
                                <a:lnTo>
                                  <a:pt x="370" y="213"/>
                                </a:lnTo>
                                <a:lnTo>
                                  <a:pt x="356" y="213"/>
                                </a:lnTo>
                                <a:lnTo>
                                  <a:pt x="354" y="211"/>
                                </a:lnTo>
                                <a:lnTo>
                                  <a:pt x="354" y="219"/>
                                </a:lnTo>
                                <a:lnTo>
                                  <a:pt x="356" y="220"/>
                                </a:lnTo>
                                <a:lnTo>
                                  <a:pt x="368" y="220"/>
                                </a:lnTo>
                                <a:lnTo>
                                  <a:pt x="373" y="213"/>
                                </a:lnTo>
                                <a:lnTo>
                                  <a:pt x="377" y="207"/>
                                </a:lnTo>
                                <a:lnTo>
                                  <a:pt x="377" y="155"/>
                                </a:lnTo>
                                <a:moveTo>
                                  <a:pt x="383" y="34"/>
                                </a:moveTo>
                                <a:lnTo>
                                  <a:pt x="380" y="21"/>
                                </a:lnTo>
                                <a:lnTo>
                                  <a:pt x="373" y="10"/>
                                </a:lnTo>
                                <a:lnTo>
                                  <a:pt x="362" y="3"/>
                                </a:lnTo>
                                <a:lnTo>
                                  <a:pt x="349" y="0"/>
                                </a:lnTo>
                                <a:lnTo>
                                  <a:pt x="336" y="3"/>
                                </a:lnTo>
                                <a:lnTo>
                                  <a:pt x="325" y="10"/>
                                </a:lnTo>
                                <a:lnTo>
                                  <a:pt x="318" y="21"/>
                                </a:lnTo>
                                <a:lnTo>
                                  <a:pt x="315" y="34"/>
                                </a:lnTo>
                                <a:lnTo>
                                  <a:pt x="318" y="47"/>
                                </a:lnTo>
                                <a:lnTo>
                                  <a:pt x="325" y="58"/>
                                </a:lnTo>
                                <a:lnTo>
                                  <a:pt x="336" y="65"/>
                                </a:lnTo>
                                <a:lnTo>
                                  <a:pt x="349" y="68"/>
                                </a:lnTo>
                                <a:lnTo>
                                  <a:pt x="362" y="65"/>
                                </a:lnTo>
                                <a:lnTo>
                                  <a:pt x="373" y="58"/>
                                </a:lnTo>
                                <a:lnTo>
                                  <a:pt x="380" y="47"/>
                                </a:lnTo>
                                <a:lnTo>
                                  <a:pt x="383" y="34"/>
                                </a:lnTo>
                                <a:moveTo>
                                  <a:pt x="429" y="173"/>
                                </a:moveTo>
                                <a:lnTo>
                                  <a:pt x="422" y="173"/>
                                </a:lnTo>
                                <a:lnTo>
                                  <a:pt x="422" y="206"/>
                                </a:lnTo>
                                <a:lnTo>
                                  <a:pt x="415" y="214"/>
                                </a:lnTo>
                                <a:lnTo>
                                  <a:pt x="399" y="214"/>
                                </a:lnTo>
                                <a:lnTo>
                                  <a:pt x="399" y="173"/>
                                </a:lnTo>
                                <a:lnTo>
                                  <a:pt x="391" y="173"/>
                                </a:lnTo>
                                <a:lnTo>
                                  <a:pt x="391" y="220"/>
                                </a:lnTo>
                                <a:lnTo>
                                  <a:pt x="417" y="220"/>
                                </a:lnTo>
                                <a:lnTo>
                                  <a:pt x="420" y="214"/>
                                </a:lnTo>
                                <a:lnTo>
                                  <a:pt x="422" y="211"/>
                                </a:lnTo>
                                <a:lnTo>
                                  <a:pt x="422" y="219"/>
                                </a:lnTo>
                                <a:lnTo>
                                  <a:pt x="429" y="219"/>
                                </a:lnTo>
                                <a:lnTo>
                                  <a:pt x="429" y="211"/>
                                </a:lnTo>
                                <a:lnTo>
                                  <a:pt x="429" y="173"/>
                                </a:lnTo>
                                <a:moveTo>
                                  <a:pt x="481" y="182"/>
                                </a:moveTo>
                                <a:lnTo>
                                  <a:pt x="478" y="178"/>
                                </a:lnTo>
                                <a:lnTo>
                                  <a:pt x="473" y="172"/>
                                </a:lnTo>
                                <a:lnTo>
                                  <a:pt x="456" y="172"/>
                                </a:lnTo>
                                <a:lnTo>
                                  <a:pt x="451" y="181"/>
                                </a:lnTo>
                                <a:lnTo>
                                  <a:pt x="451" y="173"/>
                                </a:lnTo>
                                <a:lnTo>
                                  <a:pt x="444" y="173"/>
                                </a:lnTo>
                                <a:lnTo>
                                  <a:pt x="444" y="219"/>
                                </a:lnTo>
                                <a:lnTo>
                                  <a:pt x="451" y="219"/>
                                </a:lnTo>
                                <a:lnTo>
                                  <a:pt x="451" y="187"/>
                                </a:lnTo>
                                <a:lnTo>
                                  <a:pt x="456" y="181"/>
                                </a:lnTo>
                                <a:lnTo>
                                  <a:pt x="458" y="178"/>
                                </a:lnTo>
                                <a:lnTo>
                                  <a:pt x="474" y="178"/>
                                </a:lnTo>
                                <a:lnTo>
                                  <a:pt x="474" y="219"/>
                                </a:lnTo>
                                <a:lnTo>
                                  <a:pt x="481" y="219"/>
                                </a:lnTo>
                                <a:lnTo>
                                  <a:pt x="481" y="182"/>
                                </a:lnTo>
                                <a:moveTo>
                                  <a:pt x="526" y="175"/>
                                </a:moveTo>
                                <a:lnTo>
                                  <a:pt x="521" y="172"/>
                                </a:lnTo>
                                <a:lnTo>
                                  <a:pt x="504" y="172"/>
                                </a:lnTo>
                                <a:lnTo>
                                  <a:pt x="492" y="186"/>
                                </a:lnTo>
                                <a:lnTo>
                                  <a:pt x="492" y="207"/>
                                </a:lnTo>
                                <a:lnTo>
                                  <a:pt x="503" y="220"/>
                                </a:lnTo>
                                <a:lnTo>
                                  <a:pt x="520" y="220"/>
                                </a:lnTo>
                                <a:lnTo>
                                  <a:pt x="525" y="216"/>
                                </a:lnTo>
                                <a:lnTo>
                                  <a:pt x="525" y="214"/>
                                </a:lnTo>
                                <a:lnTo>
                                  <a:pt x="525" y="210"/>
                                </a:lnTo>
                                <a:lnTo>
                                  <a:pt x="520" y="214"/>
                                </a:lnTo>
                                <a:lnTo>
                                  <a:pt x="507" y="214"/>
                                </a:lnTo>
                                <a:lnTo>
                                  <a:pt x="499" y="204"/>
                                </a:lnTo>
                                <a:lnTo>
                                  <a:pt x="499" y="188"/>
                                </a:lnTo>
                                <a:lnTo>
                                  <a:pt x="508" y="178"/>
                                </a:lnTo>
                                <a:lnTo>
                                  <a:pt x="521" y="178"/>
                                </a:lnTo>
                                <a:lnTo>
                                  <a:pt x="526" y="182"/>
                                </a:lnTo>
                                <a:lnTo>
                                  <a:pt x="526" y="178"/>
                                </a:lnTo>
                                <a:lnTo>
                                  <a:pt x="526" y="175"/>
                                </a:lnTo>
                                <a:moveTo>
                                  <a:pt x="557" y="173"/>
                                </a:moveTo>
                                <a:lnTo>
                                  <a:pt x="546" y="173"/>
                                </a:lnTo>
                                <a:lnTo>
                                  <a:pt x="546" y="160"/>
                                </a:lnTo>
                                <a:lnTo>
                                  <a:pt x="539" y="162"/>
                                </a:lnTo>
                                <a:lnTo>
                                  <a:pt x="539" y="173"/>
                                </a:lnTo>
                                <a:lnTo>
                                  <a:pt x="531" y="173"/>
                                </a:lnTo>
                                <a:lnTo>
                                  <a:pt x="531" y="180"/>
                                </a:lnTo>
                                <a:lnTo>
                                  <a:pt x="539" y="180"/>
                                </a:lnTo>
                                <a:lnTo>
                                  <a:pt x="539" y="220"/>
                                </a:lnTo>
                                <a:lnTo>
                                  <a:pt x="555" y="220"/>
                                </a:lnTo>
                                <a:lnTo>
                                  <a:pt x="557" y="218"/>
                                </a:lnTo>
                                <a:lnTo>
                                  <a:pt x="557" y="213"/>
                                </a:lnTo>
                                <a:lnTo>
                                  <a:pt x="557" y="212"/>
                                </a:lnTo>
                                <a:lnTo>
                                  <a:pt x="555" y="213"/>
                                </a:lnTo>
                                <a:lnTo>
                                  <a:pt x="549" y="213"/>
                                </a:lnTo>
                                <a:lnTo>
                                  <a:pt x="546" y="210"/>
                                </a:lnTo>
                                <a:lnTo>
                                  <a:pt x="546" y="180"/>
                                </a:lnTo>
                                <a:lnTo>
                                  <a:pt x="557" y="180"/>
                                </a:lnTo>
                                <a:lnTo>
                                  <a:pt x="557" y="173"/>
                                </a:lnTo>
                                <a:moveTo>
                                  <a:pt x="574" y="173"/>
                                </a:moveTo>
                                <a:lnTo>
                                  <a:pt x="567" y="173"/>
                                </a:lnTo>
                                <a:lnTo>
                                  <a:pt x="567" y="219"/>
                                </a:lnTo>
                                <a:lnTo>
                                  <a:pt x="574" y="219"/>
                                </a:lnTo>
                                <a:lnTo>
                                  <a:pt x="574" y="173"/>
                                </a:lnTo>
                                <a:moveTo>
                                  <a:pt x="575" y="155"/>
                                </a:moveTo>
                                <a:lnTo>
                                  <a:pt x="573" y="153"/>
                                </a:lnTo>
                                <a:lnTo>
                                  <a:pt x="569" y="153"/>
                                </a:lnTo>
                                <a:lnTo>
                                  <a:pt x="566" y="155"/>
                                </a:lnTo>
                                <a:lnTo>
                                  <a:pt x="566" y="159"/>
                                </a:lnTo>
                                <a:lnTo>
                                  <a:pt x="569" y="162"/>
                                </a:lnTo>
                                <a:lnTo>
                                  <a:pt x="573" y="162"/>
                                </a:lnTo>
                                <a:lnTo>
                                  <a:pt x="575" y="159"/>
                                </a:lnTo>
                                <a:lnTo>
                                  <a:pt x="575" y="155"/>
                                </a:lnTo>
                                <a:moveTo>
                                  <a:pt x="630" y="185"/>
                                </a:moveTo>
                                <a:lnTo>
                                  <a:pt x="625" y="178"/>
                                </a:lnTo>
                                <a:lnTo>
                                  <a:pt x="623" y="177"/>
                                </a:lnTo>
                                <a:lnTo>
                                  <a:pt x="623" y="188"/>
                                </a:lnTo>
                                <a:lnTo>
                                  <a:pt x="623" y="204"/>
                                </a:lnTo>
                                <a:lnTo>
                                  <a:pt x="615" y="214"/>
                                </a:lnTo>
                                <a:lnTo>
                                  <a:pt x="601" y="214"/>
                                </a:lnTo>
                                <a:lnTo>
                                  <a:pt x="593" y="204"/>
                                </a:lnTo>
                                <a:lnTo>
                                  <a:pt x="593" y="188"/>
                                </a:lnTo>
                                <a:lnTo>
                                  <a:pt x="601" y="178"/>
                                </a:lnTo>
                                <a:lnTo>
                                  <a:pt x="615" y="178"/>
                                </a:lnTo>
                                <a:lnTo>
                                  <a:pt x="623" y="188"/>
                                </a:lnTo>
                                <a:lnTo>
                                  <a:pt x="623" y="177"/>
                                </a:lnTo>
                                <a:lnTo>
                                  <a:pt x="619" y="172"/>
                                </a:lnTo>
                                <a:lnTo>
                                  <a:pt x="598" y="172"/>
                                </a:lnTo>
                                <a:lnTo>
                                  <a:pt x="586" y="185"/>
                                </a:lnTo>
                                <a:lnTo>
                                  <a:pt x="586" y="207"/>
                                </a:lnTo>
                                <a:lnTo>
                                  <a:pt x="598" y="220"/>
                                </a:lnTo>
                                <a:lnTo>
                                  <a:pt x="618" y="220"/>
                                </a:lnTo>
                                <a:lnTo>
                                  <a:pt x="624" y="214"/>
                                </a:lnTo>
                                <a:lnTo>
                                  <a:pt x="630" y="207"/>
                                </a:lnTo>
                                <a:lnTo>
                                  <a:pt x="630" y="185"/>
                                </a:lnTo>
                                <a:moveTo>
                                  <a:pt x="679" y="182"/>
                                </a:moveTo>
                                <a:lnTo>
                                  <a:pt x="676" y="178"/>
                                </a:lnTo>
                                <a:lnTo>
                                  <a:pt x="671" y="172"/>
                                </a:lnTo>
                                <a:lnTo>
                                  <a:pt x="654" y="172"/>
                                </a:lnTo>
                                <a:lnTo>
                                  <a:pt x="649" y="181"/>
                                </a:lnTo>
                                <a:lnTo>
                                  <a:pt x="649" y="173"/>
                                </a:lnTo>
                                <a:lnTo>
                                  <a:pt x="642" y="173"/>
                                </a:lnTo>
                                <a:lnTo>
                                  <a:pt x="642" y="219"/>
                                </a:lnTo>
                                <a:lnTo>
                                  <a:pt x="649" y="219"/>
                                </a:lnTo>
                                <a:lnTo>
                                  <a:pt x="649" y="187"/>
                                </a:lnTo>
                                <a:lnTo>
                                  <a:pt x="654" y="181"/>
                                </a:lnTo>
                                <a:lnTo>
                                  <a:pt x="656" y="178"/>
                                </a:lnTo>
                                <a:lnTo>
                                  <a:pt x="672" y="178"/>
                                </a:lnTo>
                                <a:lnTo>
                                  <a:pt x="672" y="219"/>
                                </a:lnTo>
                                <a:lnTo>
                                  <a:pt x="679" y="219"/>
                                </a:lnTo>
                                <a:lnTo>
                                  <a:pt x="679" y="182"/>
                                </a:lnTo>
                                <a:moveTo>
                                  <a:pt x="729" y="212"/>
                                </a:moveTo>
                                <a:lnTo>
                                  <a:pt x="715" y="212"/>
                                </a:lnTo>
                                <a:lnTo>
                                  <a:pt x="715" y="163"/>
                                </a:lnTo>
                                <a:lnTo>
                                  <a:pt x="715" y="154"/>
                                </a:lnTo>
                                <a:lnTo>
                                  <a:pt x="693" y="161"/>
                                </a:lnTo>
                                <a:lnTo>
                                  <a:pt x="693" y="167"/>
                                </a:lnTo>
                                <a:lnTo>
                                  <a:pt x="708" y="163"/>
                                </a:lnTo>
                                <a:lnTo>
                                  <a:pt x="708" y="212"/>
                                </a:lnTo>
                                <a:lnTo>
                                  <a:pt x="693" y="212"/>
                                </a:lnTo>
                                <a:lnTo>
                                  <a:pt x="693" y="219"/>
                                </a:lnTo>
                                <a:lnTo>
                                  <a:pt x="729" y="219"/>
                                </a:lnTo>
                                <a:lnTo>
                                  <a:pt x="729" y="212"/>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77" name="Picture 60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6254" y="-3076"/>
                            <a:ext cx="5000" cy="2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78" name="Picture 60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8503" y="-1044"/>
                            <a:ext cx="206" cy="1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79" name="AutoShape 601"/>
                        <wps:cNvSpPr>
                          <a:spLocks/>
                        </wps:cNvSpPr>
                        <wps:spPr bwMode="auto">
                          <a:xfrm>
                            <a:off x="9280" y="4549"/>
                            <a:ext cx="3220" cy="5440"/>
                          </a:xfrm>
                          <a:custGeom>
                            <a:avLst/>
                            <a:gdLst>
                              <a:gd name="T0" fmla="+- 0 9676 9280"/>
                              <a:gd name="T1" fmla="*/ T0 w 3220"/>
                              <a:gd name="T2" fmla="+- 0 -468 4549"/>
                              <a:gd name="T3" fmla="*/ -468 h 5440"/>
                              <a:gd name="T4" fmla="+- 0 10888 9280"/>
                              <a:gd name="T5" fmla="*/ T4 w 3220"/>
                              <a:gd name="T6" fmla="+- 0 -468 4549"/>
                              <a:gd name="T7" fmla="*/ -468 h 5440"/>
                              <a:gd name="T8" fmla="+- 0 10888 9280"/>
                              <a:gd name="T9" fmla="*/ T8 w 3220"/>
                              <a:gd name="T10" fmla="+- 0 -468 4549"/>
                              <a:gd name="T11" fmla="*/ -468 h 5440"/>
                              <a:gd name="T12" fmla="+- 0 10888 9280"/>
                              <a:gd name="T13" fmla="*/ T12 w 3220"/>
                              <a:gd name="T14" fmla="+- 0 -2515 4549"/>
                              <a:gd name="T15" fmla="*/ -2515 h 5440"/>
                            </a:gdLst>
                            <a:ahLst/>
                            <a:cxnLst>
                              <a:cxn ang="0">
                                <a:pos x="T1" y="T3"/>
                              </a:cxn>
                              <a:cxn ang="0">
                                <a:pos x="T5" y="T7"/>
                              </a:cxn>
                              <a:cxn ang="0">
                                <a:pos x="T9" y="T11"/>
                              </a:cxn>
                              <a:cxn ang="0">
                                <a:pos x="T13" y="T15"/>
                              </a:cxn>
                            </a:cxnLst>
                            <a:rect l="0" t="0" r="r" b="b"/>
                            <a:pathLst>
                              <a:path w="3220" h="5440">
                                <a:moveTo>
                                  <a:pt x="396" y="-5017"/>
                                </a:moveTo>
                                <a:lnTo>
                                  <a:pt x="1608" y="-5017"/>
                                </a:lnTo>
                                <a:moveTo>
                                  <a:pt x="1608" y="-5017"/>
                                </a:moveTo>
                                <a:lnTo>
                                  <a:pt x="1608" y="-7064"/>
                                </a:lnTo>
                              </a:path>
                            </a:pathLst>
                          </a:custGeom>
                          <a:noFill/>
                          <a:ln w="52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0" name="AutoShape 600"/>
                        <wps:cNvSpPr>
                          <a:spLocks/>
                        </wps:cNvSpPr>
                        <wps:spPr bwMode="auto">
                          <a:xfrm>
                            <a:off x="10981" y="-909"/>
                            <a:ext cx="121" cy="66"/>
                          </a:xfrm>
                          <a:custGeom>
                            <a:avLst/>
                            <a:gdLst>
                              <a:gd name="T0" fmla="+- 0 10988 10981"/>
                              <a:gd name="T1" fmla="*/ T0 w 121"/>
                              <a:gd name="T2" fmla="+- 0 -889 -909"/>
                              <a:gd name="T3" fmla="*/ -889 h 66"/>
                              <a:gd name="T4" fmla="+- 0 10996 10981"/>
                              <a:gd name="T5" fmla="*/ T4 w 121"/>
                              <a:gd name="T6" fmla="+- 0 -902 -909"/>
                              <a:gd name="T7" fmla="*/ -902 h 66"/>
                              <a:gd name="T8" fmla="+- 0 11007 10981"/>
                              <a:gd name="T9" fmla="*/ T8 w 121"/>
                              <a:gd name="T10" fmla="+- 0 -883 -909"/>
                              <a:gd name="T11" fmla="*/ -883 h 66"/>
                              <a:gd name="T12" fmla="+- 0 10981 10981"/>
                              <a:gd name="T13" fmla="*/ T12 w 121"/>
                              <a:gd name="T14" fmla="+- 0 -889 -909"/>
                              <a:gd name="T15" fmla="*/ -889 h 66"/>
                              <a:gd name="T16" fmla="+- 0 11007 10981"/>
                              <a:gd name="T17" fmla="*/ T16 w 121"/>
                              <a:gd name="T18" fmla="+- 0 -883 -909"/>
                              <a:gd name="T19" fmla="*/ -883 h 66"/>
                              <a:gd name="T20" fmla="+- 0 10988 10981"/>
                              <a:gd name="T21" fmla="*/ T20 w 121"/>
                              <a:gd name="T22" fmla="+- 0 -843 -909"/>
                              <a:gd name="T23" fmla="*/ -843 h 66"/>
                              <a:gd name="T24" fmla="+- 0 10996 10981"/>
                              <a:gd name="T25" fmla="*/ T24 w 121"/>
                              <a:gd name="T26" fmla="+- 0 -883 -909"/>
                              <a:gd name="T27" fmla="*/ -883 h 66"/>
                              <a:gd name="T28" fmla="+- 0 10999 10981"/>
                              <a:gd name="T29" fmla="*/ T28 w 121"/>
                              <a:gd name="T30" fmla="+- 0 -849 -909"/>
                              <a:gd name="T31" fmla="*/ -849 h 66"/>
                              <a:gd name="T32" fmla="+- 0 11007 10981"/>
                              <a:gd name="T33" fmla="*/ T32 w 121"/>
                              <a:gd name="T34" fmla="+- 0 -844 -909"/>
                              <a:gd name="T35" fmla="*/ -844 h 66"/>
                              <a:gd name="T36" fmla="+- 0 11007 10981"/>
                              <a:gd name="T37" fmla="*/ T36 w 121"/>
                              <a:gd name="T38" fmla="+- 0 -849 -909"/>
                              <a:gd name="T39" fmla="*/ -849 h 66"/>
                              <a:gd name="T40" fmla="+- 0 11007 10981"/>
                              <a:gd name="T41" fmla="*/ T40 w 121"/>
                              <a:gd name="T42" fmla="+- 0 -851 -909"/>
                              <a:gd name="T43" fmla="*/ -851 h 66"/>
                              <a:gd name="T44" fmla="+- 0 11017 10981"/>
                              <a:gd name="T45" fmla="*/ T44 w 121"/>
                              <a:gd name="T46" fmla="+- 0 -895 -909"/>
                              <a:gd name="T47" fmla="*/ -895 h 66"/>
                              <a:gd name="T48" fmla="+- 0 11039 10981"/>
                              <a:gd name="T49" fmla="*/ T48 w 121"/>
                              <a:gd name="T50" fmla="+- 0 -909 -909"/>
                              <a:gd name="T51" fmla="*/ -909 h 66"/>
                              <a:gd name="T52" fmla="+- 0 11031 10981"/>
                              <a:gd name="T53" fmla="*/ T52 w 121"/>
                              <a:gd name="T54" fmla="+- 0 -899 -909"/>
                              <a:gd name="T55" fmla="*/ -899 h 66"/>
                              <a:gd name="T56" fmla="+- 0 11039 10981"/>
                              <a:gd name="T57" fmla="*/ T56 w 121"/>
                              <a:gd name="T58" fmla="+- 0 -850 -909"/>
                              <a:gd name="T59" fmla="*/ -850 h 66"/>
                              <a:gd name="T60" fmla="+- 0 11031 10981"/>
                              <a:gd name="T61" fmla="*/ T60 w 121"/>
                              <a:gd name="T62" fmla="+- 0 -899 -909"/>
                              <a:gd name="T63" fmla="*/ -899 h 66"/>
                              <a:gd name="T64" fmla="+- 0 11039 10981"/>
                              <a:gd name="T65" fmla="*/ T64 w 121"/>
                              <a:gd name="T66" fmla="+- 0 -850 -909"/>
                              <a:gd name="T67" fmla="*/ -850 h 66"/>
                              <a:gd name="T68" fmla="+- 0 11017 10981"/>
                              <a:gd name="T69" fmla="*/ T68 w 121"/>
                              <a:gd name="T70" fmla="+- 0 -844 -909"/>
                              <a:gd name="T71" fmla="*/ -844 h 66"/>
                              <a:gd name="T72" fmla="+- 0 11053 10981"/>
                              <a:gd name="T73" fmla="*/ T72 w 121"/>
                              <a:gd name="T74" fmla="+- 0 -850 -909"/>
                              <a:gd name="T75" fmla="*/ -850 h 66"/>
                              <a:gd name="T76" fmla="+- 0 11067 10981"/>
                              <a:gd name="T77" fmla="*/ T76 w 121"/>
                              <a:gd name="T78" fmla="+- 0 -875 -909"/>
                              <a:gd name="T79" fmla="*/ -875 h 66"/>
                              <a:gd name="T80" fmla="+- 0 11098 10981"/>
                              <a:gd name="T81" fmla="*/ T80 w 121"/>
                              <a:gd name="T82" fmla="+- 0 -907 -909"/>
                              <a:gd name="T83" fmla="*/ -907 h 66"/>
                              <a:gd name="T84" fmla="+- 0 11074 10981"/>
                              <a:gd name="T85" fmla="*/ T84 w 121"/>
                              <a:gd name="T86" fmla="+- 0 -901 -909"/>
                              <a:gd name="T87" fmla="*/ -901 h 66"/>
                              <a:gd name="T88" fmla="+- 0 11090 10981"/>
                              <a:gd name="T89" fmla="*/ T88 w 121"/>
                              <a:gd name="T90" fmla="+- 0 -882 -909"/>
                              <a:gd name="T91" fmla="*/ -882 h 66"/>
                              <a:gd name="T92" fmla="+- 0 11074 10981"/>
                              <a:gd name="T93" fmla="*/ T92 w 121"/>
                              <a:gd name="T94" fmla="+- 0 -876 -909"/>
                              <a:gd name="T95" fmla="*/ -876 h 66"/>
                              <a:gd name="T96" fmla="+- 0 11090 10981"/>
                              <a:gd name="T97" fmla="*/ T96 w 121"/>
                              <a:gd name="T98" fmla="+- 0 -882 -909"/>
                              <a:gd name="T99" fmla="*/ -882 h 66"/>
                              <a:gd name="T100" fmla="+- 0 11077 10981"/>
                              <a:gd name="T101" fmla="*/ T100 w 121"/>
                              <a:gd name="T102" fmla="+- 0 -882 -909"/>
                              <a:gd name="T103" fmla="*/ -882 h 66"/>
                              <a:gd name="T104" fmla="+- 0 11090 10981"/>
                              <a:gd name="T105" fmla="*/ T104 w 121"/>
                              <a:gd name="T106" fmla="+- 0 -882 -909"/>
                              <a:gd name="T107" fmla="*/ -882 h 66"/>
                              <a:gd name="T108" fmla="+- 0 11085 10981"/>
                              <a:gd name="T109" fmla="*/ T108 w 121"/>
                              <a:gd name="T110" fmla="+- 0 -849 -909"/>
                              <a:gd name="T111" fmla="*/ -849 h 66"/>
                              <a:gd name="T112" fmla="+- 0 11093 10981"/>
                              <a:gd name="T113" fmla="*/ T112 w 121"/>
                              <a:gd name="T114" fmla="+- 0 -869 -909"/>
                              <a:gd name="T115" fmla="*/ -869 h 66"/>
                              <a:gd name="T116" fmla="+- 0 11096 10981"/>
                              <a:gd name="T117" fmla="*/ T116 w 121"/>
                              <a:gd name="T118" fmla="+- 0 -876 -909"/>
                              <a:gd name="T119" fmla="*/ -876 h 66"/>
                              <a:gd name="T120" fmla="+- 0 11101 10981"/>
                              <a:gd name="T121" fmla="*/ T120 w 121"/>
                              <a:gd name="T122" fmla="+- 0 -854 -909"/>
                              <a:gd name="T123" fmla="*/ -854 h 66"/>
                              <a:gd name="T124" fmla="+- 0 11089 10981"/>
                              <a:gd name="T125" fmla="*/ T124 w 121"/>
                              <a:gd name="T126" fmla="+- 0 -843 -909"/>
                              <a:gd name="T127" fmla="*/ -843 h 66"/>
                              <a:gd name="T128" fmla="+- 0 11065 10981"/>
                              <a:gd name="T129" fmla="*/ T128 w 121"/>
                              <a:gd name="T130" fmla="+- 0 -845 -909"/>
                              <a:gd name="T131" fmla="*/ -845 h 66"/>
                              <a:gd name="T132" fmla="+- 0 11072 10981"/>
                              <a:gd name="T133" fmla="*/ T132 w 121"/>
                              <a:gd name="T134" fmla="+- 0 -849 -909"/>
                              <a:gd name="T135" fmla="*/ -849 h 66"/>
                              <a:gd name="T136" fmla="+- 0 11089 10981"/>
                              <a:gd name="T137" fmla="*/ T136 w 121"/>
                              <a:gd name="T138" fmla="+- 0 -843 -909"/>
                              <a:gd name="T139" fmla="*/ -843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21" h="66">
                                <a:moveTo>
                                  <a:pt x="15" y="20"/>
                                </a:moveTo>
                                <a:lnTo>
                                  <a:pt x="7" y="20"/>
                                </a:lnTo>
                                <a:lnTo>
                                  <a:pt x="7" y="9"/>
                                </a:lnTo>
                                <a:lnTo>
                                  <a:pt x="15" y="7"/>
                                </a:lnTo>
                                <a:lnTo>
                                  <a:pt x="15" y="20"/>
                                </a:lnTo>
                                <a:close/>
                                <a:moveTo>
                                  <a:pt x="26" y="26"/>
                                </a:moveTo>
                                <a:lnTo>
                                  <a:pt x="0" y="26"/>
                                </a:lnTo>
                                <a:lnTo>
                                  <a:pt x="0" y="20"/>
                                </a:lnTo>
                                <a:lnTo>
                                  <a:pt x="26" y="20"/>
                                </a:lnTo>
                                <a:lnTo>
                                  <a:pt x="26" y="26"/>
                                </a:lnTo>
                                <a:close/>
                                <a:moveTo>
                                  <a:pt x="23" y="66"/>
                                </a:moveTo>
                                <a:lnTo>
                                  <a:pt x="7" y="66"/>
                                </a:lnTo>
                                <a:lnTo>
                                  <a:pt x="7" y="26"/>
                                </a:lnTo>
                                <a:lnTo>
                                  <a:pt x="15" y="26"/>
                                </a:lnTo>
                                <a:lnTo>
                                  <a:pt x="15" y="56"/>
                                </a:lnTo>
                                <a:lnTo>
                                  <a:pt x="18" y="60"/>
                                </a:lnTo>
                                <a:lnTo>
                                  <a:pt x="26" y="60"/>
                                </a:lnTo>
                                <a:lnTo>
                                  <a:pt x="26" y="65"/>
                                </a:lnTo>
                                <a:lnTo>
                                  <a:pt x="23" y="66"/>
                                </a:lnTo>
                                <a:close/>
                                <a:moveTo>
                                  <a:pt x="26" y="60"/>
                                </a:moveTo>
                                <a:lnTo>
                                  <a:pt x="24" y="60"/>
                                </a:lnTo>
                                <a:lnTo>
                                  <a:pt x="26" y="58"/>
                                </a:lnTo>
                                <a:lnTo>
                                  <a:pt x="26" y="60"/>
                                </a:lnTo>
                                <a:close/>
                                <a:moveTo>
                                  <a:pt x="36" y="14"/>
                                </a:moveTo>
                                <a:lnTo>
                                  <a:pt x="36" y="7"/>
                                </a:lnTo>
                                <a:lnTo>
                                  <a:pt x="58" y="0"/>
                                </a:lnTo>
                                <a:lnTo>
                                  <a:pt x="58" y="10"/>
                                </a:lnTo>
                                <a:lnTo>
                                  <a:pt x="50" y="10"/>
                                </a:lnTo>
                                <a:lnTo>
                                  <a:pt x="36" y="14"/>
                                </a:lnTo>
                                <a:close/>
                                <a:moveTo>
                                  <a:pt x="58" y="59"/>
                                </a:moveTo>
                                <a:lnTo>
                                  <a:pt x="50" y="59"/>
                                </a:lnTo>
                                <a:lnTo>
                                  <a:pt x="50" y="10"/>
                                </a:lnTo>
                                <a:lnTo>
                                  <a:pt x="58" y="10"/>
                                </a:lnTo>
                                <a:lnTo>
                                  <a:pt x="58" y="59"/>
                                </a:lnTo>
                                <a:close/>
                                <a:moveTo>
                                  <a:pt x="72" y="65"/>
                                </a:moveTo>
                                <a:lnTo>
                                  <a:pt x="36" y="65"/>
                                </a:lnTo>
                                <a:lnTo>
                                  <a:pt x="36" y="59"/>
                                </a:lnTo>
                                <a:lnTo>
                                  <a:pt x="72" y="59"/>
                                </a:lnTo>
                                <a:lnTo>
                                  <a:pt x="72" y="65"/>
                                </a:lnTo>
                                <a:close/>
                                <a:moveTo>
                                  <a:pt x="86" y="34"/>
                                </a:moveTo>
                                <a:lnTo>
                                  <a:pt x="86" y="2"/>
                                </a:lnTo>
                                <a:lnTo>
                                  <a:pt x="117" y="2"/>
                                </a:lnTo>
                                <a:lnTo>
                                  <a:pt x="117" y="8"/>
                                </a:lnTo>
                                <a:lnTo>
                                  <a:pt x="93" y="8"/>
                                </a:lnTo>
                                <a:lnTo>
                                  <a:pt x="93" y="27"/>
                                </a:lnTo>
                                <a:lnTo>
                                  <a:pt x="109" y="27"/>
                                </a:lnTo>
                                <a:lnTo>
                                  <a:pt x="115" y="33"/>
                                </a:lnTo>
                                <a:lnTo>
                                  <a:pt x="93" y="33"/>
                                </a:lnTo>
                                <a:lnTo>
                                  <a:pt x="86" y="34"/>
                                </a:lnTo>
                                <a:close/>
                                <a:moveTo>
                                  <a:pt x="109" y="27"/>
                                </a:moveTo>
                                <a:lnTo>
                                  <a:pt x="93" y="27"/>
                                </a:lnTo>
                                <a:lnTo>
                                  <a:pt x="96" y="27"/>
                                </a:lnTo>
                                <a:lnTo>
                                  <a:pt x="109" y="27"/>
                                </a:lnTo>
                                <a:close/>
                                <a:moveTo>
                                  <a:pt x="114" y="60"/>
                                </a:moveTo>
                                <a:lnTo>
                                  <a:pt x="104" y="60"/>
                                </a:lnTo>
                                <a:lnTo>
                                  <a:pt x="112" y="52"/>
                                </a:lnTo>
                                <a:lnTo>
                                  <a:pt x="112" y="40"/>
                                </a:lnTo>
                                <a:lnTo>
                                  <a:pt x="104" y="33"/>
                                </a:lnTo>
                                <a:lnTo>
                                  <a:pt x="115" y="33"/>
                                </a:lnTo>
                                <a:lnTo>
                                  <a:pt x="120" y="37"/>
                                </a:lnTo>
                                <a:lnTo>
                                  <a:pt x="120" y="55"/>
                                </a:lnTo>
                                <a:lnTo>
                                  <a:pt x="114" y="60"/>
                                </a:lnTo>
                                <a:close/>
                                <a:moveTo>
                                  <a:pt x="108" y="66"/>
                                </a:moveTo>
                                <a:lnTo>
                                  <a:pt x="89" y="66"/>
                                </a:lnTo>
                                <a:lnTo>
                                  <a:pt x="84" y="64"/>
                                </a:lnTo>
                                <a:lnTo>
                                  <a:pt x="84" y="56"/>
                                </a:lnTo>
                                <a:lnTo>
                                  <a:pt x="91" y="60"/>
                                </a:lnTo>
                                <a:lnTo>
                                  <a:pt x="114" y="60"/>
                                </a:lnTo>
                                <a:lnTo>
                                  <a:pt x="108" y="6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1" name="AutoShape 599"/>
                        <wps:cNvSpPr>
                          <a:spLocks/>
                        </wps:cNvSpPr>
                        <wps:spPr bwMode="auto">
                          <a:xfrm>
                            <a:off x="12400" y="9689"/>
                            <a:ext cx="200" cy="300"/>
                          </a:xfrm>
                          <a:custGeom>
                            <a:avLst/>
                            <a:gdLst>
                              <a:gd name="T0" fmla="+- 0 10926 12400"/>
                              <a:gd name="T1" fmla="*/ T0 w 200"/>
                              <a:gd name="T2" fmla="+- 0 -2402 9689"/>
                              <a:gd name="T3" fmla="*/ -2402 h 300"/>
                              <a:gd name="T4" fmla="+- 0 10888 12400"/>
                              <a:gd name="T5" fmla="*/ T4 w 200"/>
                              <a:gd name="T6" fmla="+- 0 -2515 9689"/>
                              <a:gd name="T7" fmla="*/ -2515 h 300"/>
                              <a:gd name="T8" fmla="+- 0 10888 12400"/>
                              <a:gd name="T9" fmla="*/ T8 w 200"/>
                              <a:gd name="T10" fmla="+- 0 -2515 9689"/>
                              <a:gd name="T11" fmla="*/ -2515 h 300"/>
                              <a:gd name="T12" fmla="+- 0 10851 12400"/>
                              <a:gd name="T13" fmla="*/ T12 w 200"/>
                              <a:gd name="T14" fmla="+- 0 -2402 9689"/>
                              <a:gd name="T15" fmla="*/ -2402 h 300"/>
                            </a:gdLst>
                            <a:ahLst/>
                            <a:cxnLst>
                              <a:cxn ang="0">
                                <a:pos x="T1" y="T3"/>
                              </a:cxn>
                              <a:cxn ang="0">
                                <a:pos x="T5" y="T7"/>
                              </a:cxn>
                              <a:cxn ang="0">
                                <a:pos x="T9" y="T11"/>
                              </a:cxn>
                              <a:cxn ang="0">
                                <a:pos x="T13" y="T15"/>
                              </a:cxn>
                            </a:cxnLst>
                            <a:rect l="0" t="0" r="r" b="b"/>
                            <a:pathLst>
                              <a:path w="200" h="300">
                                <a:moveTo>
                                  <a:pt x="-1474" y="-12091"/>
                                </a:moveTo>
                                <a:lnTo>
                                  <a:pt x="-1512" y="-12204"/>
                                </a:lnTo>
                                <a:moveTo>
                                  <a:pt x="-1512" y="-12204"/>
                                </a:moveTo>
                                <a:lnTo>
                                  <a:pt x="-1549" y="-12091"/>
                                </a:lnTo>
                              </a:path>
                            </a:pathLst>
                          </a:custGeom>
                          <a:noFill/>
                          <a:ln w="52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 name="Line 598"/>
                        <wps:cNvCnPr>
                          <a:cxnSpLocks noChangeShapeType="1"/>
                        </wps:cNvCnPr>
                        <wps:spPr bwMode="auto">
                          <a:xfrm>
                            <a:off x="9661" y="-1409"/>
                            <a:ext cx="429" cy="0"/>
                          </a:xfrm>
                          <a:prstGeom prst="line">
                            <a:avLst/>
                          </a:prstGeom>
                          <a:noFill/>
                          <a:ln w="5258">
                            <a:solidFill>
                              <a:srgbClr val="000000"/>
                            </a:solidFill>
                            <a:round/>
                            <a:headEnd/>
                            <a:tailEnd/>
                          </a:ln>
                          <a:extLst>
                            <a:ext uri="{909E8E84-426E-40DD-AFC4-6F175D3DCCD1}">
                              <a14:hiddenFill xmlns:a14="http://schemas.microsoft.com/office/drawing/2010/main">
                                <a:noFill/>
                              </a14:hiddenFill>
                            </a:ext>
                          </a:extLst>
                        </wps:spPr>
                        <wps:bodyPr/>
                      </wps:wsp>
                      <wps:wsp>
                        <wps:cNvPr id="583" name="AutoShape 597"/>
                        <wps:cNvSpPr>
                          <a:spLocks/>
                        </wps:cNvSpPr>
                        <wps:spPr bwMode="auto">
                          <a:xfrm>
                            <a:off x="9761" y="-1315"/>
                            <a:ext cx="122" cy="66"/>
                          </a:xfrm>
                          <a:custGeom>
                            <a:avLst/>
                            <a:gdLst>
                              <a:gd name="T0" fmla="+- 0 9769 9761"/>
                              <a:gd name="T1" fmla="*/ T0 w 122"/>
                              <a:gd name="T2" fmla="+- 0 -1296 -1315"/>
                              <a:gd name="T3" fmla="*/ -1296 h 66"/>
                              <a:gd name="T4" fmla="+- 0 9776 9761"/>
                              <a:gd name="T5" fmla="*/ T4 w 122"/>
                              <a:gd name="T6" fmla="+- 0 -1309 -1315"/>
                              <a:gd name="T7" fmla="*/ -1309 h 66"/>
                              <a:gd name="T8" fmla="+- 0 9787 9761"/>
                              <a:gd name="T9" fmla="*/ T8 w 122"/>
                              <a:gd name="T10" fmla="+- 0 -1289 -1315"/>
                              <a:gd name="T11" fmla="*/ -1289 h 66"/>
                              <a:gd name="T12" fmla="+- 0 9761 9761"/>
                              <a:gd name="T13" fmla="*/ T12 w 122"/>
                              <a:gd name="T14" fmla="+- 0 -1296 -1315"/>
                              <a:gd name="T15" fmla="*/ -1296 h 66"/>
                              <a:gd name="T16" fmla="+- 0 9787 9761"/>
                              <a:gd name="T17" fmla="*/ T16 w 122"/>
                              <a:gd name="T18" fmla="+- 0 -1289 -1315"/>
                              <a:gd name="T19" fmla="*/ -1289 h 66"/>
                              <a:gd name="T20" fmla="+- 0 9769 9761"/>
                              <a:gd name="T21" fmla="*/ T20 w 122"/>
                              <a:gd name="T22" fmla="+- 0 -1249 -1315"/>
                              <a:gd name="T23" fmla="*/ -1249 h 66"/>
                              <a:gd name="T24" fmla="+- 0 9776 9761"/>
                              <a:gd name="T25" fmla="*/ T24 w 122"/>
                              <a:gd name="T26" fmla="+- 0 -1289 -1315"/>
                              <a:gd name="T27" fmla="*/ -1289 h 66"/>
                              <a:gd name="T28" fmla="+- 0 9779 9761"/>
                              <a:gd name="T29" fmla="*/ T28 w 122"/>
                              <a:gd name="T30" fmla="+- 0 -1256 -1315"/>
                              <a:gd name="T31" fmla="*/ -1256 h 66"/>
                              <a:gd name="T32" fmla="+- 0 9787 9761"/>
                              <a:gd name="T33" fmla="*/ T32 w 122"/>
                              <a:gd name="T34" fmla="+- 0 -1251 -1315"/>
                              <a:gd name="T35" fmla="*/ -1251 h 66"/>
                              <a:gd name="T36" fmla="+- 0 9787 9761"/>
                              <a:gd name="T37" fmla="*/ T36 w 122"/>
                              <a:gd name="T38" fmla="+- 0 -1256 -1315"/>
                              <a:gd name="T39" fmla="*/ -1256 h 66"/>
                              <a:gd name="T40" fmla="+- 0 9787 9761"/>
                              <a:gd name="T41" fmla="*/ T40 w 122"/>
                              <a:gd name="T42" fmla="+- 0 -1257 -1315"/>
                              <a:gd name="T43" fmla="*/ -1257 h 66"/>
                              <a:gd name="T44" fmla="+- 0 9797 9761"/>
                              <a:gd name="T45" fmla="*/ T44 w 122"/>
                              <a:gd name="T46" fmla="+- 0 -1302 -1315"/>
                              <a:gd name="T47" fmla="*/ -1302 h 66"/>
                              <a:gd name="T48" fmla="+- 0 9819 9761"/>
                              <a:gd name="T49" fmla="*/ T48 w 122"/>
                              <a:gd name="T50" fmla="+- 0 -1315 -1315"/>
                              <a:gd name="T51" fmla="*/ -1315 h 66"/>
                              <a:gd name="T52" fmla="+- 0 9812 9761"/>
                              <a:gd name="T53" fmla="*/ T52 w 122"/>
                              <a:gd name="T54" fmla="+- 0 -1306 -1315"/>
                              <a:gd name="T55" fmla="*/ -1306 h 66"/>
                              <a:gd name="T56" fmla="+- 0 9819 9761"/>
                              <a:gd name="T57" fmla="*/ T56 w 122"/>
                              <a:gd name="T58" fmla="+- 0 -1257 -1315"/>
                              <a:gd name="T59" fmla="*/ -1257 h 66"/>
                              <a:gd name="T60" fmla="+- 0 9812 9761"/>
                              <a:gd name="T61" fmla="*/ T60 w 122"/>
                              <a:gd name="T62" fmla="+- 0 -1306 -1315"/>
                              <a:gd name="T63" fmla="*/ -1306 h 66"/>
                              <a:gd name="T64" fmla="+- 0 9819 9761"/>
                              <a:gd name="T65" fmla="*/ T64 w 122"/>
                              <a:gd name="T66" fmla="+- 0 -1257 -1315"/>
                              <a:gd name="T67" fmla="*/ -1257 h 66"/>
                              <a:gd name="T68" fmla="+- 0 9797 9761"/>
                              <a:gd name="T69" fmla="*/ T68 w 122"/>
                              <a:gd name="T70" fmla="+- 0 -1250 -1315"/>
                              <a:gd name="T71" fmla="*/ -1250 h 66"/>
                              <a:gd name="T72" fmla="+- 0 9833 9761"/>
                              <a:gd name="T73" fmla="*/ T72 w 122"/>
                              <a:gd name="T74" fmla="+- 0 -1257 -1315"/>
                              <a:gd name="T75" fmla="*/ -1257 h 66"/>
                              <a:gd name="T76" fmla="+- 0 9871 9761"/>
                              <a:gd name="T77" fmla="*/ T76 w 122"/>
                              <a:gd name="T78" fmla="+- 0 -1274 -1315"/>
                              <a:gd name="T79" fmla="*/ -1274 h 66"/>
                              <a:gd name="T80" fmla="+- 0 9842 9761"/>
                              <a:gd name="T81" fmla="*/ T80 w 122"/>
                              <a:gd name="T82" fmla="+- 0 -1285 -1315"/>
                              <a:gd name="T83" fmla="*/ -1285 h 66"/>
                              <a:gd name="T84" fmla="+- 0 9854 9761"/>
                              <a:gd name="T85" fmla="*/ T84 w 122"/>
                              <a:gd name="T86" fmla="+- 0 -1315 -1315"/>
                              <a:gd name="T87" fmla="*/ -1315 h 66"/>
                              <a:gd name="T88" fmla="+- 0 9876 9761"/>
                              <a:gd name="T89" fmla="*/ T88 w 122"/>
                              <a:gd name="T90" fmla="+- 0 -1309 -1315"/>
                              <a:gd name="T91" fmla="*/ -1309 h 66"/>
                              <a:gd name="T92" fmla="+- 0 9850 9761"/>
                              <a:gd name="T93" fmla="*/ T92 w 122"/>
                              <a:gd name="T94" fmla="+- 0 -1301 -1315"/>
                              <a:gd name="T95" fmla="*/ -1301 h 66"/>
                              <a:gd name="T96" fmla="+- 0 9857 9761"/>
                              <a:gd name="T97" fmla="*/ T96 w 122"/>
                              <a:gd name="T98" fmla="+- 0 -1280 -1315"/>
                              <a:gd name="T99" fmla="*/ -1280 h 66"/>
                              <a:gd name="T100" fmla="+- 0 9871 9761"/>
                              <a:gd name="T101" fmla="*/ T100 w 122"/>
                              <a:gd name="T102" fmla="+- 0 -1274 -1315"/>
                              <a:gd name="T103" fmla="*/ -1274 h 66"/>
                              <a:gd name="T104" fmla="+- 0 9868 9761"/>
                              <a:gd name="T105" fmla="*/ T104 w 122"/>
                              <a:gd name="T106" fmla="+- 0 -1280 -1315"/>
                              <a:gd name="T107" fmla="*/ -1280 h 66"/>
                              <a:gd name="T108" fmla="+- 0 9875 9761"/>
                              <a:gd name="T109" fmla="*/ T108 w 122"/>
                              <a:gd name="T110" fmla="+- 0 -1300 -1315"/>
                              <a:gd name="T111" fmla="*/ -1300 h 66"/>
                              <a:gd name="T112" fmla="+- 0 9876 9761"/>
                              <a:gd name="T113" fmla="*/ T112 w 122"/>
                              <a:gd name="T114" fmla="+- 0 -1309 -1315"/>
                              <a:gd name="T115" fmla="*/ -1309 h 66"/>
                              <a:gd name="T116" fmla="+- 0 9883 9761"/>
                              <a:gd name="T117" fmla="*/ T116 w 122"/>
                              <a:gd name="T118" fmla="+- 0 -1282 -1315"/>
                              <a:gd name="T119" fmla="*/ -1282 h 66"/>
                              <a:gd name="T120" fmla="+- 0 9874 9761"/>
                              <a:gd name="T121" fmla="*/ T120 w 122"/>
                              <a:gd name="T122" fmla="+- 0 -1280 -1315"/>
                              <a:gd name="T123" fmla="*/ -1280 h 66"/>
                              <a:gd name="T124" fmla="+- 0 9866 9761"/>
                              <a:gd name="T125" fmla="*/ T124 w 122"/>
                              <a:gd name="T126" fmla="+- 0 -1255 -1315"/>
                              <a:gd name="T127" fmla="*/ -1255 h 66"/>
                              <a:gd name="T128" fmla="+- 0 9875 9761"/>
                              <a:gd name="T129" fmla="*/ T128 w 122"/>
                              <a:gd name="T130" fmla="+- 0 -1282 -1315"/>
                              <a:gd name="T131" fmla="*/ -1282 h 66"/>
                              <a:gd name="T132" fmla="+- 0 9883 9761"/>
                              <a:gd name="T133" fmla="*/ T132 w 122"/>
                              <a:gd name="T134" fmla="+- 0 -1268 -1315"/>
                              <a:gd name="T135" fmla="*/ -1268 h 66"/>
                              <a:gd name="T136" fmla="+- 0 9869 9761"/>
                              <a:gd name="T137" fmla="*/ T136 w 122"/>
                              <a:gd name="T138" fmla="+- 0 -1249 -1315"/>
                              <a:gd name="T139" fmla="*/ -1249 h 66"/>
                              <a:gd name="T140" fmla="+- 0 9846 9761"/>
                              <a:gd name="T141" fmla="*/ T140 w 122"/>
                              <a:gd name="T142" fmla="+- 0 -1251 -1315"/>
                              <a:gd name="T143" fmla="*/ -1251 h 66"/>
                              <a:gd name="T144" fmla="+- 0 9851 9761"/>
                              <a:gd name="T145" fmla="*/ T144 w 122"/>
                              <a:gd name="T146" fmla="+- 0 -1255 -1315"/>
                              <a:gd name="T147" fmla="*/ -1255 h 66"/>
                              <a:gd name="T148" fmla="+- 0 9869 9761"/>
                              <a:gd name="T149" fmla="*/ T148 w 122"/>
                              <a:gd name="T150" fmla="+- 0 -1249 -1315"/>
                              <a:gd name="T151" fmla="*/ -1249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22" h="66">
                                <a:moveTo>
                                  <a:pt x="15" y="19"/>
                                </a:moveTo>
                                <a:lnTo>
                                  <a:pt x="8" y="19"/>
                                </a:lnTo>
                                <a:lnTo>
                                  <a:pt x="8" y="8"/>
                                </a:lnTo>
                                <a:lnTo>
                                  <a:pt x="15" y="6"/>
                                </a:lnTo>
                                <a:lnTo>
                                  <a:pt x="15" y="19"/>
                                </a:lnTo>
                                <a:close/>
                                <a:moveTo>
                                  <a:pt x="26" y="26"/>
                                </a:moveTo>
                                <a:lnTo>
                                  <a:pt x="0" y="26"/>
                                </a:lnTo>
                                <a:lnTo>
                                  <a:pt x="0" y="19"/>
                                </a:lnTo>
                                <a:lnTo>
                                  <a:pt x="26" y="19"/>
                                </a:lnTo>
                                <a:lnTo>
                                  <a:pt x="26" y="26"/>
                                </a:lnTo>
                                <a:close/>
                                <a:moveTo>
                                  <a:pt x="24" y="66"/>
                                </a:moveTo>
                                <a:lnTo>
                                  <a:pt x="8" y="66"/>
                                </a:lnTo>
                                <a:lnTo>
                                  <a:pt x="8" y="26"/>
                                </a:lnTo>
                                <a:lnTo>
                                  <a:pt x="15" y="26"/>
                                </a:lnTo>
                                <a:lnTo>
                                  <a:pt x="15" y="56"/>
                                </a:lnTo>
                                <a:lnTo>
                                  <a:pt x="18" y="59"/>
                                </a:lnTo>
                                <a:lnTo>
                                  <a:pt x="26" y="59"/>
                                </a:lnTo>
                                <a:lnTo>
                                  <a:pt x="26" y="64"/>
                                </a:lnTo>
                                <a:lnTo>
                                  <a:pt x="24" y="66"/>
                                </a:lnTo>
                                <a:close/>
                                <a:moveTo>
                                  <a:pt x="26" y="59"/>
                                </a:moveTo>
                                <a:lnTo>
                                  <a:pt x="24" y="59"/>
                                </a:lnTo>
                                <a:lnTo>
                                  <a:pt x="26" y="58"/>
                                </a:lnTo>
                                <a:lnTo>
                                  <a:pt x="26" y="59"/>
                                </a:lnTo>
                                <a:close/>
                                <a:moveTo>
                                  <a:pt x="36" y="13"/>
                                </a:moveTo>
                                <a:lnTo>
                                  <a:pt x="36" y="7"/>
                                </a:lnTo>
                                <a:lnTo>
                                  <a:pt x="58" y="0"/>
                                </a:lnTo>
                                <a:lnTo>
                                  <a:pt x="58" y="9"/>
                                </a:lnTo>
                                <a:lnTo>
                                  <a:pt x="51" y="9"/>
                                </a:lnTo>
                                <a:lnTo>
                                  <a:pt x="36" y="13"/>
                                </a:lnTo>
                                <a:close/>
                                <a:moveTo>
                                  <a:pt x="58" y="58"/>
                                </a:moveTo>
                                <a:lnTo>
                                  <a:pt x="51" y="58"/>
                                </a:lnTo>
                                <a:lnTo>
                                  <a:pt x="51" y="9"/>
                                </a:lnTo>
                                <a:lnTo>
                                  <a:pt x="58" y="9"/>
                                </a:lnTo>
                                <a:lnTo>
                                  <a:pt x="58" y="58"/>
                                </a:lnTo>
                                <a:close/>
                                <a:moveTo>
                                  <a:pt x="72" y="65"/>
                                </a:moveTo>
                                <a:lnTo>
                                  <a:pt x="36" y="65"/>
                                </a:lnTo>
                                <a:lnTo>
                                  <a:pt x="36" y="58"/>
                                </a:lnTo>
                                <a:lnTo>
                                  <a:pt x="72" y="58"/>
                                </a:lnTo>
                                <a:lnTo>
                                  <a:pt x="72" y="65"/>
                                </a:lnTo>
                                <a:close/>
                                <a:moveTo>
                                  <a:pt x="110" y="41"/>
                                </a:moveTo>
                                <a:lnTo>
                                  <a:pt x="92" y="41"/>
                                </a:lnTo>
                                <a:lnTo>
                                  <a:pt x="81" y="30"/>
                                </a:lnTo>
                                <a:lnTo>
                                  <a:pt x="81" y="12"/>
                                </a:lnTo>
                                <a:lnTo>
                                  <a:pt x="93" y="0"/>
                                </a:lnTo>
                                <a:lnTo>
                                  <a:pt x="111" y="0"/>
                                </a:lnTo>
                                <a:lnTo>
                                  <a:pt x="115" y="6"/>
                                </a:lnTo>
                                <a:lnTo>
                                  <a:pt x="96" y="6"/>
                                </a:lnTo>
                                <a:lnTo>
                                  <a:pt x="89" y="14"/>
                                </a:lnTo>
                                <a:lnTo>
                                  <a:pt x="89" y="27"/>
                                </a:lnTo>
                                <a:lnTo>
                                  <a:pt x="96" y="35"/>
                                </a:lnTo>
                                <a:lnTo>
                                  <a:pt x="113" y="35"/>
                                </a:lnTo>
                                <a:lnTo>
                                  <a:pt x="110" y="41"/>
                                </a:lnTo>
                                <a:close/>
                                <a:moveTo>
                                  <a:pt x="113" y="35"/>
                                </a:moveTo>
                                <a:lnTo>
                                  <a:pt x="107" y="35"/>
                                </a:lnTo>
                                <a:lnTo>
                                  <a:pt x="114" y="28"/>
                                </a:lnTo>
                                <a:lnTo>
                                  <a:pt x="114" y="15"/>
                                </a:lnTo>
                                <a:lnTo>
                                  <a:pt x="107" y="6"/>
                                </a:lnTo>
                                <a:lnTo>
                                  <a:pt x="115" y="6"/>
                                </a:lnTo>
                                <a:lnTo>
                                  <a:pt x="122" y="15"/>
                                </a:lnTo>
                                <a:lnTo>
                                  <a:pt x="122" y="33"/>
                                </a:lnTo>
                                <a:lnTo>
                                  <a:pt x="114" y="33"/>
                                </a:lnTo>
                                <a:lnTo>
                                  <a:pt x="113" y="35"/>
                                </a:lnTo>
                                <a:close/>
                                <a:moveTo>
                                  <a:pt x="112" y="60"/>
                                </a:moveTo>
                                <a:lnTo>
                                  <a:pt x="105" y="60"/>
                                </a:lnTo>
                                <a:lnTo>
                                  <a:pt x="114" y="46"/>
                                </a:lnTo>
                                <a:lnTo>
                                  <a:pt x="114" y="33"/>
                                </a:lnTo>
                                <a:lnTo>
                                  <a:pt x="122" y="33"/>
                                </a:lnTo>
                                <a:lnTo>
                                  <a:pt x="122" y="47"/>
                                </a:lnTo>
                                <a:lnTo>
                                  <a:pt x="112" y="60"/>
                                </a:lnTo>
                                <a:close/>
                                <a:moveTo>
                                  <a:pt x="108" y="66"/>
                                </a:moveTo>
                                <a:lnTo>
                                  <a:pt x="89" y="66"/>
                                </a:lnTo>
                                <a:lnTo>
                                  <a:pt x="85" y="64"/>
                                </a:lnTo>
                                <a:lnTo>
                                  <a:pt x="85" y="57"/>
                                </a:lnTo>
                                <a:lnTo>
                                  <a:pt x="90" y="60"/>
                                </a:lnTo>
                                <a:lnTo>
                                  <a:pt x="112" y="60"/>
                                </a:lnTo>
                                <a:lnTo>
                                  <a:pt x="108" y="6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4" name="AutoShape 596"/>
                        <wps:cNvSpPr>
                          <a:spLocks/>
                        </wps:cNvSpPr>
                        <wps:spPr bwMode="auto">
                          <a:xfrm>
                            <a:off x="10080" y="6949"/>
                            <a:ext cx="300" cy="200"/>
                          </a:xfrm>
                          <a:custGeom>
                            <a:avLst/>
                            <a:gdLst>
                              <a:gd name="T0" fmla="+- 0 9977 10080"/>
                              <a:gd name="T1" fmla="*/ T0 w 300"/>
                              <a:gd name="T2" fmla="+- 0 -1371 6949"/>
                              <a:gd name="T3" fmla="*/ -1371 h 200"/>
                              <a:gd name="T4" fmla="+- 0 10090 10080"/>
                              <a:gd name="T5" fmla="*/ T4 w 300"/>
                              <a:gd name="T6" fmla="+- 0 -1409 6949"/>
                              <a:gd name="T7" fmla="*/ -1409 h 200"/>
                              <a:gd name="T8" fmla="+- 0 10090 10080"/>
                              <a:gd name="T9" fmla="*/ T8 w 300"/>
                              <a:gd name="T10" fmla="+- 0 -1409 6949"/>
                              <a:gd name="T11" fmla="*/ -1409 h 200"/>
                              <a:gd name="T12" fmla="+- 0 9977 10080"/>
                              <a:gd name="T13" fmla="*/ T12 w 300"/>
                              <a:gd name="T14" fmla="+- 0 -1446 6949"/>
                              <a:gd name="T15" fmla="*/ -1446 h 200"/>
                            </a:gdLst>
                            <a:ahLst/>
                            <a:cxnLst>
                              <a:cxn ang="0">
                                <a:pos x="T1" y="T3"/>
                              </a:cxn>
                              <a:cxn ang="0">
                                <a:pos x="T5" y="T7"/>
                              </a:cxn>
                              <a:cxn ang="0">
                                <a:pos x="T9" y="T11"/>
                              </a:cxn>
                              <a:cxn ang="0">
                                <a:pos x="T13" y="T15"/>
                              </a:cxn>
                            </a:cxnLst>
                            <a:rect l="0" t="0" r="r" b="b"/>
                            <a:pathLst>
                              <a:path w="300" h="200">
                                <a:moveTo>
                                  <a:pt x="-103" y="-8320"/>
                                </a:moveTo>
                                <a:lnTo>
                                  <a:pt x="10" y="-8358"/>
                                </a:lnTo>
                                <a:moveTo>
                                  <a:pt x="10" y="-8358"/>
                                </a:moveTo>
                                <a:lnTo>
                                  <a:pt x="-103" y="-8395"/>
                                </a:lnTo>
                              </a:path>
                            </a:pathLst>
                          </a:custGeom>
                          <a:noFill/>
                          <a:ln w="52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5" name="Line 595"/>
                        <wps:cNvCnPr>
                          <a:cxnSpLocks noChangeShapeType="1"/>
                        </wps:cNvCnPr>
                        <wps:spPr bwMode="auto">
                          <a:xfrm>
                            <a:off x="7741" y="-1567"/>
                            <a:ext cx="294" cy="0"/>
                          </a:xfrm>
                          <a:prstGeom prst="line">
                            <a:avLst/>
                          </a:prstGeom>
                          <a:noFill/>
                          <a:ln w="5258">
                            <a:solidFill>
                              <a:srgbClr val="000000"/>
                            </a:solidFill>
                            <a:round/>
                            <a:headEnd/>
                            <a:tailEnd/>
                          </a:ln>
                          <a:extLst>
                            <a:ext uri="{909E8E84-426E-40DD-AFC4-6F175D3DCCD1}">
                              <a14:hiddenFill xmlns:a14="http://schemas.microsoft.com/office/drawing/2010/main">
                                <a:noFill/>
                              </a14:hiddenFill>
                            </a:ext>
                          </a:extLst>
                        </wps:spPr>
                        <wps:bodyPr/>
                      </wps:wsp>
                      <wps:wsp>
                        <wps:cNvPr id="586" name="AutoShape 594"/>
                        <wps:cNvSpPr>
                          <a:spLocks/>
                        </wps:cNvSpPr>
                        <wps:spPr bwMode="auto">
                          <a:xfrm>
                            <a:off x="7811" y="-1675"/>
                            <a:ext cx="72" cy="65"/>
                          </a:xfrm>
                          <a:custGeom>
                            <a:avLst/>
                            <a:gdLst>
                              <a:gd name="T0" fmla="+- 0 7826 7811"/>
                              <a:gd name="T1" fmla="*/ T0 w 72"/>
                              <a:gd name="T2" fmla="+- 0 -1657 -1675"/>
                              <a:gd name="T3" fmla="*/ -1657 h 65"/>
                              <a:gd name="T4" fmla="+- 0 7819 7811"/>
                              <a:gd name="T5" fmla="*/ T4 w 72"/>
                              <a:gd name="T6" fmla="+- 0 -1657 -1675"/>
                              <a:gd name="T7" fmla="*/ -1657 h 65"/>
                              <a:gd name="T8" fmla="+- 0 7819 7811"/>
                              <a:gd name="T9" fmla="*/ T8 w 72"/>
                              <a:gd name="T10" fmla="+- 0 -1668 -1675"/>
                              <a:gd name="T11" fmla="*/ -1668 h 65"/>
                              <a:gd name="T12" fmla="+- 0 7826 7811"/>
                              <a:gd name="T13" fmla="*/ T12 w 72"/>
                              <a:gd name="T14" fmla="+- 0 -1670 -1675"/>
                              <a:gd name="T15" fmla="*/ -1670 h 65"/>
                              <a:gd name="T16" fmla="+- 0 7826 7811"/>
                              <a:gd name="T17" fmla="*/ T16 w 72"/>
                              <a:gd name="T18" fmla="+- 0 -1657 -1675"/>
                              <a:gd name="T19" fmla="*/ -1657 h 65"/>
                              <a:gd name="T20" fmla="+- 0 7837 7811"/>
                              <a:gd name="T21" fmla="*/ T20 w 72"/>
                              <a:gd name="T22" fmla="+- 0 -1651 -1675"/>
                              <a:gd name="T23" fmla="*/ -1651 h 65"/>
                              <a:gd name="T24" fmla="+- 0 7811 7811"/>
                              <a:gd name="T25" fmla="*/ T24 w 72"/>
                              <a:gd name="T26" fmla="+- 0 -1651 -1675"/>
                              <a:gd name="T27" fmla="*/ -1651 h 65"/>
                              <a:gd name="T28" fmla="+- 0 7811 7811"/>
                              <a:gd name="T29" fmla="*/ T28 w 72"/>
                              <a:gd name="T30" fmla="+- 0 -1657 -1675"/>
                              <a:gd name="T31" fmla="*/ -1657 h 65"/>
                              <a:gd name="T32" fmla="+- 0 7837 7811"/>
                              <a:gd name="T33" fmla="*/ T32 w 72"/>
                              <a:gd name="T34" fmla="+- 0 -1657 -1675"/>
                              <a:gd name="T35" fmla="*/ -1657 h 65"/>
                              <a:gd name="T36" fmla="+- 0 7837 7811"/>
                              <a:gd name="T37" fmla="*/ T36 w 72"/>
                              <a:gd name="T38" fmla="+- 0 -1651 -1675"/>
                              <a:gd name="T39" fmla="*/ -1651 h 65"/>
                              <a:gd name="T40" fmla="+- 0 7835 7811"/>
                              <a:gd name="T41" fmla="*/ T40 w 72"/>
                              <a:gd name="T42" fmla="+- 0 -1611 -1675"/>
                              <a:gd name="T43" fmla="*/ -1611 h 65"/>
                              <a:gd name="T44" fmla="+- 0 7819 7811"/>
                              <a:gd name="T45" fmla="*/ T44 w 72"/>
                              <a:gd name="T46" fmla="+- 0 -1611 -1675"/>
                              <a:gd name="T47" fmla="*/ -1611 h 65"/>
                              <a:gd name="T48" fmla="+- 0 7819 7811"/>
                              <a:gd name="T49" fmla="*/ T48 w 72"/>
                              <a:gd name="T50" fmla="+- 0 -1651 -1675"/>
                              <a:gd name="T51" fmla="*/ -1651 h 65"/>
                              <a:gd name="T52" fmla="+- 0 7826 7811"/>
                              <a:gd name="T53" fmla="*/ T52 w 72"/>
                              <a:gd name="T54" fmla="+- 0 -1651 -1675"/>
                              <a:gd name="T55" fmla="*/ -1651 h 65"/>
                              <a:gd name="T56" fmla="+- 0 7826 7811"/>
                              <a:gd name="T57" fmla="*/ T56 w 72"/>
                              <a:gd name="T58" fmla="+- 0 -1621 -1675"/>
                              <a:gd name="T59" fmla="*/ -1621 h 65"/>
                              <a:gd name="T60" fmla="+- 0 7829 7811"/>
                              <a:gd name="T61" fmla="*/ T60 w 72"/>
                              <a:gd name="T62" fmla="+- 0 -1617 -1675"/>
                              <a:gd name="T63" fmla="*/ -1617 h 65"/>
                              <a:gd name="T64" fmla="+- 0 7837 7811"/>
                              <a:gd name="T65" fmla="*/ T64 w 72"/>
                              <a:gd name="T66" fmla="+- 0 -1617 -1675"/>
                              <a:gd name="T67" fmla="*/ -1617 h 65"/>
                              <a:gd name="T68" fmla="+- 0 7837 7811"/>
                              <a:gd name="T69" fmla="*/ T68 w 72"/>
                              <a:gd name="T70" fmla="+- 0 -1612 -1675"/>
                              <a:gd name="T71" fmla="*/ -1612 h 65"/>
                              <a:gd name="T72" fmla="+- 0 7835 7811"/>
                              <a:gd name="T73" fmla="*/ T72 w 72"/>
                              <a:gd name="T74" fmla="+- 0 -1611 -1675"/>
                              <a:gd name="T75" fmla="*/ -1611 h 65"/>
                              <a:gd name="T76" fmla="+- 0 7837 7811"/>
                              <a:gd name="T77" fmla="*/ T76 w 72"/>
                              <a:gd name="T78" fmla="+- 0 -1617 -1675"/>
                              <a:gd name="T79" fmla="*/ -1617 h 65"/>
                              <a:gd name="T80" fmla="+- 0 7835 7811"/>
                              <a:gd name="T81" fmla="*/ T80 w 72"/>
                              <a:gd name="T82" fmla="+- 0 -1617 -1675"/>
                              <a:gd name="T83" fmla="*/ -1617 h 65"/>
                              <a:gd name="T84" fmla="+- 0 7837 7811"/>
                              <a:gd name="T85" fmla="*/ T84 w 72"/>
                              <a:gd name="T86" fmla="+- 0 -1618 -1675"/>
                              <a:gd name="T87" fmla="*/ -1618 h 65"/>
                              <a:gd name="T88" fmla="+- 0 7837 7811"/>
                              <a:gd name="T89" fmla="*/ T88 w 72"/>
                              <a:gd name="T90" fmla="+- 0 -1617 -1675"/>
                              <a:gd name="T91" fmla="*/ -1617 h 65"/>
                              <a:gd name="T92" fmla="+- 0 7849 7811"/>
                              <a:gd name="T93" fmla="*/ T92 w 72"/>
                              <a:gd name="T94" fmla="+- 0 -1643 -1675"/>
                              <a:gd name="T95" fmla="*/ -1643 h 65"/>
                              <a:gd name="T96" fmla="+- 0 7849 7811"/>
                              <a:gd name="T97" fmla="*/ T96 w 72"/>
                              <a:gd name="T98" fmla="+- 0 -1675 -1675"/>
                              <a:gd name="T99" fmla="*/ -1675 h 65"/>
                              <a:gd name="T100" fmla="+- 0 7879 7811"/>
                              <a:gd name="T101" fmla="*/ T100 w 72"/>
                              <a:gd name="T102" fmla="+- 0 -1675 -1675"/>
                              <a:gd name="T103" fmla="*/ -1675 h 65"/>
                              <a:gd name="T104" fmla="+- 0 7879 7811"/>
                              <a:gd name="T105" fmla="*/ T104 w 72"/>
                              <a:gd name="T106" fmla="+- 0 -1668 -1675"/>
                              <a:gd name="T107" fmla="*/ -1668 h 65"/>
                              <a:gd name="T108" fmla="+- 0 7856 7811"/>
                              <a:gd name="T109" fmla="*/ T108 w 72"/>
                              <a:gd name="T110" fmla="+- 0 -1668 -1675"/>
                              <a:gd name="T111" fmla="*/ -1668 h 65"/>
                              <a:gd name="T112" fmla="+- 0 7856 7811"/>
                              <a:gd name="T113" fmla="*/ T112 w 72"/>
                              <a:gd name="T114" fmla="+- 0 -1650 -1675"/>
                              <a:gd name="T115" fmla="*/ -1650 h 65"/>
                              <a:gd name="T116" fmla="+- 0 7871 7811"/>
                              <a:gd name="T117" fmla="*/ T116 w 72"/>
                              <a:gd name="T118" fmla="+- 0 -1650 -1675"/>
                              <a:gd name="T119" fmla="*/ -1650 h 65"/>
                              <a:gd name="T120" fmla="+- 0 7878 7811"/>
                              <a:gd name="T121" fmla="*/ T120 w 72"/>
                              <a:gd name="T122" fmla="+- 0 -1644 -1675"/>
                              <a:gd name="T123" fmla="*/ -1644 h 65"/>
                              <a:gd name="T124" fmla="+- 0 7856 7811"/>
                              <a:gd name="T125" fmla="*/ T124 w 72"/>
                              <a:gd name="T126" fmla="+- 0 -1644 -1675"/>
                              <a:gd name="T127" fmla="*/ -1644 h 65"/>
                              <a:gd name="T128" fmla="+- 0 7849 7811"/>
                              <a:gd name="T129" fmla="*/ T128 w 72"/>
                              <a:gd name="T130" fmla="+- 0 -1643 -1675"/>
                              <a:gd name="T131" fmla="*/ -1643 h 65"/>
                              <a:gd name="T132" fmla="+- 0 7871 7811"/>
                              <a:gd name="T133" fmla="*/ T132 w 72"/>
                              <a:gd name="T134" fmla="+- 0 -1650 -1675"/>
                              <a:gd name="T135" fmla="*/ -1650 h 65"/>
                              <a:gd name="T136" fmla="+- 0 7856 7811"/>
                              <a:gd name="T137" fmla="*/ T136 w 72"/>
                              <a:gd name="T138" fmla="+- 0 -1650 -1675"/>
                              <a:gd name="T139" fmla="*/ -1650 h 65"/>
                              <a:gd name="T140" fmla="+- 0 7858 7811"/>
                              <a:gd name="T141" fmla="*/ T140 w 72"/>
                              <a:gd name="T142" fmla="+- 0 -1650 -1675"/>
                              <a:gd name="T143" fmla="*/ -1650 h 65"/>
                              <a:gd name="T144" fmla="+- 0 7871 7811"/>
                              <a:gd name="T145" fmla="*/ T144 w 72"/>
                              <a:gd name="T146" fmla="+- 0 -1650 -1675"/>
                              <a:gd name="T147" fmla="*/ -1650 h 65"/>
                              <a:gd name="T148" fmla="+- 0 7871 7811"/>
                              <a:gd name="T149" fmla="*/ T148 w 72"/>
                              <a:gd name="T150" fmla="+- 0 -1650 -1675"/>
                              <a:gd name="T151" fmla="*/ -1650 h 65"/>
                              <a:gd name="T152" fmla="+- 0 7877 7811"/>
                              <a:gd name="T153" fmla="*/ T152 w 72"/>
                              <a:gd name="T154" fmla="+- 0 -1617 -1675"/>
                              <a:gd name="T155" fmla="*/ -1617 h 65"/>
                              <a:gd name="T156" fmla="+- 0 7867 7811"/>
                              <a:gd name="T157" fmla="*/ T156 w 72"/>
                              <a:gd name="T158" fmla="+- 0 -1617 -1675"/>
                              <a:gd name="T159" fmla="*/ -1617 h 65"/>
                              <a:gd name="T160" fmla="+- 0 7875 7811"/>
                              <a:gd name="T161" fmla="*/ T160 w 72"/>
                              <a:gd name="T162" fmla="+- 0 -1624 -1675"/>
                              <a:gd name="T163" fmla="*/ -1624 h 65"/>
                              <a:gd name="T164" fmla="+- 0 7875 7811"/>
                              <a:gd name="T165" fmla="*/ T164 w 72"/>
                              <a:gd name="T166" fmla="+- 0 -1637 -1675"/>
                              <a:gd name="T167" fmla="*/ -1637 h 65"/>
                              <a:gd name="T168" fmla="+- 0 7866 7811"/>
                              <a:gd name="T169" fmla="*/ T168 w 72"/>
                              <a:gd name="T170" fmla="+- 0 -1644 -1675"/>
                              <a:gd name="T171" fmla="*/ -1644 h 65"/>
                              <a:gd name="T172" fmla="+- 0 7878 7811"/>
                              <a:gd name="T173" fmla="*/ T172 w 72"/>
                              <a:gd name="T174" fmla="+- 0 -1644 -1675"/>
                              <a:gd name="T175" fmla="*/ -1644 h 65"/>
                              <a:gd name="T176" fmla="+- 0 7882 7811"/>
                              <a:gd name="T177" fmla="*/ T176 w 72"/>
                              <a:gd name="T178" fmla="+- 0 -1640 -1675"/>
                              <a:gd name="T179" fmla="*/ -1640 h 65"/>
                              <a:gd name="T180" fmla="+- 0 7882 7811"/>
                              <a:gd name="T181" fmla="*/ T180 w 72"/>
                              <a:gd name="T182" fmla="+- 0 -1622 -1675"/>
                              <a:gd name="T183" fmla="*/ -1622 h 65"/>
                              <a:gd name="T184" fmla="+- 0 7877 7811"/>
                              <a:gd name="T185" fmla="*/ T184 w 72"/>
                              <a:gd name="T186" fmla="+- 0 -1617 -1675"/>
                              <a:gd name="T187" fmla="*/ -1617 h 65"/>
                              <a:gd name="T188" fmla="+- 0 7870 7811"/>
                              <a:gd name="T189" fmla="*/ T188 w 72"/>
                              <a:gd name="T190" fmla="+- 0 -1611 -1675"/>
                              <a:gd name="T191" fmla="*/ -1611 h 65"/>
                              <a:gd name="T192" fmla="+- 0 7851 7811"/>
                              <a:gd name="T193" fmla="*/ T192 w 72"/>
                              <a:gd name="T194" fmla="+- 0 -1611 -1675"/>
                              <a:gd name="T195" fmla="*/ -1611 h 65"/>
                              <a:gd name="T196" fmla="+- 0 7847 7811"/>
                              <a:gd name="T197" fmla="*/ T196 w 72"/>
                              <a:gd name="T198" fmla="+- 0 -1613 -1675"/>
                              <a:gd name="T199" fmla="*/ -1613 h 65"/>
                              <a:gd name="T200" fmla="+- 0 7847 7811"/>
                              <a:gd name="T201" fmla="*/ T200 w 72"/>
                              <a:gd name="T202" fmla="+- 0 -1621 -1675"/>
                              <a:gd name="T203" fmla="*/ -1621 h 65"/>
                              <a:gd name="T204" fmla="+- 0 7853 7811"/>
                              <a:gd name="T205" fmla="*/ T204 w 72"/>
                              <a:gd name="T206" fmla="+- 0 -1617 -1675"/>
                              <a:gd name="T207" fmla="*/ -1617 h 65"/>
                              <a:gd name="T208" fmla="+- 0 7877 7811"/>
                              <a:gd name="T209" fmla="*/ T208 w 72"/>
                              <a:gd name="T210" fmla="+- 0 -1617 -1675"/>
                              <a:gd name="T211" fmla="*/ -1617 h 65"/>
                              <a:gd name="T212" fmla="+- 0 7870 7811"/>
                              <a:gd name="T213" fmla="*/ T212 w 72"/>
                              <a:gd name="T214" fmla="+- 0 -1611 -1675"/>
                              <a:gd name="T215" fmla="*/ -1611 h 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72" h="65">
                                <a:moveTo>
                                  <a:pt x="15" y="18"/>
                                </a:moveTo>
                                <a:lnTo>
                                  <a:pt x="8" y="18"/>
                                </a:lnTo>
                                <a:lnTo>
                                  <a:pt x="8" y="7"/>
                                </a:lnTo>
                                <a:lnTo>
                                  <a:pt x="15" y="5"/>
                                </a:lnTo>
                                <a:lnTo>
                                  <a:pt x="15" y="18"/>
                                </a:lnTo>
                                <a:close/>
                                <a:moveTo>
                                  <a:pt x="26" y="24"/>
                                </a:moveTo>
                                <a:lnTo>
                                  <a:pt x="0" y="24"/>
                                </a:lnTo>
                                <a:lnTo>
                                  <a:pt x="0" y="18"/>
                                </a:lnTo>
                                <a:lnTo>
                                  <a:pt x="26" y="18"/>
                                </a:lnTo>
                                <a:lnTo>
                                  <a:pt x="26" y="24"/>
                                </a:lnTo>
                                <a:close/>
                                <a:moveTo>
                                  <a:pt x="24" y="64"/>
                                </a:moveTo>
                                <a:lnTo>
                                  <a:pt x="8" y="64"/>
                                </a:lnTo>
                                <a:lnTo>
                                  <a:pt x="8" y="24"/>
                                </a:lnTo>
                                <a:lnTo>
                                  <a:pt x="15" y="24"/>
                                </a:lnTo>
                                <a:lnTo>
                                  <a:pt x="15" y="54"/>
                                </a:lnTo>
                                <a:lnTo>
                                  <a:pt x="18" y="58"/>
                                </a:lnTo>
                                <a:lnTo>
                                  <a:pt x="26" y="58"/>
                                </a:lnTo>
                                <a:lnTo>
                                  <a:pt x="26" y="63"/>
                                </a:lnTo>
                                <a:lnTo>
                                  <a:pt x="24" y="64"/>
                                </a:lnTo>
                                <a:close/>
                                <a:moveTo>
                                  <a:pt x="26" y="58"/>
                                </a:moveTo>
                                <a:lnTo>
                                  <a:pt x="24" y="58"/>
                                </a:lnTo>
                                <a:lnTo>
                                  <a:pt x="26" y="57"/>
                                </a:lnTo>
                                <a:lnTo>
                                  <a:pt x="26" y="58"/>
                                </a:lnTo>
                                <a:close/>
                                <a:moveTo>
                                  <a:pt x="38" y="32"/>
                                </a:moveTo>
                                <a:lnTo>
                                  <a:pt x="38" y="0"/>
                                </a:lnTo>
                                <a:lnTo>
                                  <a:pt x="68" y="0"/>
                                </a:lnTo>
                                <a:lnTo>
                                  <a:pt x="68" y="7"/>
                                </a:lnTo>
                                <a:lnTo>
                                  <a:pt x="45" y="7"/>
                                </a:lnTo>
                                <a:lnTo>
                                  <a:pt x="45" y="25"/>
                                </a:lnTo>
                                <a:lnTo>
                                  <a:pt x="60" y="25"/>
                                </a:lnTo>
                                <a:lnTo>
                                  <a:pt x="67" y="31"/>
                                </a:lnTo>
                                <a:lnTo>
                                  <a:pt x="45" y="31"/>
                                </a:lnTo>
                                <a:lnTo>
                                  <a:pt x="38" y="32"/>
                                </a:lnTo>
                                <a:close/>
                                <a:moveTo>
                                  <a:pt x="60" y="25"/>
                                </a:moveTo>
                                <a:lnTo>
                                  <a:pt x="45" y="25"/>
                                </a:lnTo>
                                <a:lnTo>
                                  <a:pt x="47" y="25"/>
                                </a:lnTo>
                                <a:lnTo>
                                  <a:pt x="60" y="25"/>
                                </a:lnTo>
                                <a:close/>
                                <a:moveTo>
                                  <a:pt x="66" y="58"/>
                                </a:moveTo>
                                <a:lnTo>
                                  <a:pt x="56" y="58"/>
                                </a:lnTo>
                                <a:lnTo>
                                  <a:pt x="64" y="51"/>
                                </a:lnTo>
                                <a:lnTo>
                                  <a:pt x="64" y="38"/>
                                </a:lnTo>
                                <a:lnTo>
                                  <a:pt x="55" y="31"/>
                                </a:lnTo>
                                <a:lnTo>
                                  <a:pt x="67" y="31"/>
                                </a:lnTo>
                                <a:lnTo>
                                  <a:pt x="71" y="35"/>
                                </a:lnTo>
                                <a:lnTo>
                                  <a:pt x="71" y="53"/>
                                </a:lnTo>
                                <a:lnTo>
                                  <a:pt x="66" y="58"/>
                                </a:lnTo>
                                <a:close/>
                                <a:moveTo>
                                  <a:pt x="59" y="64"/>
                                </a:moveTo>
                                <a:lnTo>
                                  <a:pt x="40" y="64"/>
                                </a:lnTo>
                                <a:lnTo>
                                  <a:pt x="36" y="62"/>
                                </a:lnTo>
                                <a:lnTo>
                                  <a:pt x="36" y="54"/>
                                </a:lnTo>
                                <a:lnTo>
                                  <a:pt x="42" y="58"/>
                                </a:lnTo>
                                <a:lnTo>
                                  <a:pt x="66" y="58"/>
                                </a:lnTo>
                                <a:lnTo>
                                  <a:pt x="59" y="6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7" name="AutoShape 593"/>
                        <wps:cNvSpPr>
                          <a:spLocks/>
                        </wps:cNvSpPr>
                        <wps:spPr bwMode="auto">
                          <a:xfrm>
                            <a:off x="4620" y="7369"/>
                            <a:ext cx="300" cy="200"/>
                          </a:xfrm>
                          <a:custGeom>
                            <a:avLst/>
                            <a:gdLst>
                              <a:gd name="T0" fmla="+- 0 7922 4620"/>
                              <a:gd name="T1" fmla="*/ T0 w 300"/>
                              <a:gd name="T2" fmla="+- 0 -1529 7369"/>
                              <a:gd name="T3" fmla="*/ -1529 h 200"/>
                              <a:gd name="T4" fmla="+- 0 8035 4620"/>
                              <a:gd name="T5" fmla="*/ T4 w 300"/>
                              <a:gd name="T6" fmla="+- 0 -1567 7369"/>
                              <a:gd name="T7" fmla="*/ -1567 h 200"/>
                              <a:gd name="T8" fmla="+- 0 8035 4620"/>
                              <a:gd name="T9" fmla="*/ T8 w 300"/>
                              <a:gd name="T10" fmla="+- 0 -1567 7369"/>
                              <a:gd name="T11" fmla="*/ -1567 h 200"/>
                              <a:gd name="T12" fmla="+- 0 7922 4620"/>
                              <a:gd name="T13" fmla="*/ T12 w 300"/>
                              <a:gd name="T14" fmla="+- 0 -1604 7369"/>
                              <a:gd name="T15" fmla="*/ -1604 h 200"/>
                            </a:gdLst>
                            <a:ahLst/>
                            <a:cxnLst>
                              <a:cxn ang="0">
                                <a:pos x="T1" y="T3"/>
                              </a:cxn>
                              <a:cxn ang="0">
                                <a:pos x="T5" y="T7"/>
                              </a:cxn>
                              <a:cxn ang="0">
                                <a:pos x="T9" y="T11"/>
                              </a:cxn>
                              <a:cxn ang="0">
                                <a:pos x="T13" y="T15"/>
                              </a:cxn>
                            </a:cxnLst>
                            <a:rect l="0" t="0" r="r" b="b"/>
                            <a:pathLst>
                              <a:path w="300" h="200">
                                <a:moveTo>
                                  <a:pt x="3302" y="-8898"/>
                                </a:moveTo>
                                <a:lnTo>
                                  <a:pt x="3415" y="-8936"/>
                                </a:lnTo>
                                <a:moveTo>
                                  <a:pt x="3415" y="-8936"/>
                                </a:moveTo>
                                <a:lnTo>
                                  <a:pt x="3302" y="-8973"/>
                                </a:lnTo>
                              </a:path>
                            </a:pathLst>
                          </a:custGeom>
                          <a:noFill/>
                          <a:ln w="52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88" name="Picture 59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6781" y="-1307"/>
                            <a:ext cx="1337" cy="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89" name="AutoShape 591"/>
                        <wps:cNvSpPr>
                          <a:spLocks/>
                        </wps:cNvSpPr>
                        <wps:spPr bwMode="auto">
                          <a:xfrm>
                            <a:off x="5540" y="7209"/>
                            <a:ext cx="4900" cy="2660"/>
                          </a:xfrm>
                          <a:custGeom>
                            <a:avLst/>
                            <a:gdLst>
                              <a:gd name="T0" fmla="+- 0 10113 5540"/>
                              <a:gd name="T1" fmla="*/ T0 w 4900"/>
                              <a:gd name="T2" fmla="+- 0 -1469 7209"/>
                              <a:gd name="T3" fmla="*/ -1469 h 2660"/>
                              <a:gd name="T4" fmla="+- 0 10113 5540"/>
                              <a:gd name="T5" fmla="*/ T4 w 4900"/>
                              <a:gd name="T6" fmla="+- 0 -2214 7209"/>
                              <a:gd name="T7" fmla="*/ -2214 h 2660"/>
                              <a:gd name="T8" fmla="+- 0 10113 5540"/>
                              <a:gd name="T9" fmla="*/ T8 w 4900"/>
                              <a:gd name="T10" fmla="+- 0 -2214 7209"/>
                              <a:gd name="T11" fmla="*/ -2214 h 2660"/>
                              <a:gd name="T12" fmla="+- 0 8268 5540"/>
                              <a:gd name="T13" fmla="*/ T12 w 4900"/>
                              <a:gd name="T14" fmla="+- 0 -2214 7209"/>
                              <a:gd name="T15" fmla="*/ -2214 h 2660"/>
                              <a:gd name="T16" fmla="+- 0 8268 5540"/>
                              <a:gd name="T17" fmla="*/ T16 w 4900"/>
                              <a:gd name="T18" fmla="+- 0 -2214 7209"/>
                              <a:gd name="T19" fmla="*/ -2214 h 2660"/>
                              <a:gd name="T20" fmla="+- 0 8268 5540"/>
                              <a:gd name="T21" fmla="*/ T20 w 4900"/>
                              <a:gd name="T22" fmla="+- 0 -2470 7209"/>
                              <a:gd name="T23" fmla="*/ -2470 h 2660"/>
                            </a:gdLst>
                            <a:ahLst/>
                            <a:cxnLst>
                              <a:cxn ang="0">
                                <a:pos x="T1" y="T3"/>
                              </a:cxn>
                              <a:cxn ang="0">
                                <a:pos x="T5" y="T7"/>
                              </a:cxn>
                              <a:cxn ang="0">
                                <a:pos x="T9" y="T11"/>
                              </a:cxn>
                              <a:cxn ang="0">
                                <a:pos x="T13" y="T15"/>
                              </a:cxn>
                              <a:cxn ang="0">
                                <a:pos x="T17" y="T19"/>
                              </a:cxn>
                              <a:cxn ang="0">
                                <a:pos x="T21" y="T23"/>
                              </a:cxn>
                            </a:cxnLst>
                            <a:rect l="0" t="0" r="r" b="b"/>
                            <a:pathLst>
                              <a:path w="4900" h="2660">
                                <a:moveTo>
                                  <a:pt x="4573" y="-8678"/>
                                </a:moveTo>
                                <a:lnTo>
                                  <a:pt x="4573" y="-9423"/>
                                </a:lnTo>
                                <a:moveTo>
                                  <a:pt x="4573" y="-9423"/>
                                </a:moveTo>
                                <a:lnTo>
                                  <a:pt x="2728" y="-9423"/>
                                </a:lnTo>
                                <a:moveTo>
                                  <a:pt x="2728" y="-9423"/>
                                </a:moveTo>
                                <a:lnTo>
                                  <a:pt x="2728" y="-9679"/>
                                </a:lnTo>
                              </a:path>
                            </a:pathLst>
                          </a:custGeom>
                          <a:noFill/>
                          <a:ln w="52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0" name="AutoShape 590"/>
                        <wps:cNvSpPr>
                          <a:spLocks/>
                        </wps:cNvSpPr>
                        <wps:spPr bwMode="auto">
                          <a:xfrm>
                            <a:off x="8809" y="-2294"/>
                            <a:ext cx="1187" cy="197"/>
                          </a:xfrm>
                          <a:custGeom>
                            <a:avLst/>
                            <a:gdLst>
                              <a:gd name="T0" fmla="+- 0 8848 8809"/>
                              <a:gd name="T1" fmla="*/ T0 w 1187"/>
                              <a:gd name="T2" fmla="+- 0 -2153 -2294"/>
                              <a:gd name="T3" fmla="*/ -2153 h 197"/>
                              <a:gd name="T4" fmla="+- 0 8843 8809"/>
                              <a:gd name="T5" fmla="*/ T4 w 1187"/>
                              <a:gd name="T6" fmla="+- 0 -2108 -2294"/>
                              <a:gd name="T7" fmla="*/ -2108 h 197"/>
                              <a:gd name="T8" fmla="+- 0 8822 8809"/>
                              <a:gd name="T9" fmla="*/ T8 w 1187"/>
                              <a:gd name="T10" fmla="+- 0 -2123 -2294"/>
                              <a:gd name="T11" fmla="*/ -2123 h 197"/>
                              <a:gd name="T12" fmla="+- 0 8848 8809"/>
                              <a:gd name="T13" fmla="*/ T12 w 1187"/>
                              <a:gd name="T14" fmla="+- 0 -2153 -2294"/>
                              <a:gd name="T15" fmla="*/ -2153 h 197"/>
                              <a:gd name="T16" fmla="+- 0 8884 8809"/>
                              <a:gd name="T17" fmla="*/ T16 w 1187"/>
                              <a:gd name="T18" fmla="+- 0 -2149 -2294"/>
                              <a:gd name="T19" fmla="*/ -2149 h 197"/>
                              <a:gd name="T20" fmla="+- 0 8863 8809"/>
                              <a:gd name="T21" fmla="*/ T20 w 1187"/>
                              <a:gd name="T22" fmla="+- 0 -2118 -2294"/>
                              <a:gd name="T23" fmla="*/ -2118 h 197"/>
                              <a:gd name="T24" fmla="+- 0 8856 8809"/>
                              <a:gd name="T25" fmla="*/ T24 w 1187"/>
                              <a:gd name="T26" fmla="+- 0 -2115 -2294"/>
                              <a:gd name="T27" fmla="*/ -2115 h 197"/>
                              <a:gd name="T28" fmla="+- 0 8884 8809"/>
                              <a:gd name="T29" fmla="*/ T28 w 1187"/>
                              <a:gd name="T30" fmla="+- 0 -2109 -2294"/>
                              <a:gd name="T31" fmla="*/ -2109 h 197"/>
                              <a:gd name="T32" fmla="+- 0 8929 8809"/>
                              <a:gd name="T33" fmla="*/ T32 w 1187"/>
                              <a:gd name="T34" fmla="+- 0 -2154 -2294"/>
                              <a:gd name="T35" fmla="*/ -2154 h 197"/>
                              <a:gd name="T36" fmla="+- 0 8913 8809"/>
                              <a:gd name="T37" fmla="*/ T36 w 1187"/>
                              <a:gd name="T38" fmla="+- 0 -2154 -2294"/>
                              <a:gd name="T39" fmla="*/ -2154 h 197"/>
                              <a:gd name="T40" fmla="+- 0 8919 8809"/>
                              <a:gd name="T41" fmla="*/ T40 w 1187"/>
                              <a:gd name="T42" fmla="+- 0 -2148 -2294"/>
                              <a:gd name="T43" fmla="*/ -2148 h 197"/>
                              <a:gd name="T44" fmla="+- 0 8968 8809"/>
                              <a:gd name="T45" fmla="*/ T44 w 1187"/>
                              <a:gd name="T46" fmla="+- 0 -2175 -2294"/>
                              <a:gd name="T47" fmla="*/ -2175 h 197"/>
                              <a:gd name="T48" fmla="+- 0 8941 8809"/>
                              <a:gd name="T49" fmla="*/ T48 w 1187"/>
                              <a:gd name="T50" fmla="+- 0 -2123 -2294"/>
                              <a:gd name="T51" fmla="*/ -2123 h 197"/>
                              <a:gd name="T52" fmla="+- 0 8968 8809"/>
                              <a:gd name="T53" fmla="*/ T52 w 1187"/>
                              <a:gd name="T54" fmla="+- 0 -2147 -2294"/>
                              <a:gd name="T55" fmla="*/ -2147 h 197"/>
                              <a:gd name="T56" fmla="+- 0 8944 8809"/>
                              <a:gd name="T57" fmla="*/ T56 w 1187"/>
                              <a:gd name="T58" fmla="+- 0 -2108 -2294"/>
                              <a:gd name="T59" fmla="*/ -2108 h 197"/>
                              <a:gd name="T60" fmla="+- 0 8975 8809"/>
                              <a:gd name="T61" fmla="*/ T60 w 1187"/>
                              <a:gd name="T62" fmla="+- 0 -2109 -2294"/>
                              <a:gd name="T63" fmla="*/ -2109 h 197"/>
                              <a:gd name="T64" fmla="+- 0 9011 8809"/>
                              <a:gd name="T65" fmla="*/ T64 w 1187"/>
                              <a:gd name="T66" fmla="+- 0 -2119 -2294"/>
                              <a:gd name="T67" fmla="*/ -2119 h 197"/>
                              <a:gd name="T68" fmla="+- 0 9006 8809"/>
                              <a:gd name="T69" fmla="*/ T68 w 1187"/>
                              <a:gd name="T70" fmla="+- 0 -2109 -2294"/>
                              <a:gd name="T71" fmla="*/ -2109 h 197"/>
                              <a:gd name="T72" fmla="+- 0 9047 8809"/>
                              <a:gd name="T73" fmla="*/ T72 w 1187"/>
                              <a:gd name="T74" fmla="+- 0 -2151 -2294"/>
                              <a:gd name="T75" fmla="*/ -2151 h 197"/>
                              <a:gd name="T76" fmla="+- 0 9071 8809"/>
                              <a:gd name="T77" fmla="*/ T76 w 1187"/>
                              <a:gd name="T78" fmla="+- 0 -2121 -2294"/>
                              <a:gd name="T79" fmla="*/ -2121 h 197"/>
                              <a:gd name="T80" fmla="+- 0 9071 8809"/>
                              <a:gd name="T81" fmla="*/ T80 w 1187"/>
                              <a:gd name="T82" fmla="+- 0 -2131 -2294"/>
                              <a:gd name="T83" fmla="*/ -2131 h 197"/>
                              <a:gd name="T84" fmla="+- 0 9070 8809"/>
                              <a:gd name="T85" fmla="*/ T84 w 1187"/>
                              <a:gd name="T86" fmla="+- 0 -2114 -2294"/>
                              <a:gd name="T87" fmla="*/ -2114 h 197"/>
                              <a:gd name="T88" fmla="+- 0 9078 8809"/>
                              <a:gd name="T89" fmla="*/ T88 w 1187"/>
                              <a:gd name="T90" fmla="+- 0 -2131 -2294"/>
                              <a:gd name="T91" fmla="*/ -2131 h 197"/>
                              <a:gd name="T92" fmla="+- 0 9099 8809"/>
                              <a:gd name="T93" fmla="*/ T92 w 1187"/>
                              <a:gd name="T94" fmla="+- 0 -2109 -2294"/>
                              <a:gd name="T95" fmla="*/ -2109 h 197"/>
                              <a:gd name="T96" fmla="+- 0 9121 8809"/>
                              <a:gd name="T97" fmla="*/ T96 w 1187"/>
                              <a:gd name="T98" fmla="+- 0 -2154 -2294"/>
                              <a:gd name="T99" fmla="*/ -2154 h 197"/>
                              <a:gd name="T100" fmla="+- 0 9116 8809"/>
                              <a:gd name="T101" fmla="*/ T100 w 1187"/>
                              <a:gd name="T102" fmla="+- 0 -2165 -2294"/>
                              <a:gd name="T103" fmla="*/ -2165 h 197"/>
                              <a:gd name="T104" fmla="+- 0 9167 8809"/>
                              <a:gd name="T105" fmla="*/ T104 w 1187"/>
                              <a:gd name="T106" fmla="+- 0 -2147 -2294"/>
                              <a:gd name="T107" fmla="*/ -2147 h 197"/>
                              <a:gd name="T108" fmla="+- 0 9140 8809"/>
                              <a:gd name="T109" fmla="*/ T108 w 1187"/>
                              <a:gd name="T110" fmla="+- 0 -2139 -2294"/>
                              <a:gd name="T111" fmla="*/ -2139 h 197"/>
                              <a:gd name="T112" fmla="+- 0 9166 8809"/>
                              <a:gd name="T113" fmla="*/ T112 w 1187"/>
                              <a:gd name="T114" fmla="+- 0 -2149 -2294"/>
                              <a:gd name="T115" fmla="*/ -2149 h 197"/>
                              <a:gd name="T116" fmla="+- 0 9162 8809"/>
                              <a:gd name="T117" fmla="*/ T116 w 1187"/>
                              <a:gd name="T118" fmla="+- 0 -2108 -2294"/>
                              <a:gd name="T119" fmla="*/ -2108 h 197"/>
                              <a:gd name="T120" fmla="+- 0 9174 8809"/>
                              <a:gd name="T121" fmla="*/ T120 w 1187"/>
                              <a:gd name="T122" fmla="+- 0 -2116 -2294"/>
                              <a:gd name="T123" fmla="*/ -2116 h 197"/>
                              <a:gd name="T124" fmla="+- 0 9258 8809"/>
                              <a:gd name="T125" fmla="*/ T124 w 1187"/>
                              <a:gd name="T126" fmla="+- 0 -2123 -2294"/>
                              <a:gd name="T127" fmla="*/ -2123 h 197"/>
                              <a:gd name="T128" fmla="+- 0 9258 8809"/>
                              <a:gd name="T129" fmla="*/ T128 w 1187"/>
                              <a:gd name="T130" fmla="+- 0 -2147 -2294"/>
                              <a:gd name="T131" fmla="*/ -2147 h 197"/>
                              <a:gd name="T132" fmla="+- 0 9295 8809"/>
                              <a:gd name="T133" fmla="*/ T132 w 1187"/>
                              <a:gd name="T134" fmla="+- 0 -2154 -2294"/>
                              <a:gd name="T135" fmla="*/ -2154 h 197"/>
                              <a:gd name="T136" fmla="+- 0 9321 8809"/>
                              <a:gd name="T137" fmla="*/ T136 w 1187"/>
                              <a:gd name="T138" fmla="+- 0 -2148 -2294"/>
                              <a:gd name="T139" fmla="*/ -2148 h 197"/>
                              <a:gd name="T140" fmla="+- 0 9323 8809"/>
                              <a:gd name="T141" fmla="*/ T140 w 1187"/>
                              <a:gd name="T142" fmla="+- 0 -2170 -2294"/>
                              <a:gd name="T143" fmla="*/ -2170 h 197"/>
                              <a:gd name="T144" fmla="+- 0 9336 8809"/>
                              <a:gd name="T145" fmla="*/ T144 w 1187"/>
                              <a:gd name="T146" fmla="+- 0 -2149 -2294"/>
                              <a:gd name="T147" fmla="*/ -2149 h 197"/>
                              <a:gd name="T148" fmla="+- 0 9337 8809"/>
                              <a:gd name="T149" fmla="*/ T148 w 1187"/>
                              <a:gd name="T150" fmla="+- 0 -2114 -2294"/>
                              <a:gd name="T151" fmla="*/ -2114 h 197"/>
                              <a:gd name="T152" fmla="+- 0 9325 8809"/>
                              <a:gd name="T153" fmla="*/ T152 w 1187"/>
                              <a:gd name="T154" fmla="+- 0 -2133 -2294"/>
                              <a:gd name="T155" fmla="*/ -2133 h 197"/>
                              <a:gd name="T156" fmla="+- 0 9354 8809"/>
                              <a:gd name="T157" fmla="*/ T156 w 1187"/>
                              <a:gd name="T158" fmla="+- 0 -2116 -2294"/>
                              <a:gd name="T159" fmla="*/ -2116 h 197"/>
                              <a:gd name="T160" fmla="+- 0 9361 8809"/>
                              <a:gd name="T161" fmla="*/ T160 w 1187"/>
                              <a:gd name="T162" fmla="+- 0 -2155 -2294"/>
                              <a:gd name="T163" fmla="*/ -2155 h 197"/>
                              <a:gd name="T164" fmla="+- 0 9424 8809"/>
                              <a:gd name="T165" fmla="*/ T164 w 1187"/>
                              <a:gd name="T166" fmla="+- 0 -2123 -2294"/>
                              <a:gd name="T167" fmla="*/ -2123 h 197"/>
                              <a:gd name="T168" fmla="+- 0 9405 8809"/>
                              <a:gd name="T169" fmla="*/ T168 w 1187"/>
                              <a:gd name="T170" fmla="+- 0 -2136 -2294"/>
                              <a:gd name="T171" fmla="*/ -2136 h 197"/>
                              <a:gd name="T172" fmla="+- 0 9408 8809"/>
                              <a:gd name="T173" fmla="*/ T172 w 1187"/>
                              <a:gd name="T174" fmla="+- 0 -2149 -2294"/>
                              <a:gd name="T175" fmla="*/ -2149 h 197"/>
                              <a:gd name="T176" fmla="+- 0 9408 8809"/>
                              <a:gd name="T177" fmla="*/ T176 w 1187"/>
                              <a:gd name="T178" fmla="+- 0 -2155 -2294"/>
                              <a:gd name="T179" fmla="*/ -2155 h 197"/>
                              <a:gd name="T180" fmla="+- 0 9398 8809"/>
                              <a:gd name="T181" fmla="*/ T180 w 1187"/>
                              <a:gd name="T182" fmla="+- 0 -2132 -2294"/>
                              <a:gd name="T183" fmla="*/ -2132 h 197"/>
                              <a:gd name="T184" fmla="+- 0 9416 8809"/>
                              <a:gd name="T185" fmla="*/ T184 w 1187"/>
                              <a:gd name="T186" fmla="+- 0 -2122 -2294"/>
                              <a:gd name="T187" fmla="*/ -2122 h 197"/>
                              <a:gd name="T188" fmla="+- 0 9409 8809"/>
                              <a:gd name="T189" fmla="*/ T188 w 1187"/>
                              <a:gd name="T190" fmla="+- 0 -2108 -2294"/>
                              <a:gd name="T191" fmla="*/ -2108 h 197"/>
                              <a:gd name="T192" fmla="+- 0 9471 8809"/>
                              <a:gd name="T193" fmla="*/ T192 w 1187"/>
                              <a:gd name="T194" fmla="+- 0 -2143 -2294"/>
                              <a:gd name="T195" fmla="*/ -2143 h 197"/>
                              <a:gd name="T196" fmla="+- 0 9447 8809"/>
                              <a:gd name="T197" fmla="*/ T196 w 1187"/>
                              <a:gd name="T198" fmla="+- 0 -2149 -2294"/>
                              <a:gd name="T199" fmla="*/ -2149 h 197"/>
                              <a:gd name="T200" fmla="+- 0 9444 8809"/>
                              <a:gd name="T201" fmla="*/ T200 w 1187"/>
                              <a:gd name="T202" fmla="+- 0 -2155 -2294"/>
                              <a:gd name="T203" fmla="*/ -2155 h 197"/>
                              <a:gd name="T204" fmla="+- 0 9468 8809"/>
                              <a:gd name="T205" fmla="*/ T204 w 1187"/>
                              <a:gd name="T206" fmla="+- 0 -2114 -2294"/>
                              <a:gd name="T207" fmla="*/ -2114 h 197"/>
                              <a:gd name="T208" fmla="+- 0 9471 8809"/>
                              <a:gd name="T209" fmla="*/ T208 w 1187"/>
                              <a:gd name="T210" fmla="+- 0 -2129 -2294"/>
                              <a:gd name="T211" fmla="*/ -2129 h 197"/>
                              <a:gd name="T212" fmla="+- 0 9482 8809"/>
                              <a:gd name="T213" fmla="*/ T212 w 1187"/>
                              <a:gd name="T214" fmla="+- 0 -2097 -2294"/>
                              <a:gd name="T215" fmla="*/ -2097 h 197"/>
                              <a:gd name="T216" fmla="+- 0 9480 8809"/>
                              <a:gd name="T217" fmla="*/ T216 w 1187"/>
                              <a:gd name="T218" fmla="+- 0 -2148 -2294"/>
                              <a:gd name="T219" fmla="*/ -2148 h 197"/>
                              <a:gd name="T220" fmla="+- 0 9889 8809"/>
                              <a:gd name="T221" fmla="*/ T220 w 1187"/>
                              <a:gd name="T222" fmla="+- 0 -2274 -2294"/>
                              <a:gd name="T223" fmla="*/ -2274 h 197"/>
                              <a:gd name="T224" fmla="+- 0 9882 8809"/>
                              <a:gd name="T225" fmla="*/ T224 w 1187"/>
                              <a:gd name="T226" fmla="+- 0 -2268 -2294"/>
                              <a:gd name="T227" fmla="*/ -2268 h 197"/>
                              <a:gd name="T228" fmla="+- 0 9898 8809"/>
                              <a:gd name="T229" fmla="*/ T228 w 1187"/>
                              <a:gd name="T230" fmla="+- 0 -2234 -2294"/>
                              <a:gd name="T231" fmla="*/ -2234 h 197"/>
                              <a:gd name="T232" fmla="+- 0 9946 8809"/>
                              <a:gd name="T233" fmla="*/ T232 w 1187"/>
                              <a:gd name="T234" fmla="+- 0 -2235 -2294"/>
                              <a:gd name="T235" fmla="*/ -2235 h 197"/>
                              <a:gd name="T236" fmla="+- 0 9925 8809"/>
                              <a:gd name="T237" fmla="*/ T236 w 1187"/>
                              <a:gd name="T238" fmla="+- 0 -2285 -2294"/>
                              <a:gd name="T239" fmla="*/ -2285 h 197"/>
                              <a:gd name="T240" fmla="+- 0 9996 8809"/>
                              <a:gd name="T241" fmla="*/ T240 w 1187"/>
                              <a:gd name="T242" fmla="+- 0 -2292 -2294"/>
                              <a:gd name="T243" fmla="*/ -2292 h 197"/>
                              <a:gd name="T244" fmla="+- 0 9996 8809"/>
                              <a:gd name="T245" fmla="*/ T244 w 1187"/>
                              <a:gd name="T246" fmla="+- 0 -2290 -2294"/>
                              <a:gd name="T247" fmla="*/ -2290 h 1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1187" h="197">
                                <a:moveTo>
                                  <a:pt x="37" y="9"/>
                                </a:moveTo>
                                <a:lnTo>
                                  <a:pt x="30" y="9"/>
                                </a:lnTo>
                                <a:lnTo>
                                  <a:pt x="0" y="83"/>
                                </a:lnTo>
                                <a:lnTo>
                                  <a:pt x="7" y="83"/>
                                </a:lnTo>
                                <a:lnTo>
                                  <a:pt x="37" y="9"/>
                                </a:lnTo>
                                <a:moveTo>
                                  <a:pt x="39" y="141"/>
                                </a:moveTo>
                                <a:lnTo>
                                  <a:pt x="35" y="139"/>
                                </a:lnTo>
                                <a:lnTo>
                                  <a:pt x="18" y="139"/>
                                </a:lnTo>
                                <a:lnTo>
                                  <a:pt x="5" y="153"/>
                                </a:lnTo>
                                <a:lnTo>
                                  <a:pt x="5" y="174"/>
                                </a:lnTo>
                                <a:lnTo>
                                  <a:pt x="17" y="186"/>
                                </a:lnTo>
                                <a:lnTo>
                                  <a:pt x="34" y="186"/>
                                </a:lnTo>
                                <a:lnTo>
                                  <a:pt x="39" y="183"/>
                                </a:lnTo>
                                <a:lnTo>
                                  <a:pt x="39" y="180"/>
                                </a:lnTo>
                                <a:lnTo>
                                  <a:pt x="39" y="176"/>
                                </a:lnTo>
                                <a:lnTo>
                                  <a:pt x="34" y="180"/>
                                </a:lnTo>
                                <a:lnTo>
                                  <a:pt x="21" y="180"/>
                                </a:lnTo>
                                <a:lnTo>
                                  <a:pt x="13" y="171"/>
                                </a:lnTo>
                                <a:lnTo>
                                  <a:pt x="13" y="155"/>
                                </a:lnTo>
                                <a:lnTo>
                                  <a:pt x="22" y="145"/>
                                </a:lnTo>
                                <a:lnTo>
                                  <a:pt x="34" y="145"/>
                                </a:lnTo>
                                <a:lnTo>
                                  <a:pt x="39" y="149"/>
                                </a:lnTo>
                                <a:lnTo>
                                  <a:pt x="39" y="145"/>
                                </a:lnTo>
                                <a:lnTo>
                                  <a:pt x="39" y="141"/>
                                </a:lnTo>
                                <a:moveTo>
                                  <a:pt x="83" y="139"/>
                                </a:moveTo>
                                <a:lnTo>
                                  <a:pt x="58" y="139"/>
                                </a:lnTo>
                                <a:lnTo>
                                  <a:pt x="51" y="143"/>
                                </a:lnTo>
                                <a:lnTo>
                                  <a:pt x="51" y="151"/>
                                </a:lnTo>
                                <a:lnTo>
                                  <a:pt x="58" y="145"/>
                                </a:lnTo>
                                <a:lnTo>
                                  <a:pt x="75" y="145"/>
                                </a:lnTo>
                                <a:lnTo>
                                  <a:pt x="75" y="157"/>
                                </a:lnTo>
                                <a:lnTo>
                                  <a:pt x="75" y="163"/>
                                </a:lnTo>
                                <a:lnTo>
                                  <a:pt x="75" y="173"/>
                                </a:lnTo>
                                <a:lnTo>
                                  <a:pt x="68" y="180"/>
                                </a:lnTo>
                                <a:lnTo>
                                  <a:pt x="59" y="180"/>
                                </a:lnTo>
                                <a:lnTo>
                                  <a:pt x="54" y="176"/>
                                </a:lnTo>
                                <a:lnTo>
                                  <a:pt x="54" y="168"/>
                                </a:lnTo>
                                <a:lnTo>
                                  <a:pt x="59" y="165"/>
                                </a:lnTo>
                                <a:lnTo>
                                  <a:pt x="75" y="163"/>
                                </a:lnTo>
                                <a:lnTo>
                                  <a:pt x="75" y="157"/>
                                </a:lnTo>
                                <a:lnTo>
                                  <a:pt x="47" y="161"/>
                                </a:lnTo>
                                <a:lnTo>
                                  <a:pt x="47" y="179"/>
                                </a:lnTo>
                                <a:lnTo>
                                  <a:pt x="55" y="186"/>
                                </a:lnTo>
                                <a:lnTo>
                                  <a:pt x="71" y="186"/>
                                </a:lnTo>
                                <a:lnTo>
                                  <a:pt x="74" y="180"/>
                                </a:lnTo>
                                <a:lnTo>
                                  <a:pt x="75" y="178"/>
                                </a:lnTo>
                                <a:lnTo>
                                  <a:pt x="75" y="185"/>
                                </a:lnTo>
                                <a:lnTo>
                                  <a:pt x="83" y="185"/>
                                </a:lnTo>
                                <a:lnTo>
                                  <a:pt x="83" y="178"/>
                                </a:lnTo>
                                <a:lnTo>
                                  <a:pt x="83" y="163"/>
                                </a:lnTo>
                                <a:lnTo>
                                  <a:pt x="83" y="145"/>
                                </a:lnTo>
                                <a:lnTo>
                                  <a:pt x="83" y="139"/>
                                </a:lnTo>
                                <a:moveTo>
                                  <a:pt x="120" y="140"/>
                                </a:moveTo>
                                <a:lnTo>
                                  <a:pt x="118" y="139"/>
                                </a:lnTo>
                                <a:lnTo>
                                  <a:pt x="112" y="139"/>
                                </a:lnTo>
                                <a:lnTo>
                                  <a:pt x="105" y="145"/>
                                </a:lnTo>
                                <a:lnTo>
                                  <a:pt x="104" y="150"/>
                                </a:lnTo>
                                <a:lnTo>
                                  <a:pt x="104" y="140"/>
                                </a:lnTo>
                                <a:lnTo>
                                  <a:pt x="96" y="140"/>
                                </a:lnTo>
                                <a:lnTo>
                                  <a:pt x="96" y="185"/>
                                </a:lnTo>
                                <a:lnTo>
                                  <a:pt x="104" y="185"/>
                                </a:lnTo>
                                <a:lnTo>
                                  <a:pt x="104" y="155"/>
                                </a:lnTo>
                                <a:lnTo>
                                  <a:pt x="107" y="150"/>
                                </a:lnTo>
                                <a:lnTo>
                                  <a:pt x="110" y="146"/>
                                </a:lnTo>
                                <a:lnTo>
                                  <a:pt x="118" y="146"/>
                                </a:lnTo>
                                <a:lnTo>
                                  <a:pt x="120" y="148"/>
                                </a:lnTo>
                                <a:lnTo>
                                  <a:pt x="120" y="146"/>
                                </a:lnTo>
                                <a:lnTo>
                                  <a:pt x="120" y="140"/>
                                </a:lnTo>
                                <a:moveTo>
                                  <a:pt x="166" y="119"/>
                                </a:moveTo>
                                <a:lnTo>
                                  <a:pt x="159" y="119"/>
                                </a:lnTo>
                                <a:lnTo>
                                  <a:pt x="159" y="147"/>
                                </a:lnTo>
                                <a:lnTo>
                                  <a:pt x="159" y="153"/>
                                </a:lnTo>
                                <a:lnTo>
                                  <a:pt x="159" y="172"/>
                                </a:lnTo>
                                <a:lnTo>
                                  <a:pt x="151" y="180"/>
                                </a:lnTo>
                                <a:lnTo>
                                  <a:pt x="139" y="180"/>
                                </a:lnTo>
                                <a:lnTo>
                                  <a:pt x="132" y="171"/>
                                </a:lnTo>
                                <a:lnTo>
                                  <a:pt x="132" y="155"/>
                                </a:lnTo>
                                <a:lnTo>
                                  <a:pt x="140" y="145"/>
                                </a:lnTo>
                                <a:lnTo>
                                  <a:pt x="152" y="145"/>
                                </a:lnTo>
                                <a:lnTo>
                                  <a:pt x="159" y="153"/>
                                </a:lnTo>
                                <a:lnTo>
                                  <a:pt x="159" y="147"/>
                                </a:lnTo>
                                <a:lnTo>
                                  <a:pt x="158" y="145"/>
                                </a:lnTo>
                                <a:lnTo>
                                  <a:pt x="155" y="139"/>
                                </a:lnTo>
                                <a:lnTo>
                                  <a:pt x="136" y="139"/>
                                </a:lnTo>
                                <a:lnTo>
                                  <a:pt x="125" y="153"/>
                                </a:lnTo>
                                <a:lnTo>
                                  <a:pt x="125" y="174"/>
                                </a:lnTo>
                                <a:lnTo>
                                  <a:pt x="135" y="186"/>
                                </a:lnTo>
                                <a:lnTo>
                                  <a:pt x="154" y="186"/>
                                </a:lnTo>
                                <a:lnTo>
                                  <a:pt x="157" y="180"/>
                                </a:lnTo>
                                <a:lnTo>
                                  <a:pt x="159" y="178"/>
                                </a:lnTo>
                                <a:lnTo>
                                  <a:pt x="159" y="185"/>
                                </a:lnTo>
                                <a:lnTo>
                                  <a:pt x="166" y="185"/>
                                </a:lnTo>
                                <a:lnTo>
                                  <a:pt x="166" y="178"/>
                                </a:lnTo>
                                <a:lnTo>
                                  <a:pt x="166" y="147"/>
                                </a:lnTo>
                                <a:lnTo>
                                  <a:pt x="166" y="119"/>
                                </a:lnTo>
                                <a:moveTo>
                                  <a:pt x="229" y="122"/>
                                </a:moveTo>
                                <a:lnTo>
                                  <a:pt x="221" y="122"/>
                                </a:lnTo>
                                <a:lnTo>
                                  <a:pt x="202" y="175"/>
                                </a:lnTo>
                                <a:lnTo>
                                  <a:pt x="202" y="178"/>
                                </a:lnTo>
                                <a:lnTo>
                                  <a:pt x="201" y="178"/>
                                </a:lnTo>
                                <a:lnTo>
                                  <a:pt x="201" y="175"/>
                                </a:lnTo>
                                <a:lnTo>
                                  <a:pt x="183" y="122"/>
                                </a:lnTo>
                                <a:lnTo>
                                  <a:pt x="174" y="122"/>
                                </a:lnTo>
                                <a:lnTo>
                                  <a:pt x="197" y="185"/>
                                </a:lnTo>
                                <a:lnTo>
                                  <a:pt x="205" y="185"/>
                                </a:lnTo>
                                <a:lnTo>
                                  <a:pt x="208" y="178"/>
                                </a:lnTo>
                                <a:lnTo>
                                  <a:pt x="229" y="122"/>
                                </a:lnTo>
                                <a:moveTo>
                                  <a:pt x="269" y="139"/>
                                </a:moveTo>
                                <a:lnTo>
                                  <a:pt x="245" y="139"/>
                                </a:lnTo>
                                <a:lnTo>
                                  <a:pt x="238" y="143"/>
                                </a:lnTo>
                                <a:lnTo>
                                  <a:pt x="238" y="151"/>
                                </a:lnTo>
                                <a:lnTo>
                                  <a:pt x="245" y="145"/>
                                </a:lnTo>
                                <a:lnTo>
                                  <a:pt x="262" y="145"/>
                                </a:lnTo>
                                <a:lnTo>
                                  <a:pt x="262" y="157"/>
                                </a:lnTo>
                                <a:lnTo>
                                  <a:pt x="262" y="163"/>
                                </a:lnTo>
                                <a:lnTo>
                                  <a:pt x="262" y="173"/>
                                </a:lnTo>
                                <a:lnTo>
                                  <a:pt x="255" y="180"/>
                                </a:lnTo>
                                <a:lnTo>
                                  <a:pt x="246" y="180"/>
                                </a:lnTo>
                                <a:lnTo>
                                  <a:pt x="241" y="176"/>
                                </a:lnTo>
                                <a:lnTo>
                                  <a:pt x="241" y="168"/>
                                </a:lnTo>
                                <a:lnTo>
                                  <a:pt x="246" y="165"/>
                                </a:lnTo>
                                <a:lnTo>
                                  <a:pt x="262" y="163"/>
                                </a:lnTo>
                                <a:lnTo>
                                  <a:pt x="262" y="157"/>
                                </a:lnTo>
                                <a:lnTo>
                                  <a:pt x="234" y="161"/>
                                </a:lnTo>
                                <a:lnTo>
                                  <a:pt x="234" y="179"/>
                                </a:lnTo>
                                <a:lnTo>
                                  <a:pt x="241" y="186"/>
                                </a:lnTo>
                                <a:lnTo>
                                  <a:pt x="257" y="186"/>
                                </a:lnTo>
                                <a:lnTo>
                                  <a:pt x="261" y="180"/>
                                </a:lnTo>
                                <a:lnTo>
                                  <a:pt x="262" y="178"/>
                                </a:lnTo>
                                <a:lnTo>
                                  <a:pt x="262" y="185"/>
                                </a:lnTo>
                                <a:lnTo>
                                  <a:pt x="269" y="185"/>
                                </a:lnTo>
                                <a:lnTo>
                                  <a:pt x="269" y="178"/>
                                </a:lnTo>
                                <a:lnTo>
                                  <a:pt x="269" y="163"/>
                                </a:lnTo>
                                <a:lnTo>
                                  <a:pt x="269" y="145"/>
                                </a:lnTo>
                                <a:lnTo>
                                  <a:pt x="269" y="139"/>
                                </a:lnTo>
                                <a:moveTo>
                                  <a:pt x="290" y="119"/>
                                </a:moveTo>
                                <a:lnTo>
                                  <a:pt x="283" y="119"/>
                                </a:lnTo>
                                <a:lnTo>
                                  <a:pt x="283" y="185"/>
                                </a:lnTo>
                                <a:lnTo>
                                  <a:pt x="290" y="185"/>
                                </a:lnTo>
                                <a:lnTo>
                                  <a:pt x="290" y="119"/>
                                </a:lnTo>
                                <a:moveTo>
                                  <a:pt x="312" y="140"/>
                                </a:moveTo>
                                <a:lnTo>
                                  <a:pt x="305" y="140"/>
                                </a:lnTo>
                                <a:lnTo>
                                  <a:pt x="305" y="185"/>
                                </a:lnTo>
                                <a:lnTo>
                                  <a:pt x="312" y="185"/>
                                </a:lnTo>
                                <a:lnTo>
                                  <a:pt x="312" y="140"/>
                                </a:lnTo>
                                <a:moveTo>
                                  <a:pt x="313" y="122"/>
                                </a:moveTo>
                                <a:lnTo>
                                  <a:pt x="311" y="119"/>
                                </a:lnTo>
                                <a:lnTo>
                                  <a:pt x="307" y="119"/>
                                </a:lnTo>
                                <a:lnTo>
                                  <a:pt x="304" y="122"/>
                                </a:lnTo>
                                <a:lnTo>
                                  <a:pt x="304" y="126"/>
                                </a:lnTo>
                                <a:lnTo>
                                  <a:pt x="307" y="129"/>
                                </a:lnTo>
                                <a:lnTo>
                                  <a:pt x="311" y="129"/>
                                </a:lnTo>
                                <a:lnTo>
                                  <a:pt x="313" y="126"/>
                                </a:lnTo>
                                <a:lnTo>
                                  <a:pt x="313" y="122"/>
                                </a:lnTo>
                                <a:moveTo>
                                  <a:pt x="365" y="119"/>
                                </a:moveTo>
                                <a:lnTo>
                                  <a:pt x="358" y="119"/>
                                </a:lnTo>
                                <a:lnTo>
                                  <a:pt x="358" y="147"/>
                                </a:lnTo>
                                <a:lnTo>
                                  <a:pt x="358" y="153"/>
                                </a:lnTo>
                                <a:lnTo>
                                  <a:pt x="358" y="172"/>
                                </a:lnTo>
                                <a:lnTo>
                                  <a:pt x="351" y="180"/>
                                </a:lnTo>
                                <a:lnTo>
                                  <a:pt x="338" y="180"/>
                                </a:lnTo>
                                <a:lnTo>
                                  <a:pt x="331" y="171"/>
                                </a:lnTo>
                                <a:lnTo>
                                  <a:pt x="331" y="155"/>
                                </a:lnTo>
                                <a:lnTo>
                                  <a:pt x="339" y="145"/>
                                </a:lnTo>
                                <a:lnTo>
                                  <a:pt x="351" y="145"/>
                                </a:lnTo>
                                <a:lnTo>
                                  <a:pt x="358" y="153"/>
                                </a:lnTo>
                                <a:lnTo>
                                  <a:pt x="358" y="147"/>
                                </a:lnTo>
                                <a:lnTo>
                                  <a:pt x="357" y="145"/>
                                </a:lnTo>
                                <a:lnTo>
                                  <a:pt x="354" y="139"/>
                                </a:lnTo>
                                <a:lnTo>
                                  <a:pt x="335" y="139"/>
                                </a:lnTo>
                                <a:lnTo>
                                  <a:pt x="324" y="153"/>
                                </a:lnTo>
                                <a:lnTo>
                                  <a:pt x="324" y="174"/>
                                </a:lnTo>
                                <a:lnTo>
                                  <a:pt x="334" y="186"/>
                                </a:lnTo>
                                <a:lnTo>
                                  <a:pt x="353" y="186"/>
                                </a:lnTo>
                                <a:lnTo>
                                  <a:pt x="356" y="180"/>
                                </a:lnTo>
                                <a:lnTo>
                                  <a:pt x="358" y="178"/>
                                </a:lnTo>
                                <a:lnTo>
                                  <a:pt x="358" y="185"/>
                                </a:lnTo>
                                <a:lnTo>
                                  <a:pt x="365" y="185"/>
                                </a:lnTo>
                                <a:lnTo>
                                  <a:pt x="365" y="178"/>
                                </a:lnTo>
                                <a:lnTo>
                                  <a:pt x="365" y="147"/>
                                </a:lnTo>
                                <a:lnTo>
                                  <a:pt x="365" y="119"/>
                                </a:lnTo>
                                <a:moveTo>
                                  <a:pt x="449" y="166"/>
                                </a:moveTo>
                                <a:lnTo>
                                  <a:pt x="408" y="166"/>
                                </a:lnTo>
                                <a:lnTo>
                                  <a:pt x="408" y="171"/>
                                </a:lnTo>
                                <a:lnTo>
                                  <a:pt x="449" y="171"/>
                                </a:lnTo>
                                <a:lnTo>
                                  <a:pt x="449" y="166"/>
                                </a:lnTo>
                                <a:moveTo>
                                  <a:pt x="449" y="147"/>
                                </a:moveTo>
                                <a:lnTo>
                                  <a:pt x="408" y="147"/>
                                </a:lnTo>
                                <a:lnTo>
                                  <a:pt x="408" y="153"/>
                                </a:lnTo>
                                <a:lnTo>
                                  <a:pt x="449" y="153"/>
                                </a:lnTo>
                                <a:lnTo>
                                  <a:pt x="449" y="147"/>
                                </a:lnTo>
                                <a:moveTo>
                                  <a:pt x="514" y="118"/>
                                </a:moveTo>
                                <a:lnTo>
                                  <a:pt x="512" y="118"/>
                                </a:lnTo>
                                <a:lnTo>
                                  <a:pt x="502" y="118"/>
                                </a:lnTo>
                                <a:lnTo>
                                  <a:pt x="494" y="126"/>
                                </a:lnTo>
                                <a:lnTo>
                                  <a:pt x="494" y="140"/>
                                </a:lnTo>
                                <a:lnTo>
                                  <a:pt x="486" y="140"/>
                                </a:lnTo>
                                <a:lnTo>
                                  <a:pt x="486" y="146"/>
                                </a:lnTo>
                                <a:lnTo>
                                  <a:pt x="494" y="146"/>
                                </a:lnTo>
                                <a:lnTo>
                                  <a:pt x="494" y="185"/>
                                </a:lnTo>
                                <a:lnTo>
                                  <a:pt x="501" y="185"/>
                                </a:lnTo>
                                <a:lnTo>
                                  <a:pt x="501" y="146"/>
                                </a:lnTo>
                                <a:lnTo>
                                  <a:pt x="512" y="146"/>
                                </a:lnTo>
                                <a:lnTo>
                                  <a:pt x="512" y="140"/>
                                </a:lnTo>
                                <a:lnTo>
                                  <a:pt x="501" y="140"/>
                                </a:lnTo>
                                <a:lnTo>
                                  <a:pt x="501" y="124"/>
                                </a:lnTo>
                                <a:lnTo>
                                  <a:pt x="511" y="124"/>
                                </a:lnTo>
                                <a:lnTo>
                                  <a:pt x="514" y="125"/>
                                </a:lnTo>
                                <a:lnTo>
                                  <a:pt x="514" y="124"/>
                                </a:lnTo>
                                <a:lnTo>
                                  <a:pt x="514" y="118"/>
                                </a:lnTo>
                                <a:moveTo>
                                  <a:pt x="552" y="139"/>
                                </a:moveTo>
                                <a:lnTo>
                                  <a:pt x="527" y="139"/>
                                </a:lnTo>
                                <a:lnTo>
                                  <a:pt x="521" y="143"/>
                                </a:lnTo>
                                <a:lnTo>
                                  <a:pt x="521" y="151"/>
                                </a:lnTo>
                                <a:lnTo>
                                  <a:pt x="527" y="145"/>
                                </a:lnTo>
                                <a:lnTo>
                                  <a:pt x="545" y="145"/>
                                </a:lnTo>
                                <a:lnTo>
                                  <a:pt x="545" y="157"/>
                                </a:lnTo>
                                <a:lnTo>
                                  <a:pt x="545" y="163"/>
                                </a:lnTo>
                                <a:lnTo>
                                  <a:pt x="545" y="173"/>
                                </a:lnTo>
                                <a:lnTo>
                                  <a:pt x="538" y="180"/>
                                </a:lnTo>
                                <a:lnTo>
                                  <a:pt x="528" y="180"/>
                                </a:lnTo>
                                <a:lnTo>
                                  <a:pt x="524" y="176"/>
                                </a:lnTo>
                                <a:lnTo>
                                  <a:pt x="524" y="168"/>
                                </a:lnTo>
                                <a:lnTo>
                                  <a:pt x="529" y="165"/>
                                </a:lnTo>
                                <a:lnTo>
                                  <a:pt x="545" y="163"/>
                                </a:lnTo>
                                <a:lnTo>
                                  <a:pt x="545" y="157"/>
                                </a:lnTo>
                                <a:lnTo>
                                  <a:pt x="516" y="161"/>
                                </a:lnTo>
                                <a:lnTo>
                                  <a:pt x="516" y="179"/>
                                </a:lnTo>
                                <a:lnTo>
                                  <a:pt x="524" y="186"/>
                                </a:lnTo>
                                <a:lnTo>
                                  <a:pt x="540" y="186"/>
                                </a:lnTo>
                                <a:lnTo>
                                  <a:pt x="543" y="180"/>
                                </a:lnTo>
                                <a:lnTo>
                                  <a:pt x="544" y="178"/>
                                </a:lnTo>
                                <a:lnTo>
                                  <a:pt x="545" y="178"/>
                                </a:lnTo>
                                <a:lnTo>
                                  <a:pt x="545" y="185"/>
                                </a:lnTo>
                                <a:lnTo>
                                  <a:pt x="552" y="185"/>
                                </a:lnTo>
                                <a:lnTo>
                                  <a:pt x="552" y="178"/>
                                </a:lnTo>
                                <a:lnTo>
                                  <a:pt x="552" y="163"/>
                                </a:lnTo>
                                <a:lnTo>
                                  <a:pt x="552" y="145"/>
                                </a:lnTo>
                                <a:lnTo>
                                  <a:pt x="552" y="139"/>
                                </a:lnTo>
                                <a:moveTo>
                                  <a:pt x="573" y="119"/>
                                </a:moveTo>
                                <a:lnTo>
                                  <a:pt x="565" y="119"/>
                                </a:lnTo>
                                <a:lnTo>
                                  <a:pt x="565" y="185"/>
                                </a:lnTo>
                                <a:lnTo>
                                  <a:pt x="573" y="185"/>
                                </a:lnTo>
                                <a:lnTo>
                                  <a:pt x="573" y="119"/>
                                </a:lnTo>
                                <a:moveTo>
                                  <a:pt x="615" y="171"/>
                                </a:moveTo>
                                <a:lnTo>
                                  <a:pt x="613" y="167"/>
                                </a:lnTo>
                                <a:lnTo>
                                  <a:pt x="609" y="164"/>
                                </a:lnTo>
                                <a:lnTo>
                                  <a:pt x="605" y="161"/>
                                </a:lnTo>
                                <a:lnTo>
                                  <a:pt x="602" y="160"/>
                                </a:lnTo>
                                <a:lnTo>
                                  <a:pt x="599" y="159"/>
                                </a:lnTo>
                                <a:lnTo>
                                  <a:pt x="596" y="158"/>
                                </a:lnTo>
                                <a:lnTo>
                                  <a:pt x="593" y="156"/>
                                </a:lnTo>
                                <a:lnTo>
                                  <a:pt x="592" y="153"/>
                                </a:lnTo>
                                <a:lnTo>
                                  <a:pt x="592" y="150"/>
                                </a:lnTo>
                                <a:lnTo>
                                  <a:pt x="593" y="148"/>
                                </a:lnTo>
                                <a:lnTo>
                                  <a:pt x="596" y="146"/>
                                </a:lnTo>
                                <a:lnTo>
                                  <a:pt x="599" y="145"/>
                                </a:lnTo>
                                <a:lnTo>
                                  <a:pt x="608" y="145"/>
                                </a:lnTo>
                                <a:lnTo>
                                  <a:pt x="613" y="149"/>
                                </a:lnTo>
                                <a:lnTo>
                                  <a:pt x="613" y="145"/>
                                </a:lnTo>
                                <a:lnTo>
                                  <a:pt x="613" y="141"/>
                                </a:lnTo>
                                <a:lnTo>
                                  <a:pt x="608" y="139"/>
                                </a:lnTo>
                                <a:lnTo>
                                  <a:pt x="599" y="139"/>
                                </a:lnTo>
                                <a:lnTo>
                                  <a:pt x="592" y="141"/>
                                </a:lnTo>
                                <a:lnTo>
                                  <a:pt x="588" y="144"/>
                                </a:lnTo>
                                <a:lnTo>
                                  <a:pt x="585" y="149"/>
                                </a:lnTo>
                                <a:lnTo>
                                  <a:pt x="585" y="155"/>
                                </a:lnTo>
                                <a:lnTo>
                                  <a:pt x="586" y="159"/>
                                </a:lnTo>
                                <a:lnTo>
                                  <a:pt x="589" y="162"/>
                                </a:lnTo>
                                <a:lnTo>
                                  <a:pt x="594" y="164"/>
                                </a:lnTo>
                                <a:lnTo>
                                  <a:pt x="597" y="165"/>
                                </a:lnTo>
                                <a:lnTo>
                                  <a:pt x="599" y="166"/>
                                </a:lnTo>
                                <a:lnTo>
                                  <a:pt x="603" y="168"/>
                                </a:lnTo>
                                <a:lnTo>
                                  <a:pt x="606" y="170"/>
                                </a:lnTo>
                                <a:lnTo>
                                  <a:pt x="607" y="172"/>
                                </a:lnTo>
                                <a:lnTo>
                                  <a:pt x="607" y="180"/>
                                </a:lnTo>
                                <a:lnTo>
                                  <a:pt x="591" y="180"/>
                                </a:lnTo>
                                <a:lnTo>
                                  <a:pt x="585" y="176"/>
                                </a:lnTo>
                                <a:lnTo>
                                  <a:pt x="585" y="184"/>
                                </a:lnTo>
                                <a:lnTo>
                                  <a:pt x="590" y="186"/>
                                </a:lnTo>
                                <a:lnTo>
                                  <a:pt x="600" y="186"/>
                                </a:lnTo>
                                <a:lnTo>
                                  <a:pt x="607" y="185"/>
                                </a:lnTo>
                                <a:lnTo>
                                  <a:pt x="612" y="182"/>
                                </a:lnTo>
                                <a:lnTo>
                                  <a:pt x="612" y="180"/>
                                </a:lnTo>
                                <a:lnTo>
                                  <a:pt x="615" y="177"/>
                                </a:lnTo>
                                <a:lnTo>
                                  <a:pt x="615" y="171"/>
                                </a:lnTo>
                                <a:moveTo>
                                  <a:pt x="662" y="151"/>
                                </a:moveTo>
                                <a:lnTo>
                                  <a:pt x="657" y="145"/>
                                </a:lnTo>
                                <a:lnTo>
                                  <a:pt x="655" y="142"/>
                                </a:lnTo>
                                <a:lnTo>
                                  <a:pt x="655" y="159"/>
                                </a:lnTo>
                                <a:lnTo>
                                  <a:pt x="630" y="159"/>
                                </a:lnTo>
                                <a:lnTo>
                                  <a:pt x="631" y="153"/>
                                </a:lnTo>
                                <a:lnTo>
                                  <a:pt x="638" y="145"/>
                                </a:lnTo>
                                <a:lnTo>
                                  <a:pt x="649" y="145"/>
                                </a:lnTo>
                                <a:lnTo>
                                  <a:pt x="655" y="152"/>
                                </a:lnTo>
                                <a:lnTo>
                                  <a:pt x="655" y="159"/>
                                </a:lnTo>
                                <a:lnTo>
                                  <a:pt x="655" y="142"/>
                                </a:lnTo>
                                <a:lnTo>
                                  <a:pt x="652" y="139"/>
                                </a:lnTo>
                                <a:lnTo>
                                  <a:pt x="635" y="139"/>
                                </a:lnTo>
                                <a:lnTo>
                                  <a:pt x="623" y="152"/>
                                </a:lnTo>
                                <a:lnTo>
                                  <a:pt x="623" y="174"/>
                                </a:lnTo>
                                <a:lnTo>
                                  <a:pt x="634" y="186"/>
                                </a:lnTo>
                                <a:lnTo>
                                  <a:pt x="653" y="186"/>
                                </a:lnTo>
                                <a:lnTo>
                                  <a:pt x="659" y="182"/>
                                </a:lnTo>
                                <a:lnTo>
                                  <a:pt x="659" y="180"/>
                                </a:lnTo>
                                <a:lnTo>
                                  <a:pt x="659" y="175"/>
                                </a:lnTo>
                                <a:lnTo>
                                  <a:pt x="653" y="180"/>
                                </a:lnTo>
                                <a:lnTo>
                                  <a:pt x="638" y="180"/>
                                </a:lnTo>
                                <a:lnTo>
                                  <a:pt x="630" y="172"/>
                                </a:lnTo>
                                <a:lnTo>
                                  <a:pt x="630" y="165"/>
                                </a:lnTo>
                                <a:lnTo>
                                  <a:pt x="662" y="165"/>
                                </a:lnTo>
                                <a:lnTo>
                                  <a:pt x="662" y="159"/>
                                </a:lnTo>
                                <a:lnTo>
                                  <a:pt x="662" y="151"/>
                                </a:lnTo>
                                <a:moveTo>
                                  <a:pt x="680" y="175"/>
                                </a:moveTo>
                                <a:lnTo>
                                  <a:pt x="673" y="175"/>
                                </a:lnTo>
                                <a:lnTo>
                                  <a:pt x="667" y="197"/>
                                </a:lnTo>
                                <a:lnTo>
                                  <a:pt x="673" y="197"/>
                                </a:lnTo>
                                <a:lnTo>
                                  <a:pt x="680" y="175"/>
                                </a:lnTo>
                                <a:moveTo>
                                  <a:pt x="681" y="142"/>
                                </a:moveTo>
                                <a:lnTo>
                                  <a:pt x="678" y="139"/>
                                </a:lnTo>
                                <a:lnTo>
                                  <a:pt x="674" y="139"/>
                                </a:lnTo>
                                <a:lnTo>
                                  <a:pt x="671" y="142"/>
                                </a:lnTo>
                                <a:lnTo>
                                  <a:pt x="671" y="146"/>
                                </a:lnTo>
                                <a:lnTo>
                                  <a:pt x="674" y="149"/>
                                </a:lnTo>
                                <a:lnTo>
                                  <a:pt x="678" y="149"/>
                                </a:lnTo>
                                <a:lnTo>
                                  <a:pt x="681" y="146"/>
                                </a:lnTo>
                                <a:lnTo>
                                  <a:pt x="681" y="142"/>
                                </a:lnTo>
                                <a:moveTo>
                                  <a:pt x="1091" y="20"/>
                                </a:moveTo>
                                <a:lnTo>
                                  <a:pt x="1080" y="20"/>
                                </a:lnTo>
                                <a:lnTo>
                                  <a:pt x="1080" y="6"/>
                                </a:lnTo>
                                <a:lnTo>
                                  <a:pt x="1073" y="9"/>
                                </a:lnTo>
                                <a:lnTo>
                                  <a:pt x="1073" y="20"/>
                                </a:lnTo>
                                <a:lnTo>
                                  <a:pt x="1065" y="20"/>
                                </a:lnTo>
                                <a:lnTo>
                                  <a:pt x="1065" y="26"/>
                                </a:lnTo>
                                <a:lnTo>
                                  <a:pt x="1073" y="26"/>
                                </a:lnTo>
                                <a:lnTo>
                                  <a:pt x="1073" y="66"/>
                                </a:lnTo>
                                <a:lnTo>
                                  <a:pt x="1089" y="66"/>
                                </a:lnTo>
                                <a:lnTo>
                                  <a:pt x="1091" y="65"/>
                                </a:lnTo>
                                <a:lnTo>
                                  <a:pt x="1091" y="60"/>
                                </a:lnTo>
                                <a:lnTo>
                                  <a:pt x="1091" y="58"/>
                                </a:lnTo>
                                <a:lnTo>
                                  <a:pt x="1089" y="60"/>
                                </a:lnTo>
                                <a:lnTo>
                                  <a:pt x="1083" y="60"/>
                                </a:lnTo>
                                <a:lnTo>
                                  <a:pt x="1080" y="56"/>
                                </a:lnTo>
                                <a:lnTo>
                                  <a:pt x="1080" y="26"/>
                                </a:lnTo>
                                <a:lnTo>
                                  <a:pt x="1091" y="26"/>
                                </a:lnTo>
                                <a:lnTo>
                                  <a:pt x="1091" y="20"/>
                                </a:lnTo>
                                <a:moveTo>
                                  <a:pt x="1137" y="59"/>
                                </a:moveTo>
                                <a:lnTo>
                                  <a:pt x="1123" y="59"/>
                                </a:lnTo>
                                <a:lnTo>
                                  <a:pt x="1123" y="9"/>
                                </a:lnTo>
                                <a:lnTo>
                                  <a:pt x="1123" y="0"/>
                                </a:lnTo>
                                <a:lnTo>
                                  <a:pt x="1101" y="7"/>
                                </a:lnTo>
                                <a:lnTo>
                                  <a:pt x="1101" y="14"/>
                                </a:lnTo>
                                <a:lnTo>
                                  <a:pt x="1116" y="9"/>
                                </a:lnTo>
                                <a:lnTo>
                                  <a:pt x="1116" y="59"/>
                                </a:lnTo>
                                <a:lnTo>
                                  <a:pt x="1101" y="59"/>
                                </a:lnTo>
                                <a:lnTo>
                                  <a:pt x="1101" y="65"/>
                                </a:lnTo>
                                <a:lnTo>
                                  <a:pt x="1137" y="65"/>
                                </a:lnTo>
                                <a:lnTo>
                                  <a:pt x="1137" y="59"/>
                                </a:lnTo>
                                <a:moveTo>
                                  <a:pt x="1187" y="2"/>
                                </a:moveTo>
                                <a:lnTo>
                                  <a:pt x="1146" y="2"/>
                                </a:lnTo>
                                <a:lnTo>
                                  <a:pt x="1146" y="8"/>
                                </a:lnTo>
                                <a:lnTo>
                                  <a:pt x="1178" y="8"/>
                                </a:lnTo>
                                <a:lnTo>
                                  <a:pt x="1154" y="65"/>
                                </a:lnTo>
                                <a:lnTo>
                                  <a:pt x="1162" y="65"/>
                                </a:lnTo>
                                <a:lnTo>
                                  <a:pt x="1187" y="4"/>
                                </a:lnTo>
                                <a:lnTo>
                                  <a:pt x="1187" y="2"/>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1" name="AutoShape 589"/>
                        <wps:cNvSpPr>
                          <a:spLocks/>
                        </wps:cNvSpPr>
                        <wps:spPr bwMode="auto">
                          <a:xfrm>
                            <a:off x="5440" y="9569"/>
                            <a:ext cx="200" cy="300"/>
                          </a:xfrm>
                          <a:custGeom>
                            <a:avLst/>
                            <a:gdLst>
                              <a:gd name="T0" fmla="+- 0 8306 5440"/>
                              <a:gd name="T1" fmla="*/ T0 w 200"/>
                              <a:gd name="T2" fmla="+- 0 -2357 9569"/>
                              <a:gd name="T3" fmla="*/ -2357 h 300"/>
                              <a:gd name="T4" fmla="+- 0 8268 5440"/>
                              <a:gd name="T5" fmla="*/ T4 w 200"/>
                              <a:gd name="T6" fmla="+- 0 -2470 9569"/>
                              <a:gd name="T7" fmla="*/ -2470 h 300"/>
                              <a:gd name="T8" fmla="+- 0 8268 5440"/>
                              <a:gd name="T9" fmla="*/ T8 w 200"/>
                              <a:gd name="T10" fmla="+- 0 -2470 9569"/>
                              <a:gd name="T11" fmla="*/ -2470 h 300"/>
                              <a:gd name="T12" fmla="+- 0 8231 5440"/>
                              <a:gd name="T13" fmla="*/ T12 w 200"/>
                              <a:gd name="T14" fmla="+- 0 -2357 9569"/>
                              <a:gd name="T15" fmla="*/ -2357 h 300"/>
                            </a:gdLst>
                            <a:ahLst/>
                            <a:cxnLst>
                              <a:cxn ang="0">
                                <a:pos x="T1" y="T3"/>
                              </a:cxn>
                              <a:cxn ang="0">
                                <a:pos x="T5" y="T7"/>
                              </a:cxn>
                              <a:cxn ang="0">
                                <a:pos x="T9" y="T11"/>
                              </a:cxn>
                              <a:cxn ang="0">
                                <a:pos x="T13" y="T15"/>
                              </a:cxn>
                            </a:cxnLst>
                            <a:rect l="0" t="0" r="r" b="b"/>
                            <a:pathLst>
                              <a:path w="200" h="300">
                                <a:moveTo>
                                  <a:pt x="2866" y="-11926"/>
                                </a:moveTo>
                                <a:lnTo>
                                  <a:pt x="2828" y="-12039"/>
                                </a:lnTo>
                                <a:moveTo>
                                  <a:pt x="2828" y="-12039"/>
                                </a:moveTo>
                                <a:lnTo>
                                  <a:pt x="2791" y="-11926"/>
                                </a:lnTo>
                              </a:path>
                            </a:pathLst>
                          </a:custGeom>
                          <a:noFill/>
                          <a:ln w="52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92" name="Picture 58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9183" y="-1390"/>
                            <a:ext cx="407"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93" name="Picture 58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9198" y="-495"/>
                            <a:ext cx="407" cy="1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94" name="Line 586"/>
                        <wps:cNvCnPr>
                          <a:cxnSpLocks noChangeShapeType="1"/>
                        </wps:cNvCnPr>
                        <wps:spPr bwMode="auto">
                          <a:xfrm>
                            <a:off x="8223" y="-708"/>
                            <a:ext cx="467" cy="293"/>
                          </a:xfrm>
                          <a:prstGeom prst="line">
                            <a:avLst/>
                          </a:prstGeom>
                          <a:noFill/>
                          <a:ln w="5258">
                            <a:solidFill>
                              <a:srgbClr val="000000"/>
                            </a:solidFill>
                            <a:round/>
                            <a:headEnd/>
                            <a:tailEnd/>
                          </a:ln>
                          <a:extLst>
                            <a:ext uri="{909E8E84-426E-40DD-AFC4-6F175D3DCCD1}">
                              <a14:hiddenFill xmlns:a14="http://schemas.microsoft.com/office/drawing/2010/main">
                                <a:noFill/>
                              </a14:hiddenFill>
                            </a:ext>
                          </a:extLst>
                        </wps:spPr>
                        <wps:bodyPr/>
                      </wps:wsp>
                      <wps:wsp>
                        <wps:cNvPr id="595" name="AutoShape 585"/>
                        <wps:cNvSpPr>
                          <a:spLocks/>
                        </wps:cNvSpPr>
                        <wps:spPr bwMode="auto">
                          <a:xfrm>
                            <a:off x="7991" y="-615"/>
                            <a:ext cx="643" cy="132"/>
                          </a:xfrm>
                          <a:custGeom>
                            <a:avLst/>
                            <a:gdLst>
                              <a:gd name="T0" fmla="+- 0 8007 7991"/>
                              <a:gd name="T1" fmla="*/ T0 w 643"/>
                              <a:gd name="T2" fmla="+- 0 -483 -615"/>
                              <a:gd name="T3" fmla="*/ -483 h 132"/>
                              <a:gd name="T4" fmla="+- 0 8007 7991"/>
                              <a:gd name="T5" fmla="*/ T4 w 643"/>
                              <a:gd name="T6" fmla="+- 0 -556 -615"/>
                              <a:gd name="T7" fmla="*/ -556 h 132"/>
                              <a:gd name="T8" fmla="+- 0 8049 7991"/>
                              <a:gd name="T9" fmla="*/ T8 w 643"/>
                              <a:gd name="T10" fmla="+- 0 -558 -615"/>
                              <a:gd name="T11" fmla="*/ -558 h 132"/>
                              <a:gd name="T12" fmla="+- 0 8025 7991"/>
                              <a:gd name="T13" fmla="*/ T12 w 643"/>
                              <a:gd name="T14" fmla="+- 0 -528 -615"/>
                              <a:gd name="T15" fmla="*/ -528 h 132"/>
                              <a:gd name="T16" fmla="+- 0 8045 7991"/>
                              <a:gd name="T17" fmla="*/ T16 w 643"/>
                              <a:gd name="T18" fmla="+- 0 -561 -615"/>
                              <a:gd name="T19" fmla="*/ -561 h 132"/>
                              <a:gd name="T20" fmla="+- 0 8025 7991"/>
                              <a:gd name="T21" fmla="*/ T20 w 643"/>
                              <a:gd name="T22" fmla="+- 0 -522 -615"/>
                              <a:gd name="T23" fmla="*/ -522 h 132"/>
                              <a:gd name="T24" fmla="+- 0 8056 7991"/>
                              <a:gd name="T25" fmla="*/ T24 w 643"/>
                              <a:gd name="T26" fmla="+- 0 -551 -615"/>
                              <a:gd name="T27" fmla="*/ -551 h 132"/>
                              <a:gd name="T28" fmla="+- 0 8068 7991"/>
                              <a:gd name="T29" fmla="*/ T28 w 643"/>
                              <a:gd name="T30" fmla="+- 0 -555 -615"/>
                              <a:gd name="T31" fmla="*/ -555 h 132"/>
                              <a:gd name="T32" fmla="+- 0 8082 7991"/>
                              <a:gd name="T33" fmla="*/ T32 w 643"/>
                              <a:gd name="T34" fmla="+- 0 -498 -615"/>
                              <a:gd name="T35" fmla="*/ -498 h 132"/>
                              <a:gd name="T36" fmla="+- 0 8082 7991"/>
                              <a:gd name="T37" fmla="*/ T36 w 643"/>
                              <a:gd name="T38" fmla="+- 0 -555 -615"/>
                              <a:gd name="T39" fmla="*/ -555 h 132"/>
                              <a:gd name="T40" fmla="+- 0 8136 7991"/>
                              <a:gd name="T41" fmla="*/ T40 w 643"/>
                              <a:gd name="T42" fmla="+- 0 -510 -615"/>
                              <a:gd name="T43" fmla="*/ -510 h 132"/>
                              <a:gd name="T44" fmla="+- 0 8134 7991"/>
                              <a:gd name="T45" fmla="*/ T44 w 643"/>
                              <a:gd name="T46" fmla="+- 0 -511 -615"/>
                              <a:gd name="T47" fmla="*/ -511 h 132"/>
                              <a:gd name="T48" fmla="+- 0 8092 7991"/>
                              <a:gd name="T49" fmla="*/ T48 w 643"/>
                              <a:gd name="T50" fmla="+- 0 -498 -615"/>
                              <a:gd name="T51" fmla="*/ -498 h 132"/>
                              <a:gd name="T52" fmla="+- 0 8100 7991"/>
                              <a:gd name="T53" fmla="*/ T52 w 643"/>
                              <a:gd name="T54" fmla="+- 0 -552 -615"/>
                              <a:gd name="T55" fmla="*/ -552 h 132"/>
                              <a:gd name="T56" fmla="+- 0 8143 7991"/>
                              <a:gd name="T57" fmla="*/ T56 w 643"/>
                              <a:gd name="T58" fmla="+- 0 -498 -615"/>
                              <a:gd name="T59" fmla="*/ -498 h 132"/>
                              <a:gd name="T60" fmla="+- 0 8199 7991"/>
                              <a:gd name="T61" fmla="*/ T60 w 643"/>
                              <a:gd name="T62" fmla="+- 0 -561 -615"/>
                              <a:gd name="T63" fmla="*/ -561 h 132"/>
                              <a:gd name="T64" fmla="+- 0 8179 7991"/>
                              <a:gd name="T65" fmla="*/ T64 w 643"/>
                              <a:gd name="T66" fmla="+- 0 -508 -615"/>
                              <a:gd name="T67" fmla="*/ -508 h 132"/>
                              <a:gd name="T68" fmla="+- 0 8183 7991"/>
                              <a:gd name="T69" fmla="*/ T68 w 643"/>
                              <a:gd name="T70" fmla="+- 0 -498 -615"/>
                              <a:gd name="T71" fmla="*/ -498 h 132"/>
                              <a:gd name="T72" fmla="+- 0 8223 7991"/>
                              <a:gd name="T73" fmla="*/ T72 w 643"/>
                              <a:gd name="T74" fmla="+- 0 -544 -615"/>
                              <a:gd name="T75" fmla="*/ -544 h 132"/>
                              <a:gd name="T76" fmla="+- 0 8240 7991"/>
                              <a:gd name="T77" fmla="*/ T76 w 643"/>
                              <a:gd name="T78" fmla="+- 0 -538 -615"/>
                              <a:gd name="T79" fmla="*/ -538 h 132"/>
                              <a:gd name="T80" fmla="+- 0 8233 7991"/>
                              <a:gd name="T81" fmla="*/ T80 w 643"/>
                              <a:gd name="T82" fmla="+- 0 -503 -615"/>
                              <a:gd name="T83" fmla="*/ -503 h 132"/>
                              <a:gd name="T84" fmla="+- 0 8224 7991"/>
                              <a:gd name="T85" fmla="*/ T84 w 643"/>
                              <a:gd name="T86" fmla="+- 0 -518 -615"/>
                              <a:gd name="T87" fmla="*/ -518 h 132"/>
                              <a:gd name="T88" fmla="+- 0 8212 7991"/>
                              <a:gd name="T89" fmla="*/ T88 w 643"/>
                              <a:gd name="T90" fmla="+- 0 -504 -615"/>
                              <a:gd name="T91" fmla="*/ -504 h 132"/>
                              <a:gd name="T92" fmla="+- 0 8240 7991"/>
                              <a:gd name="T93" fmla="*/ T92 w 643"/>
                              <a:gd name="T94" fmla="+- 0 -505 -615"/>
                              <a:gd name="T95" fmla="*/ -505 h 132"/>
                              <a:gd name="T96" fmla="+- 0 8247 7991"/>
                              <a:gd name="T97" fmla="*/ T96 w 643"/>
                              <a:gd name="T98" fmla="+- 0 -505 -615"/>
                              <a:gd name="T99" fmla="*/ -505 h 132"/>
                              <a:gd name="T100" fmla="+- 0 8268 7991"/>
                              <a:gd name="T101" fmla="*/ T100 w 643"/>
                              <a:gd name="T102" fmla="+- 0 -565 -615"/>
                              <a:gd name="T103" fmla="*/ -565 h 132"/>
                              <a:gd name="T104" fmla="+- 0 8268 7991"/>
                              <a:gd name="T105" fmla="*/ T104 w 643"/>
                              <a:gd name="T106" fmla="+- 0 -565 -615"/>
                              <a:gd name="T107" fmla="*/ -565 h 132"/>
                              <a:gd name="T108" fmla="+- 0 8290 7991"/>
                              <a:gd name="T109" fmla="*/ T108 w 643"/>
                              <a:gd name="T110" fmla="+- 0 -498 -615"/>
                              <a:gd name="T111" fmla="*/ -498 h 132"/>
                              <a:gd name="T112" fmla="+- 0 8285 7991"/>
                              <a:gd name="T113" fmla="*/ T112 w 643"/>
                              <a:gd name="T114" fmla="+- 0 -564 -615"/>
                              <a:gd name="T115" fmla="*/ -564 h 132"/>
                              <a:gd name="T116" fmla="+- 0 8289 7991"/>
                              <a:gd name="T117" fmla="*/ T116 w 643"/>
                              <a:gd name="T118" fmla="+- 0 -554 -615"/>
                              <a:gd name="T119" fmla="*/ -554 h 132"/>
                              <a:gd name="T120" fmla="+- 0 8336 7991"/>
                              <a:gd name="T121" fmla="*/ T120 w 643"/>
                              <a:gd name="T122" fmla="+- 0 -565 -615"/>
                              <a:gd name="T123" fmla="*/ -565 h 132"/>
                              <a:gd name="T124" fmla="+- 0 8329 7991"/>
                              <a:gd name="T125" fmla="*/ T124 w 643"/>
                              <a:gd name="T126" fmla="+- 0 -503 -615"/>
                              <a:gd name="T127" fmla="*/ -503 h 132"/>
                              <a:gd name="T128" fmla="+- 0 8317 7991"/>
                              <a:gd name="T129" fmla="*/ T128 w 643"/>
                              <a:gd name="T130" fmla="+- 0 -538 -615"/>
                              <a:gd name="T131" fmla="*/ -538 h 132"/>
                              <a:gd name="T132" fmla="+- 0 8336 7991"/>
                              <a:gd name="T133" fmla="*/ T132 w 643"/>
                              <a:gd name="T134" fmla="+- 0 -537 -615"/>
                              <a:gd name="T135" fmla="*/ -537 h 132"/>
                              <a:gd name="T136" fmla="+- 0 8302 7991"/>
                              <a:gd name="T137" fmla="*/ T136 w 643"/>
                              <a:gd name="T138" fmla="+- 0 -530 -615"/>
                              <a:gd name="T139" fmla="*/ -530 h 132"/>
                              <a:gd name="T140" fmla="+- 0 8334 7991"/>
                              <a:gd name="T141" fmla="*/ T140 w 643"/>
                              <a:gd name="T142" fmla="+- 0 -503 -615"/>
                              <a:gd name="T143" fmla="*/ -503 h 132"/>
                              <a:gd name="T144" fmla="+- 0 8343 7991"/>
                              <a:gd name="T145" fmla="*/ T144 w 643"/>
                              <a:gd name="T146" fmla="+- 0 -498 -615"/>
                              <a:gd name="T147" fmla="*/ -498 h 132"/>
                              <a:gd name="T148" fmla="+- 0 8369 7991"/>
                              <a:gd name="T149" fmla="*/ T148 w 643"/>
                              <a:gd name="T150" fmla="+- 0 -561 -615"/>
                              <a:gd name="T151" fmla="*/ -561 h 132"/>
                              <a:gd name="T152" fmla="+- 0 8363 7991"/>
                              <a:gd name="T153" fmla="*/ T152 w 643"/>
                              <a:gd name="T154" fmla="+- 0 -488 -615"/>
                              <a:gd name="T155" fmla="*/ -488 h 132"/>
                              <a:gd name="T156" fmla="+- 0 8369 7991"/>
                              <a:gd name="T157" fmla="*/ T156 w 643"/>
                              <a:gd name="T158" fmla="+- 0 -561 -615"/>
                              <a:gd name="T159" fmla="*/ -561 h 132"/>
                              <a:gd name="T160" fmla="+- 0 8519 7991"/>
                              <a:gd name="T161" fmla="*/ T160 w 643"/>
                              <a:gd name="T162" fmla="+- 0 -607 -615"/>
                              <a:gd name="T163" fmla="*/ -607 h 132"/>
                              <a:gd name="T164" fmla="+- 0 8519 7991"/>
                              <a:gd name="T165" fmla="*/ T164 w 643"/>
                              <a:gd name="T166" fmla="+- 0 -589 -615"/>
                              <a:gd name="T167" fmla="*/ -589 h 132"/>
                              <a:gd name="T168" fmla="+- 0 8537 7991"/>
                              <a:gd name="T169" fmla="*/ T168 w 643"/>
                              <a:gd name="T170" fmla="+- 0 -555 -615"/>
                              <a:gd name="T171" fmla="*/ -555 h 132"/>
                              <a:gd name="T172" fmla="+- 0 8526 7991"/>
                              <a:gd name="T173" fmla="*/ T172 w 643"/>
                              <a:gd name="T174" fmla="+- 0 -559 -615"/>
                              <a:gd name="T175" fmla="*/ -559 h 132"/>
                              <a:gd name="T176" fmla="+- 0 8583 7991"/>
                              <a:gd name="T177" fmla="*/ T176 w 643"/>
                              <a:gd name="T178" fmla="+- 0 -557 -615"/>
                              <a:gd name="T179" fmla="*/ -557 h 132"/>
                              <a:gd name="T180" fmla="+- 0 8547 7991"/>
                              <a:gd name="T181" fmla="*/ T180 w 643"/>
                              <a:gd name="T182" fmla="+- 0 -608 -615"/>
                              <a:gd name="T183" fmla="*/ -608 h 132"/>
                              <a:gd name="T184" fmla="+- 0 8547 7991"/>
                              <a:gd name="T185" fmla="*/ T184 w 643"/>
                              <a:gd name="T186" fmla="+- 0 -557 -615"/>
                              <a:gd name="T187" fmla="*/ -557 h 132"/>
                              <a:gd name="T188" fmla="+- 0 8633 7991"/>
                              <a:gd name="T189" fmla="*/ T188 w 643"/>
                              <a:gd name="T190" fmla="+- 0 -615 -615"/>
                              <a:gd name="T191" fmla="*/ -615 h 132"/>
                              <a:gd name="T192" fmla="+- 0 8600 7991"/>
                              <a:gd name="T193" fmla="*/ T192 w 643"/>
                              <a:gd name="T194" fmla="+- 0 -555 -615"/>
                              <a:gd name="T195" fmla="*/ -555 h 132"/>
                              <a:gd name="T196" fmla="+- 0 8603 7991"/>
                              <a:gd name="T197" fmla="*/ T196 w 643"/>
                              <a:gd name="T198" fmla="+- 0 -615 -615"/>
                              <a:gd name="T199" fmla="*/ -615 h 132"/>
                              <a:gd name="T200" fmla="+- 0 8622 7991"/>
                              <a:gd name="T201" fmla="*/ T200 w 643"/>
                              <a:gd name="T202" fmla="+- 0 -549 -615"/>
                              <a:gd name="T203" fmla="*/ -549 h 132"/>
                              <a:gd name="T204" fmla="+- 0 8633 7991"/>
                              <a:gd name="T205" fmla="*/ T204 w 643"/>
                              <a:gd name="T206" fmla="+- 0 -615 -615"/>
                              <a:gd name="T207" fmla="*/ -615 h 1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643" h="132">
                                <a:moveTo>
                                  <a:pt x="16" y="54"/>
                                </a:moveTo>
                                <a:lnTo>
                                  <a:pt x="0" y="54"/>
                                </a:lnTo>
                                <a:lnTo>
                                  <a:pt x="0" y="132"/>
                                </a:lnTo>
                                <a:lnTo>
                                  <a:pt x="16" y="132"/>
                                </a:lnTo>
                                <a:lnTo>
                                  <a:pt x="16" y="127"/>
                                </a:lnTo>
                                <a:lnTo>
                                  <a:pt x="6" y="127"/>
                                </a:lnTo>
                                <a:lnTo>
                                  <a:pt x="6" y="59"/>
                                </a:lnTo>
                                <a:lnTo>
                                  <a:pt x="16" y="59"/>
                                </a:lnTo>
                                <a:lnTo>
                                  <a:pt x="16" y="54"/>
                                </a:lnTo>
                                <a:moveTo>
                                  <a:pt x="65" y="64"/>
                                </a:moveTo>
                                <a:lnTo>
                                  <a:pt x="62" y="61"/>
                                </a:lnTo>
                                <a:lnTo>
                                  <a:pt x="58" y="57"/>
                                </a:lnTo>
                                <a:lnTo>
                                  <a:pt x="58" y="61"/>
                                </a:lnTo>
                                <a:lnTo>
                                  <a:pt x="58" y="80"/>
                                </a:lnTo>
                                <a:lnTo>
                                  <a:pt x="49" y="87"/>
                                </a:lnTo>
                                <a:lnTo>
                                  <a:pt x="34" y="87"/>
                                </a:lnTo>
                                <a:lnTo>
                                  <a:pt x="34" y="61"/>
                                </a:lnTo>
                                <a:lnTo>
                                  <a:pt x="58" y="61"/>
                                </a:lnTo>
                                <a:lnTo>
                                  <a:pt x="58" y="57"/>
                                </a:lnTo>
                                <a:lnTo>
                                  <a:pt x="54" y="54"/>
                                </a:lnTo>
                                <a:lnTo>
                                  <a:pt x="27" y="54"/>
                                </a:lnTo>
                                <a:lnTo>
                                  <a:pt x="27" y="117"/>
                                </a:lnTo>
                                <a:lnTo>
                                  <a:pt x="34" y="117"/>
                                </a:lnTo>
                                <a:lnTo>
                                  <a:pt x="34" y="93"/>
                                </a:lnTo>
                                <a:lnTo>
                                  <a:pt x="53" y="93"/>
                                </a:lnTo>
                                <a:lnTo>
                                  <a:pt x="60" y="87"/>
                                </a:lnTo>
                                <a:lnTo>
                                  <a:pt x="65" y="82"/>
                                </a:lnTo>
                                <a:lnTo>
                                  <a:pt x="65" y="64"/>
                                </a:lnTo>
                                <a:moveTo>
                                  <a:pt x="91" y="54"/>
                                </a:moveTo>
                                <a:lnTo>
                                  <a:pt x="71" y="54"/>
                                </a:lnTo>
                                <a:lnTo>
                                  <a:pt x="71" y="60"/>
                                </a:lnTo>
                                <a:lnTo>
                                  <a:pt x="77" y="60"/>
                                </a:lnTo>
                                <a:lnTo>
                                  <a:pt x="77" y="111"/>
                                </a:lnTo>
                                <a:lnTo>
                                  <a:pt x="71" y="111"/>
                                </a:lnTo>
                                <a:lnTo>
                                  <a:pt x="71" y="117"/>
                                </a:lnTo>
                                <a:lnTo>
                                  <a:pt x="91" y="117"/>
                                </a:lnTo>
                                <a:lnTo>
                                  <a:pt x="91" y="111"/>
                                </a:lnTo>
                                <a:lnTo>
                                  <a:pt x="85" y="111"/>
                                </a:lnTo>
                                <a:lnTo>
                                  <a:pt x="85" y="60"/>
                                </a:lnTo>
                                <a:lnTo>
                                  <a:pt x="91" y="60"/>
                                </a:lnTo>
                                <a:lnTo>
                                  <a:pt x="91" y="54"/>
                                </a:lnTo>
                                <a:moveTo>
                                  <a:pt x="152" y="54"/>
                                </a:moveTo>
                                <a:lnTo>
                                  <a:pt x="145" y="54"/>
                                </a:lnTo>
                                <a:lnTo>
                                  <a:pt x="145" y="105"/>
                                </a:lnTo>
                                <a:lnTo>
                                  <a:pt x="145" y="108"/>
                                </a:lnTo>
                                <a:lnTo>
                                  <a:pt x="145" y="107"/>
                                </a:lnTo>
                                <a:lnTo>
                                  <a:pt x="143" y="104"/>
                                </a:lnTo>
                                <a:lnTo>
                                  <a:pt x="117" y="63"/>
                                </a:lnTo>
                                <a:lnTo>
                                  <a:pt x="111" y="54"/>
                                </a:lnTo>
                                <a:lnTo>
                                  <a:pt x="101" y="54"/>
                                </a:lnTo>
                                <a:lnTo>
                                  <a:pt x="101" y="117"/>
                                </a:lnTo>
                                <a:lnTo>
                                  <a:pt x="109" y="117"/>
                                </a:lnTo>
                                <a:lnTo>
                                  <a:pt x="109" y="65"/>
                                </a:lnTo>
                                <a:lnTo>
                                  <a:pt x="108" y="63"/>
                                </a:lnTo>
                                <a:lnTo>
                                  <a:pt x="109" y="63"/>
                                </a:lnTo>
                                <a:lnTo>
                                  <a:pt x="109" y="65"/>
                                </a:lnTo>
                                <a:lnTo>
                                  <a:pt x="111" y="67"/>
                                </a:lnTo>
                                <a:lnTo>
                                  <a:pt x="143" y="117"/>
                                </a:lnTo>
                                <a:lnTo>
                                  <a:pt x="152" y="117"/>
                                </a:lnTo>
                                <a:lnTo>
                                  <a:pt x="152" y="108"/>
                                </a:lnTo>
                                <a:lnTo>
                                  <a:pt x="152" y="54"/>
                                </a:lnTo>
                                <a:moveTo>
                                  <a:pt x="216" y="54"/>
                                </a:moveTo>
                                <a:lnTo>
                                  <a:pt x="208" y="54"/>
                                </a:lnTo>
                                <a:lnTo>
                                  <a:pt x="189" y="107"/>
                                </a:lnTo>
                                <a:lnTo>
                                  <a:pt x="189" y="110"/>
                                </a:lnTo>
                                <a:lnTo>
                                  <a:pt x="188" y="110"/>
                                </a:lnTo>
                                <a:lnTo>
                                  <a:pt x="188" y="107"/>
                                </a:lnTo>
                                <a:lnTo>
                                  <a:pt x="170" y="54"/>
                                </a:lnTo>
                                <a:lnTo>
                                  <a:pt x="161" y="54"/>
                                </a:lnTo>
                                <a:lnTo>
                                  <a:pt x="184" y="117"/>
                                </a:lnTo>
                                <a:lnTo>
                                  <a:pt x="192" y="117"/>
                                </a:lnTo>
                                <a:lnTo>
                                  <a:pt x="195" y="110"/>
                                </a:lnTo>
                                <a:lnTo>
                                  <a:pt x="216" y="54"/>
                                </a:lnTo>
                                <a:moveTo>
                                  <a:pt x="256" y="71"/>
                                </a:moveTo>
                                <a:lnTo>
                                  <a:pt x="232" y="71"/>
                                </a:lnTo>
                                <a:lnTo>
                                  <a:pt x="225" y="75"/>
                                </a:lnTo>
                                <a:lnTo>
                                  <a:pt x="225" y="83"/>
                                </a:lnTo>
                                <a:lnTo>
                                  <a:pt x="232" y="77"/>
                                </a:lnTo>
                                <a:lnTo>
                                  <a:pt x="249" y="77"/>
                                </a:lnTo>
                                <a:lnTo>
                                  <a:pt x="249" y="89"/>
                                </a:lnTo>
                                <a:lnTo>
                                  <a:pt x="249" y="95"/>
                                </a:lnTo>
                                <a:lnTo>
                                  <a:pt x="249" y="105"/>
                                </a:lnTo>
                                <a:lnTo>
                                  <a:pt x="242" y="112"/>
                                </a:lnTo>
                                <a:lnTo>
                                  <a:pt x="233" y="112"/>
                                </a:lnTo>
                                <a:lnTo>
                                  <a:pt x="228" y="108"/>
                                </a:lnTo>
                                <a:lnTo>
                                  <a:pt x="228" y="100"/>
                                </a:lnTo>
                                <a:lnTo>
                                  <a:pt x="233" y="97"/>
                                </a:lnTo>
                                <a:lnTo>
                                  <a:pt x="249" y="95"/>
                                </a:lnTo>
                                <a:lnTo>
                                  <a:pt x="249" y="89"/>
                                </a:lnTo>
                                <a:lnTo>
                                  <a:pt x="221" y="93"/>
                                </a:lnTo>
                                <a:lnTo>
                                  <a:pt x="221" y="111"/>
                                </a:lnTo>
                                <a:lnTo>
                                  <a:pt x="228" y="118"/>
                                </a:lnTo>
                                <a:lnTo>
                                  <a:pt x="244" y="118"/>
                                </a:lnTo>
                                <a:lnTo>
                                  <a:pt x="248" y="112"/>
                                </a:lnTo>
                                <a:lnTo>
                                  <a:pt x="249" y="110"/>
                                </a:lnTo>
                                <a:lnTo>
                                  <a:pt x="249" y="117"/>
                                </a:lnTo>
                                <a:lnTo>
                                  <a:pt x="256" y="117"/>
                                </a:lnTo>
                                <a:lnTo>
                                  <a:pt x="256" y="110"/>
                                </a:lnTo>
                                <a:lnTo>
                                  <a:pt x="256" y="95"/>
                                </a:lnTo>
                                <a:lnTo>
                                  <a:pt x="256" y="77"/>
                                </a:lnTo>
                                <a:lnTo>
                                  <a:pt x="256" y="71"/>
                                </a:lnTo>
                                <a:moveTo>
                                  <a:pt x="277" y="50"/>
                                </a:moveTo>
                                <a:lnTo>
                                  <a:pt x="270" y="50"/>
                                </a:lnTo>
                                <a:lnTo>
                                  <a:pt x="270" y="117"/>
                                </a:lnTo>
                                <a:lnTo>
                                  <a:pt x="277" y="117"/>
                                </a:lnTo>
                                <a:lnTo>
                                  <a:pt x="277" y="50"/>
                                </a:lnTo>
                                <a:moveTo>
                                  <a:pt x="299" y="72"/>
                                </a:moveTo>
                                <a:lnTo>
                                  <a:pt x="292" y="72"/>
                                </a:lnTo>
                                <a:lnTo>
                                  <a:pt x="292" y="117"/>
                                </a:lnTo>
                                <a:lnTo>
                                  <a:pt x="299" y="117"/>
                                </a:lnTo>
                                <a:lnTo>
                                  <a:pt x="299" y="72"/>
                                </a:lnTo>
                                <a:moveTo>
                                  <a:pt x="300" y="54"/>
                                </a:moveTo>
                                <a:lnTo>
                                  <a:pt x="298" y="51"/>
                                </a:lnTo>
                                <a:lnTo>
                                  <a:pt x="294" y="51"/>
                                </a:lnTo>
                                <a:lnTo>
                                  <a:pt x="291" y="54"/>
                                </a:lnTo>
                                <a:lnTo>
                                  <a:pt x="291" y="58"/>
                                </a:lnTo>
                                <a:lnTo>
                                  <a:pt x="294" y="61"/>
                                </a:lnTo>
                                <a:lnTo>
                                  <a:pt x="298" y="61"/>
                                </a:lnTo>
                                <a:lnTo>
                                  <a:pt x="300" y="58"/>
                                </a:lnTo>
                                <a:lnTo>
                                  <a:pt x="300" y="54"/>
                                </a:lnTo>
                                <a:moveTo>
                                  <a:pt x="352" y="50"/>
                                </a:moveTo>
                                <a:lnTo>
                                  <a:pt x="345" y="50"/>
                                </a:lnTo>
                                <a:lnTo>
                                  <a:pt x="345" y="78"/>
                                </a:lnTo>
                                <a:lnTo>
                                  <a:pt x="345" y="85"/>
                                </a:lnTo>
                                <a:lnTo>
                                  <a:pt x="345" y="104"/>
                                </a:lnTo>
                                <a:lnTo>
                                  <a:pt x="338" y="112"/>
                                </a:lnTo>
                                <a:lnTo>
                                  <a:pt x="325" y="112"/>
                                </a:lnTo>
                                <a:lnTo>
                                  <a:pt x="318" y="103"/>
                                </a:lnTo>
                                <a:lnTo>
                                  <a:pt x="318" y="87"/>
                                </a:lnTo>
                                <a:lnTo>
                                  <a:pt x="326" y="77"/>
                                </a:lnTo>
                                <a:lnTo>
                                  <a:pt x="338" y="77"/>
                                </a:lnTo>
                                <a:lnTo>
                                  <a:pt x="345" y="85"/>
                                </a:lnTo>
                                <a:lnTo>
                                  <a:pt x="345" y="78"/>
                                </a:lnTo>
                                <a:lnTo>
                                  <a:pt x="344" y="77"/>
                                </a:lnTo>
                                <a:lnTo>
                                  <a:pt x="341" y="71"/>
                                </a:lnTo>
                                <a:lnTo>
                                  <a:pt x="322" y="71"/>
                                </a:lnTo>
                                <a:lnTo>
                                  <a:pt x="311" y="85"/>
                                </a:lnTo>
                                <a:lnTo>
                                  <a:pt x="311" y="106"/>
                                </a:lnTo>
                                <a:lnTo>
                                  <a:pt x="321" y="118"/>
                                </a:lnTo>
                                <a:lnTo>
                                  <a:pt x="340" y="118"/>
                                </a:lnTo>
                                <a:lnTo>
                                  <a:pt x="343" y="112"/>
                                </a:lnTo>
                                <a:lnTo>
                                  <a:pt x="345" y="110"/>
                                </a:lnTo>
                                <a:lnTo>
                                  <a:pt x="345" y="117"/>
                                </a:lnTo>
                                <a:lnTo>
                                  <a:pt x="352" y="117"/>
                                </a:lnTo>
                                <a:lnTo>
                                  <a:pt x="352" y="110"/>
                                </a:lnTo>
                                <a:lnTo>
                                  <a:pt x="352" y="78"/>
                                </a:lnTo>
                                <a:lnTo>
                                  <a:pt x="352" y="50"/>
                                </a:lnTo>
                                <a:moveTo>
                                  <a:pt x="378" y="54"/>
                                </a:moveTo>
                                <a:lnTo>
                                  <a:pt x="362" y="54"/>
                                </a:lnTo>
                                <a:lnTo>
                                  <a:pt x="362" y="59"/>
                                </a:lnTo>
                                <a:lnTo>
                                  <a:pt x="372" y="59"/>
                                </a:lnTo>
                                <a:lnTo>
                                  <a:pt x="372" y="127"/>
                                </a:lnTo>
                                <a:lnTo>
                                  <a:pt x="362" y="127"/>
                                </a:lnTo>
                                <a:lnTo>
                                  <a:pt x="362" y="132"/>
                                </a:lnTo>
                                <a:lnTo>
                                  <a:pt x="378" y="132"/>
                                </a:lnTo>
                                <a:lnTo>
                                  <a:pt x="378" y="54"/>
                                </a:lnTo>
                                <a:moveTo>
                                  <a:pt x="546" y="19"/>
                                </a:moveTo>
                                <a:lnTo>
                                  <a:pt x="535" y="19"/>
                                </a:lnTo>
                                <a:lnTo>
                                  <a:pt x="535" y="6"/>
                                </a:lnTo>
                                <a:lnTo>
                                  <a:pt x="528" y="8"/>
                                </a:lnTo>
                                <a:lnTo>
                                  <a:pt x="528" y="19"/>
                                </a:lnTo>
                                <a:lnTo>
                                  <a:pt x="520" y="19"/>
                                </a:lnTo>
                                <a:lnTo>
                                  <a:pt x="520" y="26"/>
                                </a:lnTo>
                                <a:lnTo>
                                  <a:pt x="528" y="26"/>
                                </a:lnTo>
                                <a:lnTo>
                                  <a:pt x="528" y="66"/>
                                </a:lnTo>
                                <a:lnTo>
                                  <a:pt x="544" y="66"/>
                                </a:lnTo>
                                <a:lnTo>
                                  <a:pt x="546" y="64"/>
                                </a:lnTo>
                                <a:lnTo>
                                  <a:pt x="546" y="60"/>
                                </a:lnTo>
                                <a:lnTo>
                                  <a:pt x="546" y="58"/>
                                </a:lnTo>
                                <a:lnTo>
                                  <a:pt x="544" y="60"/>
                                </a:lnTo>
                                <a:lnTo>
                                  <a:pt x="538" y="60"/>
                                </a:lnTo>
                                <a:lnTo>
                                  <a:pt x="535" y="56"/>
                                </a:lnTo>
                                <a:lnTo>
                                  <a:pt x="535" y="26"/>
                                </a:lnTo>
                                <a:lnTo>
                                  <a:pt x="546" y="26"/>
                                </a:lnTo>
                                <a:lnTo>
                                  <a:pt x="546" y="19"/>
                                </a:lnTo>
                                <a:moveTo>
                                  <a:pt x="592" y="58"/>
                                </a:moveTo>
                                <a:lnTo>
                                  <a:pt x="578" y="58"/>
                                </a:lnTo>
                                <a:lnTo>
                                  <a:pt x="578" y="9"/>
                                </a:lnTo>
                                <a:lnTo>
                                  <a:pt x="578" y="0"/>
                                </a:lnTo>
                                <a:lnTo>
                                  <a:pt x="556" y="7"/>
                                </a:lnTo>
                                <a:lnTo>
                                  <a:pt x="556" y="14"/>
                                </a:lnTo>
                                <a:lnTo>
                                  <a:pt x="571" y="9"/>
                                </a:lnTo>
                                <a:lnTo>
                                  <a:pt x="571" y="58"/>
                                </a:lnTo>
                                <a:lnTo>
                                  <a:pt x="556" y="58"/>
                                </a:lnTo>
                                <a:lnTo>
                                  <a:pt x="556" y="65"/>
                                </a:lnTo>
                                <a:lnTo>
                                  <a:pt x="592" y="65"/>
                                </a:lnTo>
                                <a:lnTo>
                                  <a:pt x="592" y="58"/>
                                </a:lnTo>
                                <a:moveTo>
                                  <a:pt x="642" y="0"/>
                                </a:moveTo>
                                <a:lnTo>
                                  <a:pt x="635" y="0"/>
                                </a:lnTo>
                                <a:lnTo>
                                  <a:pt x="635" y="6"/>
                                </a:lnTo>
                                <a:lnTo>
                                  <a:pt x="635" y="60"/>
                                </a:lnTo>
                                <a:lnTo>
                                  <a:pt x="609" y="60"/>
                                </a:lnTo>
                                <a:lnTo>
                                  <a:pt x="609" y="6"/>
                                </a:lnTo>
                                <a:lnTo>
                                  <a:pt x="635" y="6"/>
                                </a:lnTo>
                                <a:lnTo>
                                  <a:pt x="635" y="0"/>
                                </a:lnTo>
                                <a:lnTo>
                                  <a:pt x="612" y="0"/>
                                </a:lnTo>
                                <a:lnTo>
                                  <a:pt x="601" y="18"/>
                                </a:lnTo>
                                <a:lnTo>
                                  <a:pt x="601" y="50"/>
                                </a:lnTo>
                                <a:lnTo>
                                  <a:pt x="612" y="66"/>
                                </a:lnTo>
                                <a:lnTo>
                                  <a:pt x="631" y="66"/>
                                </a:lnTo>
                                <a:lnTo>
                                  <a:pt x="635" y="60"/>
                                </a:lnTo>
                                <a:lnTo>
                                  <a:pt x="642" y="49"/>
                                </a:lnTo>
                                <a:lnTo>
                                  <a:pt x="642" y="6"/>
                                </a:lnTo>
                                <a:lnTo>
                                  <a:pt x="642"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6" name="AutoShape 584"/>
                        <wps:cNvSpPr>
                          <a:spLocks/>
                        </wps:cNvSpPr>
                        <wps:spPr bwMode="auto">
                          <a:xfrm>
                            <a:off x="6360" y="4409"/>
                            <a:ext cx="300" cy="240"/>
                          </a:xfrm>
                          <a:custGeom>
                            <a:avLst/>
                            <a:gdLst>
                              <a:gd name="T0" fmla="+- 0 8577 6360"/>
                              <a:gd name="T1" fmla="*/ T0 w 300"/>
                              <a:gd name="T2" fmla="+- 0 -445 4409"/>
                              <a:gd name="T3" fmla="*/ -445 h 240"/>
                              <a:gd name="T4" fmla="+- 0 8690 6360"/>
                              <a:gd name="T5" fmla="*/ T4 w 300"/>
                              <a:gd name="T6" fmla="+- 0 -415 4409"/>
                              <a:gd name="T7" fmla="*/ -415 h 240"/>
                              <a:gd name="T8" fmla="+- 0 8690 6360"/>
                              <a:gd name="T9" fmla="*/ T8 w 300"/>
                              <a:gd name="T10" fmla="+- 0 -415 4409"/>
                              <a:gd name="T11" fmla="*/ -415 h 240"/>
                              <a:gd name="T12" fmla="+- 0 8614 6360"/>
                              <a:gd name="T13" fmla="*/ T12 w 300"/>
                              <a:gd name="T14" fmla="+- 0 -505 4409"/>
                              <a:gd name="T15" fmla="*/ -505 h 240"/>
                            </a:gdLst>
                            <a:ahLst/>
                            <a:cxnLst>
                              <a:cxn ang="0">
                                <a:pos x="T1" y="T3"/>
                              </a:cxn>
                              <a:cxn ang="0">
                                <a:pos x="T5" y="T7"/>
                              </a:cxn>
                              <a:cxn ang="0">
                                <a:pos x="T9" y="T11"/>
                              </a:cxn>
                              <a:cxn ang="0">
                                <a:pos x="T13" y="T15"/>
                              </a:cxn>
                            </a:cxnLst>
                            <a:rect l="0" t="0" r="r" b="b"/>
                            <a:pathLst>
                              <a:path w="300" h="240">
                                <a:moveTo>
                                  <a:pt x="2217" y="-4854"/>
                                </a:moveTo>
                                <a:lnTo>
                                  <a:pt x="2330" y="-4824"/>
                                </a:lnTo>
                                <a:moveTo>
                                  <a:pt x="2330" y="-4824"/>
                                </a:moveTo>
                                <a:lnTo>
                                  <a:pt x="2254" y="-4914"/>
                                </a:lnTo>
                              </a:path>
                            </a:pathLst>
                          </a:custGeom>
                          <a:noFill/>
                          <a:ln w="52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7" name="Line 583"/>
                        <wps:cNvCnPr>
                          <a:cxnSpLocks noChangeShapeType="1"/>
                        </wps:cNvCnPr>
                        <wps:spPr bwMode="auto">
                          <a:xfrm>
                            <a:off x="9081" y="-1536"/>
                            <a:ext cx="505" cy="0"/>
                          </a:xfrm>
                          <a:prstGeom prst="line">
                            <a:avLst/>
                          </a:prstGeom>
                          <a:noFill/>
                          <a:ln w="5258">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98" name="Picture 58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9384" y="-1646"/>
                            <a:ext cx="2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99" name="Line 581"/>
                        <wps:cNvCnPr>
                          <a:cxnSpLocks noChangeShapeType="1"/>
                        </wps:cNvCnPr>
                        <wps:spPr bwMode="auto">
                          <a:xfrm>
                            <a:off x="7335" y="-2500"/>
                            <a:ext cx="0" cy="0"/>
                          </a:xfrm>
                          <a:prstGeom prst="line">
                            <a:avLst/>
                          </a:prstGeom>
                          <a:noFill/>
                          <a:ln w="5258">
                            <a:solidFill>
                              <a:srgbClr val="000000"/>
                            </a:solidFill>
                            <a:round/>
                            <a:headEnd/>
                            <a:tailEnd/>
                          </a:ln>
                          <a:extLst>
                            <a:ext uri="{909E8E84-426E-40DD-AFC4-6F175D3DCCD1}">
                              <a14:hiddenFill xmlns:a14="http://schemas.microsoft.com/office/drawing/2010/main">
                                <a:noFill/>
                              </a14:hiddenFill>
                            </a:ext>
                          </a:extLst>
                        </wps:spPr>
                        <wps:bodyPr/>
                      </wps:wsp>
                      <wps:wsp>
                        <wps:cNvPr id="600" name="AutoShape 580"/>
                        <wps:cNvSpPr>
                          <a:spLocks/>
                        </wps:cNvSpPr>
                        <wps:spPr bwMode="auto">
                          <a:xfrm>
                            <a:off x="6977" y="-2602"/>
                            <a:ext cx="197" cy="232"/>
                          </a:xfrm>
                          <a:custGeom>
                            <a:avLst/>
                            <a:gdLst>
                              <a:gd name="T0" fmla="+- 0 7012 6977"/>
                              <a:gd name="T1" fmla="*/ T0 w 197"/>
                              <a:gd name="T2" fmla="+- 0 -2411 -2602"/>
                              <a:gd name="T3" fmla="*/ -2411 h 232"/>
                              <a:gd name="T4" fmla="+- 0 7004 6977"/>
                              <a:gd name="T5" fmla="*/ T4 w 197"/>
                              <a:gd name="T6" fmla="+- 0 -2377 -2602"/>
                              <a:gd name="T7" fmla="*/ -2377 h 232"/>
                              <a:gd name="T8" fmla="+- 0 6985 6977"/>
                              <a:gd name="T9" fmla="*/ T8 w 197"/>
                              <a:gd name="T10" fmla="+- 0 -2402 -2602"/>
                              <a:gd name="T11" fmla="*/ -2402 h 232"/>
                              <a:gd name="T12" fmla="+- 0 7012 6977"/>
                              <a:gd name="T13" fmla="*/ T12 w 197"/>
                              <a:gd name="T14" fmla="+- 0 -2405 -2602"/>
                              <a:gd name="T15" fmla="*/ -2405 h 232"/>
                              <a:gd name="T16" fmla="+- 0 7011 6977"/>
                              <a:gd name="T17" fmla="*/ T16 w 197"/>
                              <a:gd name="T18" fmla="+- 0 -2412 -2602"/>
                              <a:gd name="T19" fmla="*/ -2412 h 232"/>
                              <a:gd name="T20" fmla="+- 0 6977 6977"/>
                              <a:gd name="T21" fmla="*/ T20 w 197"/>
                              <a:gd name="T22" fmla="+- 0 -2405 -2602"/>
                              <a:gd name="T23" fmla="*/ -2405 h 232"/>
                              <a:gd name="T24" fmla="+- 0 7007 6977"/>
                              <a:gd name="T25" fmla="*/ T24 w 197"/>
                              <a:gd name="T26" fmla="+- 0 -2371 -2602"/>
                              <a:gd name="T27" fmla="*/ -2371 h 232"/>
                              <a:gd name="T28" fmla="+- 0 7012 6977"/>
                              <a:gd name="T29" fmla="*/ T28 w 197"/>
                              <a:gd name="T30" fmla="+- 0 -2380 -2602"/>
                              <a:gd name="T31" fmla="*/ -2380 h 232"/>
                              <a:gd name="T32" fmla="+- 0 7019 6977"/>
                              <a:gd name="T33" fmla="*/ T32 w 197"/>
                              <a:gd name="T34" fmla="+- 0 -2380 -2602"/>
                              <a:gd name="T35" fmla="*/ -2380 h 232"/>
                              <a:gd name="T36" fmla="+- 0 7039 6977"/>
                              <a:gd name="T37" fmla="*/ T36 w 197"/>
                              <a:gd name="T38" fmla="+- 0 -2583 -2602"/>
                              <a:gd name="T39" fmla="*/ -2583 h 232"/>
                              <a:gd name="T40" fmla="+- 0 7020 6977"/>
                              <a:gd name="T41" fmla="*/ T40 w 197"/>
                              <a:gd name="T42" fmla="+- 0 -2594 -2602"/>
                              <a:gd name="T43" fmla="*/ -2594 h 232"/>
                              <a:gd name="T44" fmla="+- 0 7013 6977"/>
                              <a:gd name="T45" fmla="*/ T44 w 197"/>
                              <a:gd name="T46" fmla="+- 0 -2577 -2602"/>
                              <a:gd name="T47" fmla="*/ -2577 h 232"/>
                              <a:gd name="T48" fmla="+- 0 7037 6977"/>
                              <a:gd name="T49" fmla="*/ T48 w 197"/>
                              <a:gd name="T50" fmla="+- 0 -2537 -2602"/>
                              <a:gd name="T51" fmla="*/ -2537 h 232"/>
                              <a:gd name="T52" fmla="+- 0 7039 6977"/>
                              <a:gd name="T53" fmla="*/ T52 w 197"/>
                              <a:gd name="T54" fmla="+- 0 -2544 -2602"/>
                              <a:gd name="T55" fmla="*/ -2544 h 232"/>
                              <a:gd name="T56" fmla="+- 0 7028 6977"/>
                              <a:gd name="T57" fmla="*/ T56 w 197"/>
                              <a:gd name="T58" fmla="+- 0 -2547 -2602"/>
                              <a:gd name="T59" fmla="*/ -2547 h 232"/>
                              <a:gd name="T60" fmla="+- 0 7039 6977"/>
                              <a:gd name="T61" fmla="*/ T60 w 197"/>
                              <a:gd name="T62" fmla="+- 0 -2583 -2602"/>
                              <a:gd name="T63" fmla="*/ -2583 h 232"/>
                              <a:gd name="T64" fmla="+- 0 7068 6977"/>
                              <a:gd name="T65" fmla="*/ T64 w 197"/>
                              <a:gd name="T66" fmla="+- 0 -2414 -2602"/>
                              <a:gd name="T67" fmla="*/ -2414 h 232"/>
                              <a:gd name="T68" fmla="+- 0 7060 6977"/>
                              <a:gd name="T69" fmla="*/ T68 w 197"/>
                              <a:gd name="T70" fmla="+- 0 -2377 -2602"/>
                              <a:gd name="T71" fmla="*/ -2377 h 232"/>
                              <a:gd name="T72" fmla="+- 0 7038 6977"/>
                              <a:gd name="T73" fmla="*/ T72 w 197"/>
                              <a:gd name="T74" fmla="+- 0 -2403 -2602"/>
                              <a:gd name="T75" fmla="*/ -2403 h 232"/>
                              <a:gd name="T76" fmla="+- 0 7068 6977"/>
                              <a:gd name="T77" fmla="*/ T76 w 197"/>
                              <a:gd name="T78" fmla="+- 0 -2403 -2602"/>
                              <a:gd name="T79" fmla="*/ -2403 h 232"/>
                              <a:gd name="T80" fmla="+- 0 7043 6977"/>
                              <a:gd name="T81" fmla="*/ T80 w 197"/>
                              <a:gd name="T82" fmla="+- 0 -2418 -2602"/>
                              <a:gd name="T83" fmla="*/ -2418 h 232"/>
                              <a:gd name="T84" fmla="+- 0 7043 6977"/>
                              <a:gd name="T85" fmla="*/ T84 w 197"/>
                              <a:gd name="T86" fmla="+- 0 -2371 -2602"/>
                              <a:gd name="T87" fmla="*/ -2371 h 232"/>
                              <a:gd name="T88" fmla="+- 0 7075 6977"/>
                              <a:gd name="T89" fmla="*/ T88 w 197"/>
                              <a:gd name="T90" fmla="+- 0 -2384 -2602"/>
                              <a:gd name="T91" fmla="*/ -2384 h 232"/>
                              <a:gd name="T92" fmla="+- 0 7071 6977"/>
                              <a:gd name="T93" fmla="*/ T92 w 197"/>
                              <a:gd name="T94" fmla="+- 0 -2544 -2602"/>
                              <a:gd name="T95" fmla="*/ -2544 h 232"/>
                              <a:gd name="T96" fmla="+- 0 7049 6977"/>
                              <a:gd name="T97" fmla="*/ T96 w 197"/>
                              <a:gd name="T98" fmla="+- 0 -2596 -2602"/>
                              <a:gd name="T99" fmla="*/ -2596 h 232"/>
                              <a:gd name="T100" fmla="+- 0 7063 6977"/>
                              <a:gd name="T101" fmla="*/ T100 w 197"/>
                              <a:gd name="T102" fmla="+- 0 -2544 -2602"/>
                              <a:gd name="T103" fmla="*/ -2544 h 232"/>
                              <a:gd name="T104" fmla="+- 0 7085 6977"/>
                              <a:gd name="T105" fmla="*/ T104 w 197"/>
                              <a:gd name="T106" fmla="+- 0 -2538 -2602"/>
                              <a:gd name="T107" fmla="*/ -2538 h 232"/>
                              <a:gd name="T108" fmla="+- 0 7121 6977"/>
                              <a:gd name="T109" fmla="*/ T108 w 197"/>
                              <a:gd name="T110" fmla="+- 0 -2412 -2602"/>
                              <a:gd name="T111" fmla="*/ -2412 h 232"/>
                              <a:gd name="T112" fmla="+- 0 7094 6977"/>
                              <a:gd name="T113" fmla="*/ T112 w 197"/>
                              <a:gd name="T114" fmla="+- 0 -2410 -2602"/>
                              <a:gd name="T115" fmla="*/ -2410 h 232"/>
                              <a:gd name="T116" fmla="+- 0 7087 6977"/>
                              <a:gd name="T117" fmla="*/ T116 w 197"/>
                              <a:gd name="T118" fmla="+- 0 -2417 -2602"/>
                              <a:gd name="T119" fmla="*/ -2417 h 232"/>
                              <a:gd name="T120" fmla="+- 0 7094 6977"/>
                              <a:gd name="T121" fmla="*/ T120 w 197"/>
                              <a:gd name="T122" fmla="+- 0 -2404 -2602"/>
                              <a:gd name="T123" fmla="*/ -2404 h 232"/>
                              <a:gd name="T124" fmla="+- 0 7117 6977"/>
                              <a:gd name="T125" fmla="*/ T124 w 197"/>
                              <a:gd name="T126" fmla="+- 0 -2412 -2602"/>
                              <a:gd name="T127" fmla="*/ -2412 h 232"/>
                              <a:gd name="T128" fmla="+- 0 7124 6977"/>
                              <a:gd name="T129" fmla="*/ T128 w 197"/>
                              <a:gd name="T130" fmla="+- 0 -2409 -2602"/>
                              <a:gd name="T131" fmla="*/ -2409 h 232"/>
                              <a:gd name="T132" fmla="+- 0 7127 6977"/>
                              <a:gd name="T133" fmla="*/ T132 w 197"/>
                              <a:gd name="T134" fmla="+- 0 -2598 -2602"/>
                              <a:gd name="T135" fmla="*/ -2598 h 232"/>
                              <a:gd name="T136" fmla="+- 0 7120 6977"/>
                              <a:gd name="T137" fmla="*/ T136 w 197"/>
                              <a:gd name="T138" fmla="+- 0 -2568 -2602"/>
                              <a:gd name="T139" fmla="*/ -2568 h 232"/>
                              <a:gd name="T140" fmla="+- 0 7102 6977"/>
                              <a:gd name="T141" fmla="*/ T140 w 197"/>
                              <a:gd name="T142" fmla="+- 0 -2588 -2602"/>
                              <a:gd name="T143" fmla="*/ -2588 h 232"/>
                              <a:gd name="T144" fmla="+- 0 7127 6977"/>
                              <a:gd name="T145" fmla="*/ T144 w 197"/>
                              <a:gd name="T146" fmla="+- 0 -2587 -2602"/>
                              <a:gd name="T147" fmla="*/ -2587 h 232"/>
                              <a:gd name="T148" fmla="+- 0 7106 6977"/>
                              <a:gd name="T149" fmla="*/ T148 w 197"/>
                              <a:gd name="T150" fmla="+- 0 -2602 -2602"/>
                              <a:gd name="T151" fmla="*/ -2602 h 232"/>
                              <a:gd name="T152" fmla="+- 0 7105 6977"/>
                              <a:gd name="T153" fmla="*/ T152 w 197"/>
                              <a:gd name="T154" fmla="+- 0 -2561 -2602"/>
                              <a:gd name="T155" fmla="*/ -2561 h 232"/>
                              <a:gd name="T156" fmla="+- 0 7127 6977"/>
                              <a:gd name="T157" fmla="*/ T156 w 197"/>
                              <a:gd name="T158" fmla="+- 0 -2569 -2602"/>
                              <a:gd name="T159" fmla="*/ -2569 h 232"/>
                              <a:gd name="T160" fmla="+- 0 7118 6977"/>
                              <a:gd name="T161" fmla="*/ T160 w 197"/>
                              <a:gd name="T162" fmla="+- 0 -2543 -2602"/>
                              <a:gd name="T163" fmla="*/ -2543 h 232"/>
                              <a:gd name="T164" fmla="+- 0 7098 6977"/>
                              <a:gd name="T165" fmla="*/ T164 w 197"/>
                              <a:gd name="T166" fmla="+- 0 -2539 -2602"/>
                              <a:gd name="T167" fmla="*/ -2539 h 232"/>
                              <a:gd name="T168" fmla="+- 0 7125 6977"/>
                              <a:gd name="T169" fmla="*/ T168 w 197"/>
                              <a:gd name="T170" fmla="+- 0 -2543 -2602"/>
                              <a:gd name="T171" fmla="*/ -2543 h 232"/>
                              <a:gd name="T172" fmla="+- 0 7134 6977"/>
                              <a:gd name="T173" fmla="*/ T172 w 197"/>
                              <a:gd name="T174" fmla="+- 0 -2587 -2602"/>
                              <a:gd name="T175" fmla="*/ -2587 h 232"/>
                              <a:gd name="T176" fmla="+- 0 7167 6977"/>
                              <a:gd name="T177" fmla="*/ T176 w 197"/>
                              <a:gd name="T178" fmla="+- 0 -2416 -2602"/>
                              <a:gd name="T179" fmla="*/ -2416 h 232"/>
                              <a:gd name="T180" fmla="+- 0 7143 6977"/>
                              <a:gd name="T181" fmla="*/ T180 w 197"/>
                              <a:gd name="T182" fmla="+- 0 -2405 -2602"/>
                              <a:gd name="T183" fmla="*/ -2405 h 232"/>
                              <a:gd name="T184" fmla="+- 0 7167 6977"/>
                              <a:gd name="T185" fmla="*/ T184 w 197"/>
                              <a:gd name="T186" fmla="+- 0 -2405 -2602"/>
                              <a:gd name="T187" fmla="*/ -2405 h 232"/>
                              <a:gd name="T188" fmla="+- 0 7164 6977"/>
                              <a:gd name="T189" fmla="*/ T188 w 197"/>
                              <a:gd name="T190" fmla="+- 0 -2418 -2602"/>
                              <a:gd name="T191" fmla="*/ -2418 h 232"/>
                              <a:gd name="T192" fmla="+- 0 7135 6977"/>
                              <a:gd name="T193" fmla="*/ T192 w 197"/>
                              <a:gd name="T194" fmla="+- 0 -2383 -2602"/>
                              <a:gd name="T195" fmla="*/ -2383 h 232"/>
                              <a:gd name="T196" fmla="+- 0 7171 6977"/>
                              <a:gd name="T197" fmla="*/ T196 w 197"/>
                              <a:gd name="T198" fmla="+- 0 -2375 -2602"/>
                              <a:gd name="T199" fmla="*/ -2375 h 232"/>
                              <a:gd name="T200" fmla="+- 0 7165 6977"/>
                              <a:gd name="T201" fmla="*/ T200 w 197"/>
                              <a:gd name="T202" fmla="+- 0 -2377 -2602"/>
                              <a:gd name="T203" fmla="*/ -2377 h 232"/>
                              <a:gd name="T204" fmla="+- 0 7142 6977"/>
                              <a:gd name="T205" fmla="*/ T204 w 197"/>
                              <a:gd name="T206" fmla="+- 0 -2393 -2602"/>
                              <a:gd name="T207" fmla="*/ -2393 h 232"/>
                              <a:gd name="T208" fmla="+- 0 7174 6977"/>
                              <a:gd name="T209" fmla="*/ T208 w 197"/>
                              <a:gd name="T210" fmla="+- 0 -2407 -2602"/>
                              <a:gd name="T211" fmla="*/ -2407 h 2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197" h="232">
                                <a:moveTo>
                                  <a:pt x="42" y="163"/>
                                </a:moveTo>
                                <a:lnTo>
                                  <a:pt x="35" y="163"/>
                                </a:lnTo>
                                <a:lnTo>
                                  <a:pt x="35" y="191"/>
                                </a:lnTo>
                                <a:lnTo>
                                  <a:pt x="35" y="197"/>
                                </a:lnTo>
                                <a:lnTo>
                                  <a:pt x="35" y="216"/>
                                </a:lnTo>
                                <a:lnTo>
                                  <a:pt x="27" y="225"/>
                                </a:lnTo>
                                <a:lnTo>
                                  <a:pt x="15" y="225"/>
                                </a:lnTo>
                                <a:lnTo>
                                  <a:pt x="8" y="216"/>
                                </a:lnTo>
                                <a:lnTo>
                                  <a:pt x="8" y="200"/>
                                </a:lnTo>
                                <a:lnTo>
                                  <a:pt x="15" y="190"/>
                                </a:lnTo>
                                <a:lnTo>
                                  <a:pt x="28" y="190"/>
                                </a:lnTo>
                                <a:lnTo>
                                  <a:pt x="35" y="197"/>
                                </a:lnTo>
                                <a:lnTo>
                                  <a:pt x="35" y="191"/>
                                </a:lnTo>
                                <a:lnTo>
                                  <a:pt x="34" y="190"/>
                                </a:lnTo>
                                <a:lnTo>
                                  <a:pt x="30" y="184"/>
                                </a:lnTo>
                                <a:lnTo>
                                  <a:pt x="12" y="184"/>
                                </a:lnTo>
                                <a:lnTo>
                                  <a:pt x="0" y="197"/>
                                </a:lnTo>
                                <a:lnTo>
                                  <a:pt x="0" y="219"/>
                                </a:lnTo>
                                <a:lnTo>
                                  <a:pt x="11" y="231"/>
                                </a:lnTo>
                                <a:lnTo>
                                  <a:pt x="30" y="231"/>
                                </a:lnTo>
                                <a:lnTo>
                                  <a:pt x="33" y="225"/>
                                </a:lnTo>
                                <a:lnTo>
                                  <a:pt x="35" y="222"/>
                                </a:lnTo>
                                <a:lnTo>
                                  <a:pt x="35" y="230"/>
                                </a:lnTo>
                                <a:lnTo>
                                  <a:pt x="42" y="230"/>
                                </a:lnTo>
                                <a:lnTo>
                                  <a:pt x="42" y="222"/>
                                </a:lnTo>
                                <a:lnTo>
                                  <a:pt x="42" y="191"/>
                                </a:lnTo>
                                <a:lnTo>
                                  <a:pt x="42" y="163"/>
                                </a:lnTo>
                                <a:moveTo>
                                  <a:pt x="62" y="19"/>
                                </a:moveTo>
                                <a:lnTo>
                                  <a:pt x="51" y="19"/>
                                </a:lnTo>
                                <a:lnTo>
                                  <a:pt x="51" y="6"/>
                                </a:lnTo>
                                <a:lnTo>
                                  <a:pt x="43" y="8"/>
                                </a:lnTo>
                                <a:lnTo>
                                  <a:pt x="43" y="19"/>
                                </a:lnTo>
                                <a:lnTo>
                                  <a:pt x="36" y="19"/>
                                </a:lnTo>
                                <a:lnTo>
                                  <a:pt x="36" y="25"/>
                                </a:lnTo>
                                <a:lnTo>
                                  <a:pt x="43" y="25"/>
                                </a:lnTo>
                                <a:lnTo>
                                  <a:pt x="43" y="65"/>
                                </a:lnTo>
                                <a:lnTo>
                                  <a:pt x="60" y="65"/>
                                </a:lnTo>
                                <a:lnTo>
                                  <a:pt x="62" y="64"/>
                                </a:lnTo>
                                <a:lnTo>
                                  <a:pt x="62" y="59"/>
                                </a:lnTo>
                                <a:lnTo>
                                  <a:pt x="62" y="58"/>
                                </a:lnTo>
                                <a:lnTo>
                                  <a:pt x="60" y="59"/>
                                </a:lnTo>
                                <a:lnTo>
                                  <a:pt x="54" y="59"/>
                                </a:lnTo>
                                <a:lnTo>
                                  <a:pt x="51" y="55"/>
                                </a:lnTo>
                                <a:lnTo>
                                  <a:pt x="51" y="25"/>
                                </a:lnTo>
                                <a:lnTo>
                                  <a:pt x="62" y="25"/>
                                </a:lnTo>
                                <a:lnTo>
                                  <a:pt x="62" y="19"/>
                                </a:lnTo>
                                <a:moveTo>
                                  <a:pt x="98" y="196"/>
                                </a:moveTo>
                                <a:lnTo>
                                  <a:pt x="92" y="190"/>
                                </a:lnTo>
                                <a:lnTo>
                                  <a:pt x="91" y="188"/>
                                </a:lnTo>
                                <a:lnTo>
                                  <a:pt x="91" y="199"/>
                                </a:lnTo>
                                <a:lnTo>
                                  <a:pt x="91" y="216"/>
                                </a:lnTo>
                                <a:lnTo>
                                  <a:pt x="83" y="225"/>
                                </a:lnTo>
                                <a:lnTo>
                                  <a:pt x="69" y="225"/>
                                </a:lnTo>
                                <a:lnTo>
                                  <a:pt x="61" y="216"/>
                                </a:lnTo>
                                <a:lnTo>
                                  <a:pt x="61" y="199"/>
                                </a:lnTo>
                                <a:lnTo>
                                  <a:pt x="69" y="190"/>
                                </a:lnTo>
                                <a:lnTo>
                                  <a:pt x="83" y="190"/>
                                </a:lnTo>
                                <a:lnTo>
                                  <a:pt x="91" y="199"/>
                                </a:lnTo>
                                <a:lnTo>
                                  <a:pt x="91" y="188"/>
                                </a:lnTo>
                                <a:lnTo>
                                  <a:pt x="87" y="184"/>
                                </a:lnTo>
                                <a:lnTo>
                                  <a:pt x="66" y="184"/>
                                </a:lnTo>
                                <a:lnTo>
                                  <a:pt x="54" y="197"/>
                                </a:lnTo>
                                <a:lnTo>
                                  <a:pt x="54" y="218"/>
                                </a:lnTo>
                                <a:lnTo>
                                  <a:pt x="66" y="231"/>
                                </a:lnTo>
                                <a:lnTo>
                                  <a:pt x="86" y="231"/>
                                </a:lnTo>
                                <a:lnTo>
                                  <a:pt x="92" y="225"/>
                                </a:lnTo>
                                <a:lnTo>
                                  <a:pt x="98" y="218"/>
                                </a:lnTo>
                                <a:lnTo>
                                  <a:pt x="98" y="196"/>
                                </a:lnTo>
                                <a:moveTo>
                                  <a:pt x="108" y="58"/>
                                </a:moveTo>
                                <a:lnTo>
                                  <a:pt x="94" y="58"/>
                                </a:lnTo>
                                <a:lnTo>
                                  <a:pt x="94" y="9"/>
                                </a:lnTo>
                                <a:lnTo>
                                  <a:pt x="94" y="0"/>
                                </a:lnTo>
                                <a:lnTo>
                                  <a:pt x="72" y="6"/>
                                </a:lnTo>
                                <a:lnTo>
                                  <a:pt x="72" y="13"/>
                                </a:lnTo>
                                <a:lnTo>
                                  <a:pt x="86" y="9"/>
                                </a:lnTo>
                                <a:lnTo>
                                  <a:pt x="86" y="58"/>
                                </a:lnTo>
                                <a:lnTo>
                                  <a:pt x="72" y="58"/>
                                </a:lnTo>
                                <a:lnTo>
                                  <a:pt x="72" y="64"/>
                                </a:lnTo>
                                <a:lnTo>
                                  <a:pt x="108" y="64"/>
                                </a:lnTo>
                                <a:lnTo>
                                  <a:pt x="108" y="58"/>
                                </a:lnTo>
                                <a:moveTo>
                                  <a:pt x="147" y="193"/>
                                </a:moveTo>
                                <a:lnTo>
                                  <a:pt x="144" y="190"/>
                                </a:lnTo>
                                <a:lnTo>
                                  <a:pt x="139" y="184"/>
                                </a:lnTo>
                                <a:lnTo>
                                  <a:pt x="122" y="184"/>
                                </a:lnTo>
                                <a:lnTo>
                                  <a:pt x="117" y="192"/>
                                </a:lnTo>
                                <a:lnTo>
                                  <a:pt x="117" y="185"/>
                                </a:lnTo>
                                <a:lnTo>
                                  <a:pt x="110" y="185"/>
                                </a:lnTo>
                                <a:lnTo>
                                  <a:pt x="110" y="230"/>
                                </a:lnTo>
                                <a:lnTo>
                                  <a:pt x="117" y="230"/>
                                </a:lnTo>
                                <a:lnTo>
                                  <a:pt x="117" y="198"/>
                                </a:lnTo>
                                <a:lnTo>
                                  <a:pt x="122" y="192"/>
                                </a:lnTo>
                                <a:lnTo>
                                  <a:pt x="124" y="190"/>
                                </a:lnTo>
                                <a:lnTo>
                                  <a:pt x="140" y="190"/>
                                </a:lnTo>
                                <a:lnTo>
                                  <a:pt x="140" y="230"/>
                                </a:lnTo>
                                <a:lnTo>
                                  <a:pt x="147" y="230"/>
                                </a:lnTo>
                                <a:lnTo>
                                  <a:pt x="147" y="193"/>
                                </a:lnTo>
                                <a:moveTo>
                                  <a:pt x="157" y="15"/>
                                </a:moveTo>
                                <a:lnTo>
                                  <a:pt x="151" y="6"/>
                                </a:lnTo>
                                <a:lnTo>
                                  <a:pt x="150" y="4"/>
                                </a:lnTo>
                                <a:lnTo>
                                  <a:pt x="150" y="15"/>
                                </a:lnTo>
                                <a:lnTo>
                                  <a:pt x="150" y="27"/>
                                </a:lnTo>
                                <a:lnTo>
                                  <a:pt x="143" y="34"/>
                                </a:lnTo>
                                <a:lnTo>
                                  <a:pt x="132" y="34"/>
                                </a:lnTo>
                                <a:lnTo>
                                  <a:pt x="125" y="27"/>
                                </a:lnTo>
                                <a:lnTo>
                                  <a:pt x="125" y="14"/>
                                </a:lnTo>
                                <a:lnTo>
                                  <a:pt x="132" y="6"/>
                                </a:lnTo>
                                <a:lnTo>
                                  <a:pt x="143" y="6"/>
                                </a:lnTo>
                                <a:lnTo>
                                  <a:pt x="150" y="15"/>
                                </a:lnTo>
                                <a:lnTo>
                                  <a:pt x="150" y="4"/>
                                </a:lnTo>
                                <a:lnTo>
                                  <a:pt x="147" y="0"/>
                                </a:lnTo>
                                <a:lnTo>
                                  <a:pt x="129" y="0"/>
                                </a:lnTo>
                                <a:lnTo>
                                  <a:pt x="117" y="12"/>
                                </a:lnTo>
                                <a:lnTo>
                                  <a:pt x="117" y="30"/>
                                </a:lnTo>
                                <a:lnTo>
                                  <a:pt x="128" y="41"/>
                                </a:lnTo>
                                <a:lnTo>
                                  <a:pt x="146" y="41"/>
                                </a:lnTo>
                                <a:lnTo>
                                  <a:pt x="149" y="34"/>
                                </a:lnTo>
                                <a:lnTo>
                                  <a:pt x="150" y="33"/>
                                </a:lnTo>
                                <a:lnTo>
                                  <a:pt x="150" y="45"/>
                                </a:lnTo>
                                <a:lnTo>
                                  <a:pt x="141" y="59"/>
                                </a:lnTo>
                                <a:lnTo>
                                  <a:pt x="126" y="59"/>
                                </a:lnTo>
                                <a:lnTo>
                                  <a:pt x="121" y="56"/>
                                </a:lnTo>
                                <a:lnTo>
                                  <a:pt x="121" y="63"/>
                                </a:lnTo>
                                <a:lnTo>
                                  <a:pt x="125" y="65"/>
                                </a:lnTo>
                                <a:lnTo>
                                  <a:pt x="144" y="65"/>
                                </a:lnTo>
                                <a:lnTo>
                                  <a:pt x="148" y="59"/>
                                </a:lnTo>
                                <a:lnTo>
                                  <a:pt x="157" y="46"/>
                                </a:lnTo>
                                <a:lnTo>
                                  <a:pt x="157" y="33"/>
                                </a:lnTo>
                                <a:lnTo>
                                  <a:pt x="157" y="15"/>
                                </a:lnTo>
                                <a:moveTo>
                                  <a:pt x="197" y="195"/>
                                </a:moveTo>
                                <a:lnTo>
                                  <a:pt x="193" y="190"/>
                                </a:lnTo>
                                <a:lnTo>
                                  <a:pt x="190" y="186"/>
                                </a:lnTo>
                                <a:lnTo>
                                  <a:pt x="190" y="203"/>
                                </a:lnTo>
                                <a:lnTo>
                                  <a:pt x="165" y="203"/>
                                </a:lnTo>
                                <a:lnTo>
                                  <a:pt x="166" y="197"/>
                                </a:lnTo>
                                <a:lnTo>
                                  <a:pt x="173" y="190"/>
                                </a:lnTo>
                                <a:lnTo>
                                  <a:pt x="184" y="190"/>
                                </a:lnTo>
                                <a:lnTo>
                                  <a:pt x="190" y="197"/>
                                </a:lnTo>
                                <a:lnTo>
                                  <a:pt x="190" y="203"/>
                                </a:lnTo>
                                <a:lnTo>
                                  <a:pt x="190" y="186"/>
                                </a:lnTo>
                                <a:lnTo>
                                  <a:pt x="187" y="184"/>
                                </a:lnTo>
                                <a:lnTo>
                                  <a:pt x="170" y="184"/>
                                </a:lnTo>
                                <a:lnTo>
                                  <a:pt x="158" y="197"/>
                                </a:lnTo>
                                <a:lnTo>
                                  <a:pt x="158" y="219"/>
                                </a:lnTo>
                                <a:lnTo>
                                  <a:pt x="169" y="231"/>
                                </a:lnTo>
                                <a:lnTo>
                                  <a:pt x="188" y="231"/>
                                </a:lnTo>
                                <a:lnTo>
                                  <a:pt x="194" y="227"/>
                                </a:lnTo>
                                <a:lnTo>
                                  <a:pt x="194" y="225"/>
                                </a:lnTo>
                                <a:lnTo>
                                  <a:pt x="194" y="220"/>
                                </a:lnTo>
                                <a:lnTo>
                                  <a:pt x="188" y="225"/>
                                </a:lnTo>
                                <a:lnTo>
                                  <a:pt x="173" y="225"/>
                                </a:lnTo>
                                <a:lnTo>
                                  <a:pt x="165" y="217"/>
                                </a:lnTo>
                                <a:lnTo>
                                  <a:pt x="165" y="209"/>
                                </a:lnTo>
                                <a:lnTo>
                                  <a:pt x="197" y="209"/>
                                </a:lnTo>
                                <a:lnTo>
                                  <a:pt x="197" y="203"/>
                                </a:lnTo>
                                <a:lnTo>
                                  <a:pt x="197" y="19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1" name="AutoShape 579"/>
                        <wps:cNvSpPr>
                          <a:spLocks/>
                        </wps:cNvSpPr>
                        <wps:spPr bwMode="auto">
                          <a:xfrm>
                            <a:off x="1500" y="9849"/>
                            <a:ext cx="300" cy="200"/>
                          </a:xfrm>
                          <a:custGeom>
                            <a:avLst/>
                            <a:gdLst>
                              <a:gd name="T0" fmla="+- 0 6860 1500"/>
                              <a:gd name="T1" fmla="*/ T0 w 300"/>
                              <a:gd name="T2" fmla="+- 0 -2538 9849"/>
                              <a:gd name="T3" fmla="*/ -2538 h 200"/>
                              <a:gd name="T4" fmla="+- 0 6747 1500"/>
                              <a:gd name="T5" fmla="*/ T4 w 300"/>
                              <a:gd name="T6" fmla="+- 0 -2500 9849"/>
                              <a:gd name="T7" fmla="*/ -2500 h 200"/>
                              <a:gd name="T8" fmla="+- 0 6747 1500"/>
                              <a:gd name="T9" fmla="*/ T8 w 300"/>
                              <a:gd name="T10" fmla="+- 0 -2500 9849"/>
                              <a:gd name="T11" fmla="*/ -2500 h 200"/>
                              <a:gd name="T12" fmla="+- 0 6860 1500"/>
                              <a:gd name="T13" fmla="*/ T12 w 300"/>
                              <a:gd name="T14" fmla="+- 0 -2462 9849"/>
                              <a:gd name="T15" fmla="*/ -2462 h 200"/>
                            </a:gdLst>
                            <a:ahLst/>
                            <a:cxnLst>
                              <a:cxn ang="0">
                                <a:pos x="T1" y="T3"/>
                              </a:cxn>
                              <a:cxn ang="0">
                                <a:pos x="T5" y="T7"/>
                              </a:cxn>
                              <a:cxn ang="0">
                                <a:pos x="T9" y="T11"/>
                              </a:cxn>
                              <a:cxn ang="0">
                                <a:pos x="T13" y="T15"/>
                              </a:cxn>
                            </a:cxnLst>
                            <a:rect l="0" t="0" r="r" b="b"/>
                            <a:pathLst>
                              <a:path w="300" h="200">
                                <a:moveTo>
                                  <a:pt x="5360" y="-12387"/>
                                </a:moveTo>
                                <a:lnTo>
                                  <a:pt x="5247" y="-12349"/>
                                </a:lnTo>
                                <a:moveTo>
                                  <a:pt x="5247" y="-12349"/>
                                </a:moveTo>
                                <a:lnTo>
                                  <a:pt x="5360" y="-12311"/>
                                </a:lnTo>
                              </a:path>
                            </a:pathLst>
                          </a:custGeom>
                          <a:noFill/>
                          <a:ln w="52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02" name="Picture 57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6425" y="-2474"/>
                            <a:ext cx="2284" cy="20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03" name="Line 577"/>
                        <wps:cNvCnPr>
                          <a:cxnSpLocks noChangeShapeType="1"/>
                        </wps:cNvCnPr>
                        <wps:spPr bwMode="auto">
                          <a:xfrm>
                            <a:off x="6740" y="-2711"/>
                            <a:ext cx="595" cy="0"/>
                          </a:xfrm>
                          <a:prstGeom prst="line">
                            <a:avLst/>
                          </a:prstGeom>
                          <a:noFill/>
                          <a:ln w="5258">
                            <a:solidFill>
                              <a:srgbClr val="000000"/>
                            </a:solidFill>
                            <a:round/>
                            <a:headEnd/>
                            <a:tailEnd/>
                          </a:ln>
                          <a:extLst>
                            <a:ext uri="{909E8E84-426E-40DD-AFC4-6F175D3DCCD1}">
                              <a14:hiddenFill xmlns:a14="http://schemas.microsoft.com/office/drawing/2010/main">
                                <a:noFill/>
                              </a14:hiddenFill>
                            </a:ext>
                          </a:extLst>
                        </wps:spPr>
                        <wps:bodyPr/>
                      </wps:wsp>
                      <wps:wsp>
                        <wps:cNvPr id="604" name="AutoShape 576"/>
                        <wps:cNvSpPr>
                          <a:spLocks/>
                        </wps:cNvSpPr>
                        <wps:spPr bwMode="auto">
                          <a:xfrm>
                            <a:off x="7013" y="-2798"/>
                            <a:ext cx="73" cy="66"/>
                          </a:xfrm>
                          <a:custGeom>
                            <a:avLst/>
                            <a:gdLst>
                              <a:gd name="T0" fmla="+- 0 7028 7013"/>
                              <a:gd name="T1" fmla="*/ T0 w 73"/>
                              <a:gd name="T2" fmla="+- 0 -2779 -2798"/>
                              <a:gd name="T3" fmla="*/ -2779 h 66"/>
                              <a:gd name="T4" fmla="+- 0 7020 7013"/>
                              <a:gd name="T5" fmla="*/ T4 w 73"/>
                              <a:gd name="T6" fmla="+- 0 -2779 -2798"/>
                              <a:gd name="T7" fmla="*/ -2779 h 66"/>
                              <a:gd name="T8" fmla="+- 0 7020 7013"/>
                              <a:gd name="T9" fmla="*/ T8 w 73"/>
                              <a:gd name="T10" fmla="+- 0 -2790 -2798"/>
                              <a:gd name="T11" fmla="*/ -2790 h 66"/>
                              <a:gd name="T12" fmla="+- 0 7028 7013"/>
                              <a:gd name="T13" fmla="*/ T12 w 73"/>
                              <a:gd name="T14" fmla="+- 0 -2792 -2798"/>
                              <a:gd name="T15" fmla="*/ -2792 h 66"/>
                              <a:gd name="T16" fmla="+- 0 7028 7013"/>
                              <a:gd name="T17" fmla="*/ T16 w 73"/>
                              <a:gd name="T18" fmla="+- 0 -2779 -2798"/>
                              <a:gd name="T19" fmla="*/ -2779 h 66"/>
                              <a:gd name="T20" fmla="+- 0 7039 7013"/>
                              <a:gd name="T21" fmla="*/ T20 w 73"/>
                              <a:gd name="T22" fmla="+- 0 -2772 -2798"/>
                              <a:gd name="T23" fmla="*/ -2772 h 66"/>
                              <a:gd name="T24" fmla="+- 0 7013 7013"/>
                              <a:gd name="T25" fmla="*/ T24 w 73"/>
                              <a:gd name="T26" fmla="+- 0 -2772 -2798"/>
                              <a:gd name="T27" fmla="*/ -2772 h 66"/>
                              <a:gd name="T28" fmla="+- 0 7013 7013"/>
                              <a:gd name="T29" fmla="*/ T28 w 73"/>
                              <a:gd name="T30" fmla="+- 0 -2779 -2798"/>
                              <a:gd name="T31" fmla="*/ -2779 h 66"/>
                              <a:gd name="T32" fmla="+- 0 7039 7013"/>
                              <a:gd name="T33" fmla="*/ T32 w 73"/>
                              <a:gd name="T34" fmla="+- 0 -2779 -2798"/>
                              <a:gd name="T35" fmla="*/ -2779 h 66"/>
                              <a:gd name="T36" fmla="+- 0 7039 7013"/>
                              <a:gd name="T37" fmla="*/ T36 w 73"/>
                              <a:gd name="T38" fmla="+- 0 -2772 -2798"/>
                              <a:gd name="T39" fmla="*/ -2772 h 66"/>
                              <a:gd name="T40" fmla="+- 0 7037 7013"/>
                              <a:gd name="T41" fmla="*/ T40 w 73"/>
                              <a:gd name="T42" fmla="+- 0 -2732 -2798"/>
                              <a:gd name="T43" fmla="*/ -2732 h 66"/>
                              <a:gd name="T44" fmla="+- 0 7020 7013"/>
                              <a:gd name="T45" fmla="*/ T44 w 73"/>
                              <a:gd name="T46" fmla="+- 0 -2732 -2798"/>
                              <a:gd name="T47" fmla="*/ -2732 h 66"/>
                              <a:gd name="T48" fmla="+- 0 7020 7013"/>
                              <a:gd name="T49" fmla="*/ T48 w 73"/>
                              <a:gd name="T50" fmla="+- 0 -2772 -2798"/>
                              <a:gd name="T51" fmla="*/ -2772 h 66"/>
                              <a:gd name="T52" fmla="+- 0 7028 7013"/>
                              <a:gd name="T53" fmla="*/ T52 w 73"/>
                              <a:gd name="T54" fmla="+- 0 -2772 -2798"/>
                              <a:gd name="T55" fmla="*/ -2772 h 66"/>
                              <a:gd name="T56" fmla="+- 0 7028 7013"/>
                              <a:gd name="T57" fmla="*/ T56 w 73"/>
                              <a:gd name="T58" fmla="+- 0 -2742 -2798"/>
                              <a:gd name="T59" fmla="*/ -2742 h 66"/>
                              <a:gd name="T60" fmla="+- 0 7031 7013"/>
                              <a:gd name="T61" fmla="*/ T60 w 73"/>
                              <a:gd name="T62" fmla="+- 0 -2739 -2798"/>
                              <a:gd name="T63" fmla="*/ -2739 h 66"/>
                              <a:gd name="T64" fmla="+- 0 7039 7013"/>
                              <a:gd name="T65" fmla="*/ T64 w 73"/>
                              <a:gd name="T66" fmla="+- 0 -2739 -2798"/>
                              <a:gd name="T67" fmla="*/ -2739 h 66"/>
                              <a:gd name="T68" fmla="+- 0 7039 7013"/>
                              <a:gd name="T69" fmla="*/ T68 w 73"/>
                              <a:gd name="T70" fmla="+- 0 -2734 -2798"/>
                              <a:gd name="T71" fmla="*/ -2734 h 66"/>
                              <a:gd name="T72" fmla="+- 0 7037 7013"/>
                              <a:gd name="T73" fmla="*/ T72 w 73"/>
                              <a:gd name="T74" fmla="+- 0 -2732 -2798"/>
                              <a:gd name="T75" fmla="*/ -2732 h 66"/>
                              <a:gd name="T76" fmla="+- 0 7039 7013"/>
                              <a:gd name="T77" fmla="*/ T76 w 73"/>
                              <a:gd name="T78" fmla="+- 0 -2739 -2798"/>
                              <a:gd name="T79" fmla="*/ -2739 h 66"/>
                              <a:gd name="T80" fmla="+- 0 7037 7013"/>
                              <a:gd name="T81" fmla="*/ T80 w 73"/>
                              <a:gd name="T82" fmla="+- 0 -2739 -2798"/>
                              <a:gd name="T83" fmla="*/ -2739 h 66"/>
                              <a:gd name="T84" fmla="+- 0 7039 7013"/>
                              <a:gd name="T85" fmla="*/ T84 w 73"/>
                              <a:gd name="T86" fmla="+- 0 -2740 -2798"/>
                              <a:gd name="T87" fmla="*/ -2740 h 66"/>
                              <a:gd name="T88" fmla="+- 0 7039 7013"/>
                              <a:gd name="T89" fmla="*/ T88 w 73"/>
                              <a:gd name="T90" fmla="+- 0 -2739 -2798"/>
                              <a:gd name="T91" fmla="*/ -2739 h 66"/>
                              <a:gd name="T92" fmla="+- 0 7049 7013"/>
                              <a:gd name="T93" fmla="*/ T92 w 73"/>
                              <a:gd name="T94" fmla="+- 0 -2785 -2798"/>
                              <a:gd name="T95" fmla="*/ -2785 h 66"/>
                              <a:gd name="T96" fmla="+- 0 7049 7013"/>
                              <a:gd name="T97" fmla="*/ T96 w 73"/>
                              <a:gd name="T98" fmla="+- 0 -2791 -2798"/>
                              <a:gd name="T99" fmla="*/ -2791 h 66"/>
                              <a:gd name="T100" fmla="+- 0 7071 7013"/>
                              <a:gd name="T101" fmla="*/ T100 w 73"/>
                              <a:gd name="T102" fmla="+- 0 -2798 -2798"/>
                              <a:gd name="T103" fmla="*/ -2798 h 66"/>
                              <a:gd name="T104" fmla="+- 0 7071 7013"/>
                              <a:gd name="T105" fmla="*/ T104 w 73"/>
                              <a:gd name="T106" fmla="+- 0 -2789 -2798"/>
                              <a:gd name="T107" fmla="*/ -2789 h 66"/>
                              <a:gd name="T108" fmla="+- 0 7063 7013"/>
                              <a:gd name="T109" fmla="*/ T108 w 73"/>
                              <a:gd name="T110" fmla="+- 0 -2789 -2798"/>
                              <a:gd name="T111" fmla="*/ -2789 h 66"/>
                              <a:gd name="T112" fmla="+- 0 7049 7013"/>
                              <a:gd name="T113" fmla="*/ T112 w 73"/>
                              <a:gd name="T114" fmla="+- 0 -2785 -2798"/>
                              <a:gd name="T115" fmla="*/ -2785 h 66"/>
                              <a:gd name="T116" fmla="+- 0 7071 7013"/>
                              <a:gd name="T117" fmla="*/ T116 w 73"/>
                              <a:gd name="T118" fmla="+- 0 -2740 -2798"/>
                              <a:gd name="T119" fmla="*/ -2740 h 66"/>
                              <a:gd name="T120" fmla="+- 0 7063 7013"/>
                              <a:gd name="T121" fmla="*/ T120 w 73"/>
                              <a:gd name="T122" fmla="+- 0 -2740 -2798"/>
                              <a:gd name="T123" fmla="*/ -2740 h 66"/>
                              <a:gd name="T124" fmla="+- 0 7063 7013"/>
                              <a:gd name="T125" fmla="*/ T124 w 73"/>
                              <a:gd name="T126" fmla="+- 0 -2789 -2798"/>
                              <a:gd name="T127" fmla="*/ -2789 h 66"/>
                              <a:gd name="T128" fmla="+- 0 7071 7013"/>
                              <a:gd name="T129" fmla="*/ T128 w 73"/>
                              <a:gd name="T130" fmla="+- 0 -2789 -2798"/>
                              <a:gd name="T131" fmla="*/ -2789 h 66"/>
                              <a:gd name="T132" fmla="+- 0 7071 7013"/>
                              <a:gd name="T133" fmla="*/ T132 w 73"/>
                              <a:gd name="T134" fmla="+- 0 -2740 -2798"/>
                              <a:gd name="T135" fmla="*/ -2740 h 66"/>
                              <a:gd name="T136" fmla="+- 0 7085 7013"/>
                              <a:gd name="T137" fmla="*/ T136 w 73"/>
                              <a:gd name="T138" fmla="+- 0 -2733 -2798"/>
                              <a:gd name="T139" fmla="*/ -2733 h 66"/>
                              <a:gd name="T140" fmla="+- 0 7049 7013"/>
                              <a:gd name="T141" fmla="*/ T140 w 73"/>
                              <a:gd name="T142" fmla="+- 0 -2733 -2798"/>
                              <a:gd name="T143" fmla="*/ -2733 h 66"/>
                              <a:gd name="T144" fmla="+- 0 7049 7013"/>
                              <a:gd name="T145" fmla="*/ T144 w 73"/>
                              <a:gd name="T146" fmla="+- 0 -2740 -2798"/>
                              <a:gd name="T147" fmla="*/ -2740 h 66"/>
                              <a:gd name="T148" fmla="+- 0 7085 7013"/>
                              <a:gd name="T149" fmla="*/ T148 w 73"/>
                              <a:gd name="T150" fmla="+- 0 -2740 -2798"/>
                              <a:gd name="T151" fmla="*/ -2740 h 66"/>
                              <a:gd name="T152" fmla="+- 0 7085 7013"/>
                              <a:gd name="T153" fmla="*/ T152 w 73"/>
                              <a:gd name="T154" fmla="+- 0 -2733 -2798"/>
                              <a:gd name="T155" fmla="*/ -2733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73" h="66">
                                <a:moveTo>
                                  <a:pt x="15" y="19"/>
                                </a:moveTo>
                                <a:lnTo>
                                  <a:pt x="7" y="19"/>
                                </a:lnTo>
                                <a:lnTo>
                                  <a:pt x="7" y="8"/>
                                </a:lnTo>
                                <a:lnTo>
                                  <a:pt x="15" y="6"/>
                                </a:lnTo>
                                <a:lnTo>
                                  <a:pt x="15" y="19"/>
                                </a:lnTo>
                                <a:close/>
                                <a:moveTo>
                                  <a:pt x="26" y="26"/>
                                </a:moveTo>
                                <a:lnTo>
                                  <a:pt x="0" y="26"/>
                                </a:lnTo>
                                <a:lnTo>
                                  <a:pt x="0" y="19"/>
                                </a:lnTo>
                                <a:lnTo>
                                  <a:pt x="26" y="19"/>
                                </a:lnTo>
                                <a:lnTo>
                                  <a:pt x="26" y="26"/>
                                </a:lnTo>
                                <a:close/>
                                <a:moveTo>
                                  <a:pt x="24" y="66"/>
                                </a:moveTo>
                                <a:lnTo>
                                  <a:pt x="7" y="66"/>
                                </a:lnTo>
                                <a:lnTo>
                                  <a:pt x="7" y="26"/>
                                </a:lnTo>
                                <a:lnTo>
                                  <a:pt x="15" y="26"/>
                                </a:lnTo>
                                <a:lnTo>
                                  <a:pt x="15" y="56"/>
                                </a:lnTo>
                                <a:lnTo>
                                  <a:pt x="18" y="59"/>
                                </a:lnTo>
                                <a:lnTo>
                                  <a:pt x="26" y="59"/>
                                </a:lnTo>
                                <a:lnTo>
                                  <a:pt x="26" y="64"/>
                                </a:lnTo>
                                <a:lnTo>
                                  <a:pt x="24" y="66"/>
                                </a:lnTo>
                                <a:close/>
                                <a:moveTo>
                                  <a:pt x="26" y="59"/>
                                </a:moveTo>
                                <a:lnTo>
                                  <a:pt x="24" y="59"/>
                                </a:lnTo>
                                <a:lnTo>
                                  <a:pt x="26" y="58"/>
                                </a:lnTo>
                                <a:lnTo>
                                  <a:pt x="26" y="59"/>
                                </a:lnTo>
                                <a:close/>
                                <a:moveTo>
                                  <a:pt x="36" y="13"/>
                                </a:moveTo>
                                <a:lnTo>
                                  <a:pt x="36" y="7"/>
                                </a:lnTo>
                                <a:lnTo>
                                  <a:pt x="58" y="0"/>
                                </a:lnTo>
                                <a:lnTo>
                                  <a:pt x="58" y="9"/>
                                </a:lnTo>
                                <a:lnTo>
                                  <a:pt x="50" y="9"/>
                                </a:lnTo>
                                <a:lnTo>
                                  <a:pt x="36" y="13"/>
                                </a:lnTo>
                                <a:close/>
                                <a:moveTo>
                                  <a:pt x="58" y="58"/>
                                </a:moveTo>
                                <a:lnTo>
                                  <a:pt x="50" y="58"/>
                                </a:lnTo>
                                <a:lnTo>
                                  <a:pt x="50" y="9"/>
                                </a:lnTo>
                                <a:lnTo>
                                  <a:pt x="58" y="9"/>
                                </a:lnTo>
                                <a:lnTo>
                                  <a:pt x="58" y="58"/>
                                </a:lnTo>
                                <a:close/>
                                <a:moveTo>
                                  <a:pt x="72" y="65"/>
                                </a:moveTo>
                                <a:lnTo>
                                  <a:pt x="36" y="65"/>
                                </a:lnTo>
                                <a:lnTo>
                                  <a:pt x="36" y="58"/>
                                </a:lnTo>
                                <a:lnTo>
                                  <a:pt x="72" y="58"/>
                                </a:lnTo>
                                <a:lnTo>
                                  <a:pt x="72"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5" name="AutoShape 575"/>
                        <wps:cNvSpPr>
                          <a:spLocks/>
                        </wps:cNvSpPr>
                        <wps:spPr bwMode="auto">
                          <a:xfrm>
                            <a:off x="2760" y="10409"/>
                            <a:ext cx="300" cy="200"/>
                          </a:xfrm>
                          <a:custGeom>
                            <a:avLst/>
                            <a:gdLst>
                              <a:gd name="T0" fmla="+- 0 7222 2760"/>
                              <a:gd name="T1" fmla="*/ T0 w 300"/>
                              <a:gd name="T2" fmla="+- 0 -2673 10409"/>
                              <a:gd name="T3" fmla="*/ -2673 h 200"/>
                              <a:gd name="T4" fmla="+- 0 7335 2760"/>
                              <a:gd name="T5" fmla="*/ T4 w 300"/>
                              <a:gd name="T6" fmla="+- 0 -2711 10409"/>
                              <a:gd name="T7" fmla="*/ -2711 h 200"/>
                              <a:gd name="T8" fmla="+- 0 7335 2760"/>
                              <a:gd name="T9" fmla="*/ T8 w 300"/>
                              <a:gd name="T10" fmla="+- 0 -2711 10409"/>
                              <a:gd name="T11" fmla="*/ -2711 h 200"/>
                              <a:gd name="T12" fmla="+- 0 7222 2760"/>
                              <a:gd name="T13" fmla="*/ T12 w 300"/>
                              <a:gd name="T14" fmla="+- 0 -2748 10409"/>
                              <a:gd name="T15" fmla="*/ -2748 h 200"/>
                            </a:gdLst>
                            <a:ahLst/>
                            <a:cxnLst>
                              <a:cxn ang="0">
                                <a:pos x="T1" y="T3"/>
                              </a:cxn>
                              <a:cxn ang="0">
                                <a:pos x="T5" y="T7"/>
                              </a:cxn>
                              <a:cxn ang="0">
                                <a:pos x="T9" y="T11"/>
                              </a:cxn>
                              <a:cxn ang="0">
                                <a:pos x="T13" y="T15"/>
                              </a:cxn>
                            </a:cxnLst>
                            <a:rect l="0" t="0" r="r" b="b"/>
                            <a:pathLst>
                              <a:path w="300" h="200">
                                <a:moveTo>
                                  <a:pt x="4462" y="-13082"/>
                                </a:moveTo>
                                <a:lnTo>
                                  <a:pt x="4575" y="-13120"/>
                                </a:lnTo>
                                <a:moveTo>
                                  <a:pt x="4575" y="-13120"/>
                                </a:moveTo>
                                <a:lnTo>
                                  <a:pt x="4462" y="-13157"/>
                                </a:lnTo>
                              </a:path>
                            </a:pathLst>
                          </a:custGeom>
                          <a:noFill/>
                          <a:ln w="52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6" name="Line 574"/>
                        <wps:cNvCnPr>
                          <a:cxnSpLocks noChangeShapeType="1"/>
                        </wps:cNvCnPr>
                        <wps:spPr bwMode="auto">
                          <a:xfrm>
                            <a:off x="7335" y="-2500"/>
                            <a:ext cx="0" cy="0"/>
                          </a:xfrm>
                          <a:prstGeom prst="line">
                            <a:avLst/>
                          </a:prstGeom>
                          <a:noFill/>
                          <a:ln w="5258">
                            <a:solidFill>
                              <a:srgbClr val="000000"/>
                            </a:solidFill>
                            <a:round/>
                            <a:headEnd/>
                            <a:tailEnd/>
                          </a:ln>
                          <a:extLst>
                            <a:ext uri="{909E8E84-426E-40DD-AFC4-6F175D3DCCD1}">
                              <a14:hiddenFill xmlns:a14="http://schemas.microsoft.com/office/drawing/2010/main">
                                <a:noFill/>
                              </a14:hiddenFill>
                            </a:ext>
                          </a:extLst>
                        </wps:spPr>
                        <wps:bodyPr/>
                      </wps:wsp>
                      <wps:wsp>
                        <wps:cNvPr id="607" name="AutoShape 573"/>
                        <wps:cNvSpPr>
                          <a:spLocks/>
                        </wps:cNvSpPr>
                        <wps:spPr bwMode="auto">
                          <a:xfrm>
                            <a:off x="6977" y="-2602"/>
                            <a:ext cx="197" cy="232"/>
                          </a:xfrm>
                          <a:custGeom>
                            <a:avLst/>
                            <a:gdLst>
                              <a:gd name="T0" fmla="+- 0 7012 6977"/>
                              <a:gd name="T1" fmla="*/ T0 w 197"/>
                              <a:gd name="T2" fmla="+- 0 -2411 -2602"/>
                              <a:gd name="T3" fmla="*/ -2411 h 232"/>
                              <a:gd name="T4" fmla="+- 0 7004 6977"/>
                              <a:gd name="T5" fmla="*/ T4 w 197"/>
                              <a:gd name="T6" fmla="+- 0 -2377 -2602"/>
                              <a:gd name="T7" fmla="*/ -2377 h 232"/>
                              <a:gd name="T8" fmla="+- 0 6985 6977"/>
                              <a:gd name="T9" fmla="*/ T8 w 197"/>
                              <a:gd name="T10" fmla="+- 0 -2402 -2602"/>
                              <a:gd name="T11" fmla="*/ -2402 h 232"/>
                              <a:gd name="T12" fmla="+- 0 7012 6977"/>
                              <a:gd name="T13" fmla="*/ T12 w 197"/>
                              <a:gd name="T14" fmla="+- 0 -2405 -2602"/>
                              <a:gd name="T15" fmla="*/ -2405 h 232"/>
                              <a:gd name="T16" fmla="+- 0 7011 6977"/>
                              <a:gd name="T17" fmla="*/ T16 w 197"/>
                              <a:gd name="T18" fmla="+- 0 -2412 -2602"/>
                              <a:gd name="T19" fmla="*/ -2412 h 232"/>
                              <a:gd name="T20" fmla="+- 0 6977 6977"/>
                              <a:gd name="T21" fmla="*/ T20 w 197"/>
                              <a:gd name="T22" fmla="+- 0 -2405 -2602"/>
                              <a:gd name="T23" fmla="*/ -2405 h 232"/>
                              <a:gd name="T24" fmla="+- 0 7007 6977"/>
                              <a:gd name="T25" fmla="*/ T24 w 197"/>
                              <a:gd name="T26" fmla="+- 0 -2371 -2602"/>
                              <a:gd name="T27" fmla="*/ -2371 h 232"/>
                              <a:gd name="T28" fmla="+- 0 7012 6977"/>
                              <a:gd name="T29" fmla="*/ T28 w 197"/>
                              <a:gd name="T30" fmla="+- 0 -2380 -2602"/>
                              <a:gd name="T31" fmla="*/ -2380 h 232"/>
                              <a:gd name="T32" fmla="+- 0 7019 6977"/>
                              <a:gd name="T33" fmla="*/ T32 w 197"/>
                              <a:gd name="T34" fmla="+- 0 -2380 -2602"/>
                              <a:gd name="T35" fmla="*/ -2380 h 232"/>
                              <a:gd name="T36" fmla="+- 0 7039 6977"/>
                              <a:gd name="T37" fmla="*/ T36 w 197"/>
                              <a:gd name="T38" fmla="+- 0 -2583 -2602"/>
                              <a:gd name="T39" fmla="*/ -2583 h 232"/>
                              <a:gd name="T40" fmla="+- 0 7020 6977"/>
                              <a:gd name="T41" fmla="*/ T40 w 197"/>
                              <a:gd name="T42" fmla="+- 0 -2594 -2602"/>
                              <a:gd name="T43" fmla="*/ -2594 h 232"/>
                              <a:gd name="T44" fmla="+- 0 7013 6977"/>
                              <a:gd name="T45" fmla="*/ T44 w 197"/>
                              <a:gd name="T46" fmla="+- 0 -2577 -2602"/>
                              <a:gd name="T47" fmla="*/ -2577 h 232"/>
                              <a:gd name="T48" fmla="+- 0 7037 6977"/>
                              <a:gd name="T49" fmla="*/ T48 w 197"/>
                              <a:gd name="T50" fmla="+- 0 -2537 -2602"/>
                              <a:gd name="T51" fmla="*/ -2537 h 232"/>
                              <a:gd name="T52" fmla="+- 0 7039 6977"/>
                              <a:gd name="T53" fmla="*/ T52 w 197"/>
                              <a:gd name="T54" fmla="+- 0 -2544 -2602"/>
                              <a:gd name="T55" fmla="*/ -2544 h 232"/>
                              <a:gd name="T56" fmla="+- 0 7028 6977"/>
                              <a:gd name="T57" fmla="*/ T56 w 197"/>
                              <a:gd name="T58" fmla="+- 0 -2547 -2602"/>
                              <a:gd name="T59" fmla="*/ -2547 h 232"/>
                              <a:gd name="T60" fmla="+- 0 7039 6977"/>
                              <a:gd name="T61" fmla="*/ T60 w 197"/>
                              <a:gd name="T62" fmla="+- 0 -2583 -2602"/>
                              <a:gd name="T63" fmla="*/ -2583 h 232"/>
                              <a:gd name="T64" fmla="+- 0 7068 6977"/>
                              <a:gd name="T65" fmla="*/ T64 w 197"/>
                              <a:gd name="T66" fmla="+- 0 -2414 -2602"/>
                              <a:gd name="T67" fmla="*/ -2414 h 232"/>
                              <a:gd name="T68" fmla="+- 0 7060 6977"/>
                              <a:gd name="T69" fmla="*/ T68 w 197"/>
                              <a:gd name="T70" fmla="+- 0 -2377 -2602"/>
                              <a:gd name="T71" fmla="*/ -2377 h 232"/>
                              <a:gd name="T72" fmla="+- 0 7038 6977"/>
                              <a:gd name="T73" fmla="*/ T72 w 197"/>
                              <a:gd name="T74" fmla="+- 0 -2403 -2602"/>
                              <a:gd name="T75" fmla="*/ -2403 h 232"/>
                              <a:gd name="T76" fmla="+- 0 7068 6977"/>
                              <a:gd name="T77" fmla="*/ T76 w 197"/>
                              <a:gd name="T78" fmla="+- 0 -2403 -2602"/>
                              <a:gd name="T79" fmla="*/ -2403 h 232"/>
                              <a:gd name="T80" fmla="+- 0 7043 6977"/>
                              <a:gd name="T81" fmla="*/ T80 w 197"/>
                              <a:gd name="T82" fmla="+- 0 -2418 -2602"/>
                              <a:gd name="T83" fmla="*/ -2418 h 232"/>
                              <a:gd name="T84" fmla="+- 0 7043 6977"/>
                              <a:gd name="T85" fmla="*/ T84 w 197"/>
                              <a:gd name="T86" fmla="+- 0 -2371 -2602"/>
                              <a:gd name="T87" fmla="*/ -2371 h 232"/>
                              <a:gd name="T88" fmla="+- 0 7075 6977"/>
                              <a:gd name="T89" fmla="*/ T88 w 197"/>
                              <a:gd name="T90" fmla="+- 0 -2384 -2602"/>
                              <a:gd name="T91" fmla="*/ -2384 h 232"/>
                              <a:gd name="T92" fmla="+- 0 7071 6977"/>
                              <a:gd name="T93" fmla="*/ T92 w 197"/>
                              <a:gd name="T94" fmla="+- 0 -2544 -2602"/>
                              <a:gd name="T95" fmla="*/ -2544 h 232"/>
                              <a:gd name="T96" fmla="+- 0 7049 6977"/>
                              <a:gd name="T97" fmla="*/ T96 w 197"/>
                              <a:gd name="T98" fmla="+- 0 -2596 -2602"/>
                              <a:gd name="T99" fmla="*/ -2596 h 232"/>
                              <a:gd name="T100" fmla="+- 0 7063 6977"/>
                              <a:gd name="T101" fmla="*/ T100 w 197"/>
                              <a:gd name="T102" fmla="+- 0 -2544 -2602"/>
                              <a:gd name="T103" fmla="*/ -2544 h 232"/>
                              <a:gd name="T104" fmla="+- 0 7085 6977"/>
                              <a:gd name="T105" fmla="*/ T104 w 197"/>
                              <a:gd name="T106" fmla="+- 0 -2538 -2602"/>
                              <a:gd name="T107" fmla="*/ -2538 h 232"/>
                              <a:gd name="T108" fmla="+- 0 7121 6977"/>
                              <a:gd name="T109" fmla="*/ T108 w 197"/>
                              <a:gd name="T110" fmla="+- 0 -2412 -2602"/>
                              <a:gd name="T111" fmla="*/ -2412 h 232"/>
                              <a:gd name="T112" fmla="+- 0 7094 6977"/>
                              <a:gd name="T113" fmla="*/ T112 w 197"/>
                              <a:gd name="T114" fmla="+- 0 -2410 -2602"/>
                              <a:gd name="T115" fmla="*/ -2410 h 232"/>
                              <a:gd name="T116" fmla="+- 0 7087 6977"/>
                              <a:gd name="T117" fmla="*/ T116 w 197"/>
                              <a:gd name="T118" fmla="+- 0 -2417 -2602"/>
                              <a:gd name="T119" fmla="*/ -2417 h 232"/>
                              <a:gd name="T120" fmla="+- 0 7094 6977"/>
                              <a:gd name="T121" fmla="*/ T120 w 197"/>
                              <a:gd name="T122" fmla="+- 0 -2404 -2602"/>
                              <a:gd name="T123" fmla="*/ -2404 h 232"/>
                              <a:gd name="T124" fmla="+- 0 7117 6977"/>
                              <a:gd name="T125" fmla="*/ T124 w 197"/>
                              <a:gd name="T126" fmla="+- 0 -2412 -2602"/>
                              <a:gd name="T127" fmla="*/ -2412 h 232"/>
                              <a:gd name="T128" fmla="+- 0 7124 6977"/>
                              <a:gd name="T129" fmla="*/ T128 w 197"/>
                              <a:gd name="T130" fmla="+- 0 -2409 -2602"/>
                              <a:gd name="T131" fmla="*/ -2409 h 232"/>
                              <a:gd name="T132" fmla="+- 0 7127 6977"/>
                              <a:gd name="T133" fmla="*/ T132 w 197"/>
                              <a:gd name="T134" fmla="+- 0 -2598 -2602"/>
                              <a:gd name="T135" fmla="*/ -2598 h 232"/>
                              <a:gd name="T136" fmla="+- 0 7120 6977"/>
                              <a:gd name="T137" fmla="*/ T136 w 197"/>
                              <a:gd name="T138" fmla="+- 0 -2568 -2602"/>
                              <a:gd name="T139" fmla="*/ -2568 h 232"/>
                              <a:gd name="T140" fmla="+- 0 7102 6977"/>
                              <a:gd name="T141" fmla="*/ T140 w 197"/>
                              <a:gd name="T142" fmla="+- 0 -2588 -2602"/>
                              <a:gd name="T143" fmla="*/ -2588 h 232"/>
                              <a:gd name="T144" fmla="+- 0 7127 6977"/>
                              <a:gd name="T145" fmla="*/ T144 w 197"/>
                              <a:gd name="T146" fmla="+- 0 -2587 -2602"/>
                              <a:gd name="T147" fmla="*/ -2587 h 232"/>
                              <a:gd name="T148" fmla="+- 0 7106 6977"/>
                              <a:gd name="T149" fmla="*/ T148 w 197"/>
                              <a:gd name="T150" fmla="+- 0 -2602 -2602"/>
                              <a:gd name="T151" fmla="*/ -2602 h 232"/>
                              <a:gd name="T152" fmla="+- 0 7105 6977"/>
                              <a:gd name="T153" fmla="*/ T152 w 197"/>
                              <a:gd name="T154" fmla="+- 0 -2561 -2602"/>
                              <a:gd name="T155" fmla="*/ -2561 h 232"/>
                              <a:gd name="T156" fmla="+- 0 7127 6977"/>
                              <a:gd name="T157" fmla="*/ T156 w 197"/>
                              <a:gd name="T158" fmla="+- 0 -2569 -2602"/>
                              <a:gd name="T159" fmla="*/ -2569 h 232"/>
                              <a:gd name="T160" fmla="+- 0 7118 6977"/>
                              <a:gd name="T161" fmla="*/ T160 w 197"/>
                              <a:gd name="T162" fmla="+- 0 -2543 -2602"/>
                              <a:gd name="T163" fmla="*/ -2543 h 232"/>
                              <a:gd name="T164" fmla="+- 0 7098 6977"/>
                              <a:gd name="T165" fmla="*/ T164 w 197"/>
                              <a:gd name="T166" fmla="+- 0 -2539 -2602"/>
                              <a:gd name="T167" fmla="*/ -2539 h 232"/>
                              <a:gd name="T168" fmla="+- 0 7125 6977"/>
                              <a:gd name="T169" fmla="*/ T168 w 197"/>
                              <a:gd name="T170" fmla="+- 0 -2543 -2602"/>
                              <a:gd name="T171" fmla="*/ -2543 h 232"/>
                              <a:gd name="T172" fmla="+- 0 7134 6977"/>
                              <a:gd name="T173" fmla="*/ T172 w 197"/>
                              <a:gd name="T174" fmla="+- 0 -2587 -2602"/>
                              <a:gd name="T175" fmla="*/ -2587 h 232"/>
                              <a:gd name="T176" fmla="+- 0 7167 6977"/>
                              <a:gd name="T177" fmla="*/ T176 w 197"/>
                              <a:gd name="T178" fmla="+- 0 -2416 -2602"/>
                              <a:gd name="T179" fmla="*/ -2416 h 232"/>
                              <a:gd name="T180" fmla="+- 0 7143 6977"/>
                              <a:gd name="T181" fmla="*/ T180 w 197"/>
                              <a:gd name="T182" fmla="+- 0 -2405 -2602"/>
                              <a:gd name="T183" fmla="*/ -2405 h 232"/>
                              <a:gd name="T184" fmla="+- 0 7167 6977"/>
                              <a:gd name="T185" fmla="*/ T184 w 197"/>
                              <a:gd name="T186" fmla="+- 0 -2405 -2602"/>
                              <a:gd name="T187" fmla="*/ -2405 h 232"/>
                              <a:gd name="T188" fmla="+- 0 7164 6977"/>
                              <a:gd name="T189" fmla="*/ T188 w 197"/>
                              <a:gd name="T190" fmla="+- 0 -2418 -2602"/>
                              <a:gd name="T191" fmla="*/ -2418 h 232"/>
                              <a:gd name="T192" fmla="+- 0 7135 6977"/>
                              <a:gd name="T193" fmla="*/ T192 w 197"/>
                              <a:gd name="T194" fmla="+- 0 -2383 -2602"/>
                              <a:gd name="T195" fmla="*/ -2383 h 232"/>
                              <a:gd name="T196" fmla="+- 0 7171 6977"/>
                              <a:gd name="T197" fmla="*/ T196 w 197"/>
                              <a:gd name="T198" fmla="+- 0 -2375 -2602"/>
                              <a:gd name="T199" fmla="*/ -2375 h 232"/>
                              <a:gd name="T200" fmla="+- 0 7165 6977"/>
                              <a:gd name="T201" fmla="*/ T200 w 197"/>
                              <a:gd name="T202" fmla="+- 0 -2377 -2602"/>
                              <a:gd name="T203" fmla="*/ -2377 h 232"/>
                              <a:gd name="T204" fmla="+- 0 7142 6977"/>
                              <a:gd name="T205" fmla="*/ T204 w 197"/>
                              <a:gd name="T206" fmla="+- 0 -2393 -2602"/>
                              <a:gd name="T207" fmla="*/ -2393 h 232"/>
                              <a:gd name="T208" fmla="+- 0 7174 6977"/>
                              <a:gd name="T209" fmla="*/ T208 w 197"/>
                              <a:gd name="T210" fmla="+- 0 -2407 -2602"/>
                              <a:gd name="T211" fmla="*/ -2407 h 2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197" h="232">
                                <a:moveTo>
                                  <a:pt x="42" y="163"/>
                                </a:moveTo>
                                <a:lnTo>
                                  <a:pt x="35" y="163"/>
                                </a:lnTo>
                                <a:lnTo>
                                  <a:pt x="35" y="191"/>
                                </a:lnTo>
                                <a:lnTo>
                                  <a:pt x="35" y="197"/>
                                </a:lnTo>
                                <a:lnTo>
                                  <a:pt x="35" y="216"/>
                                </a:lnTo>
                                <a:lnTo>
                                  <a:pt x="27" y="225"/>
                                </a:lnTo>
                                <a:lnTo>
                                  <a:pt x="15" y="225"/>
                                </a:lnTo>
                                <a:lnTo>
                                  <a:pt x="8" y="216"/>
                                </a:lnTo>
                                <a:lnTo>
                                  <a:pt x="8" y="200"/>
                                </a:lnTo>
                                <a:lnTo>
                                  <a:pt x="15" y="190"/>
                                </a:lnTo>
                                <a:lnTo>
                                  <a:pt x="28" y="190"/>
                                </a:lnTo>
                                <a:lnTo>
                                  <a:pt x="35" y="197"/>
                                </a:lnTo>
                                <a:lnTo>
                                  <a:pt x="35" y="191"/>
                                </a:lnTo>
                                <a:lnTo>
                                  <a:pt x="34" y="190"/>
                                </a:lnTo>
                                <a:lnTo>
                                  <a:pt x="30" y="184"/>
                                </a:lnTo>
                                <a:lnTo>
                                  <a:pt x="12" y="184"/>
                                </a:lnTo>
                                <a:lnTo>
                                  <a:pt x="0" y="197"/>
                                </a:lnTo>
                                <a:lnTo>
                                  <a:pt x="0" y="219"/>
                                </a:lnTo>
                                <a:lnTo>
                                  <a:pt x="11" y="231"/>
                                </a:lnTo>
                                <a:lnTo>
                                  <a:pt x="30" y="231"/>
                                </a:lnTo>
                                <a:lnTo>
                                  <a:pt x="33" y="225"/>
                                </a:lnTo>
                                <a:lnTo>
                                  <a:pt x="35" y="222"/>
                                </a:lnTo>
                                <a:lnTo>
                                  <a:pt x="35" y="230"/>
                                </a:lnTo>
                                <a:lnTo>
                                  <a:pt x="42" y="230"/>
                                </a:lnTo>
                                <a:lnTo>
                                  <a:pt x="42" y="222"/>
                                </a:lnTo>
                                <a:lnTo>
                                  <a:pt x="42" y="191"/>
                                </a:lnTo>
                                <a:lnTo>
                                  <a:pt x="42" y="163"/>
                                </a:lnTo>
                                <a:moveTo>
                                  <a:pt x="62" y="19"/>
                                </a:moveTo>
                                <a:lnTo>
                                  <a:pt x="51" y="19"/>
                                </a:lnTo>
                                <a:lnTo>
                                  <a:pt x="51" y="6"/>
                                </a:lnTo>
                                <a:lnTo>
                                  <a:pt x="43" y="8"/>
                                </a:lnTo>
                                <a:lnTo>
                                  <a:pt x="43" y="19"/>
                                </a:lnTo>
                                <a:lnTo>
                                  <a:pt x="36" y="19"/>
                                </a:lnTo>
                                <a:lnTo>
                                  <a:pt x="36" y="25"/>
                                </a:lnTo>
                                <a:lnTo>
                                  <a:pt x="43" y="25"/>
                                </a:lnTo>
                                <a:lnTo>
                                  <a:pt x="43" y="65"/>
                                </a:lnTo>
                                <a:lnTo>
                                  <a:pt x="60" y="65"/>
                                </a:lnTo>
                                <a:lnTo>
                                  <a:pt x="62" y="64"/>
                                </a:lnTo>
                                <a:lnTo>
                                  <a:pt x="62" y="59"/>
                                </a:lnTo>
                                <a:lnTo>
                                  <a:pt x="62" y="58"/>
                                </a:lnTo>
                                <a:lnTo>
                                  <a:pt x="60" y="59"/>
                                </a:lnTo>
                                <a:lnTo>
                                  <a:pt x="54" y="59"/>
                                </a:lnTo>
                                <a:lnTo>
                                  <a:pt x="51" y="55"/>
                                </a:lnTo>
                                <a:lnTo>
                                  <a:pt x="51" y="25"/>
                                </a:lnTo>
                                <a:lnTo>
                                  <a:pt x="62" y="25"/>
                                </a:lnTo>
                                <a:lnTo>
                                  <a:pt x="62" y="19"/>
                                </a:lnTo>
                                <a:moveTo>
                                  <a:pt x="98" y="196"/>
                                </a:moveTo>
                                <a:lnTo>
                                  <a:pt x="92" y="190"/>
                                </a:lnTo>
                                <a:lnTo>
                                  <a:pt x="91" y="188"/>
                                </a:lnTo>
                                <a:lnTo>
                                  <a:pt x="91" y="199"/>
                                </a:lnTo>
                                <a:lnTo>
                                  <a:pt x="91" y="216"/>
                                </a:lnTo>
                                <a:lnTo>
                                  <a:pt x="83" y="225"/>
                                </a:lnTo>
                                <a:lnTo>
                                  <a:pt x="69" y="225"/>
                                </a:lnTo>
                                <a:lnTo>
                                  <a:pt x="61" y="216"/>
                                </a:lnTo>
                                <a:lnTo>
                                  <a:pt x="61" y="199"/>
                                </a:lnTo>
                                <a:lnTo>
                                  <a:pt x="69" y="190"/>
                                </a:lnTo>
                                <a:lnTo>
                                  <a:pt x="83" y="190"/>
                                </a:lnTo>
                                <a:lnTo>
                                  <a:pt x="91" y="199"/>
                                </a:lnTo>
                                <a:lnTo>
                                  <a:pt x="91" y="188"/>
                                </a:lnTo>
                                <a:lnTo>
                                  <a:pt x="87" y="184"/>
                                </a:lnTo>
                                <a:lnTo>
                                  <a:pt x="66" y="184"/>
                                </a:lnTo>
                                <a:lnTo>
                                  <a:pt x="54" y="197"/>
                                </a:lnTo>
                                <a:lnTo>
                                  <a:pt x="54" y="218"/>
                                </a:lnTo>
                                <a:lnTo>
                                  <a:pt x="66" y="231"/>
                                </a:lnTo>
                                <a:lnTo>
                                  <a:pt x="86" y="231"/>
                                </a:lnTo>
                                <a:lnTo>
                                  <a:pt x="92" y="225"/>
                                </a:lnTo>
                                <a:lnTo>
                                  <a:pt x="98" y="218"/>
                                </a:lnTo>
                                <a:lnTo>
                                  <a:pt x="98" y="196"/>
                                </a:lnTo>
                                <a:moveTo>
                                  <a:pt x="108" y="58"/>
                                </a:moveTo>
                                <a:lnTo>
                                  <a:pt x="94" y="58"/>
                                </a:lnTo>
                                <a:lnTo>
                                  <a:pt x="94" y="9"/>
                                </a:lnTo>
                                <a:lnTo>
                                  <a:pt x="94" y="0"/>
                                </a:lnTo>
                                <a:lnTo>
                                  <a:pt x="72" y="6"/>
                                </a:lnTo>
                                <a:lnTo>
                                  <a:pt x="72" y="13"/>
                                </a:lnTo>
                                <a:lnTo>
                                  <a:pt x="86" y="9"/>
                                </a:lnTo>
                                <a:lnTo>
                                  <a:pt x="86" y="58"/>
                                </a:lnTo>
                                <a:lnTo>
                                  <a:pt x="72" y="58"/>
                                </a:lnTo>
                                <a:lnTo>
                                  <a:pt x="72" y="64"/>
                                </a:lnTo>
                                <a:lnTo>
                                  <a:pt x="108" y="64"/>
                                </a:lnTo>
                                <a:lnTo>
                                  <a:pt x="108" y="58"/>
                                </a:lnTo>
                                <a:moveTo>
                                  <a:pt x="147" y="193"/>
                                </a:moveTo>
                                <a:lnTo>
                                  <a:pt x="144" y="190"/>
                                </a:lnTo>
                                <a:lnTo>
                                  <a:pt x="139" y="184"/>
                                </a:lnTo>
                                <a:lnTo>
                                  <a:pt x="122" y="184"/>
                                </a:lnTo>
                                <a:lnTo>
                                  <a:pt x="117" y="192"/>
                                </a:lnTo>
                                <a:lnTo>
                                  <a:pt x="117" y="185"/>
                                </a:lnTo>
                                <a:lnTo>
                                  <a:pt x="110" y="185"/>
                                </a:lnTo>
                                <a:lnTo>
                                  <a:pt x="110" y="230"/>
                                </a:lnTo>
                                <a:lnTo>
                                  <a:pt x="117" y="230"/>
                                </a:lnTo>
                                <a:lnTo>
                                  <a:pt x="117" y="198"/>
                                </a:lnTo>
                                <a:lnTo>
                                  <a:pt x="122" y="192"/>
                                </a:lnTo>
                                <a:lnTo>
                                  <a:pt x="124" y="190"/>
                                </a:lnTo>
                                <a:lnTo>
                                  <a:pt x="140" y="190"/>
                                </a:lnTo>
                                <a:lnTo>
                                  <a:pt x="140" y="230"/>
                                </a:lnTo>
                                <a:lnTo>
                                  <a:pt x="147" y="230"/>
                                </a:lnTo>
                                <a:lnTo>
                                  <a:pt x="147" y="193"/>
                                </a:lnTo>
                                <a:moveTo>
                                  <a:pt x="157" y="15"/>
                                </a:moveTo>
                                <a:lnTo>
                                  <a:pt x="151" y="6"/>
                                </a:lnTo>
                                <a:lnTo>
                                  <a:pt x="150" y="4"/>
                                </a:lnTo>
                                <a:lnTo>
                                  <a:pt x="150" y="15"/>
                                </a:lnTo>
                                <a:lnTo>
                                  <a:pt x="150" y="27"/>
                                </a:lnTo>
                                <a:lnTo>
                                  <a:pt x="143" y="34"/>
                                </a:lnTo>
                                <a:lnTo>
                                  <a:pt x="132" y="34"/>
                                </a:lnTo>
                                <a:lnTo>
                                  <a:pt x="125" y="27"/>
                                </a:lnTo>
                                <a:lnTo>
                                  <a:pt x="125" y="14"/>
                                </a:lnTo>
                                <a:lnTo>
                                  <a:pt x="132" y="6"/>
                                </a:lnTo>
                                <a:lnTo>
                                  <a:pt x="143" y="6"/>
                                </a:lnTo>
                                <a:lnTo>
                                  <a:pt x="150" y="15"/>
                                </a:lnTo>
                                <a:lnTo>
                                  <a:pt x="150" y="4"/>
                                </a:lnTo>
                                <a:lnTo>
                                  <a:pt x="147" y="0"/>
                                </a:lnTo>
                                <a:lnTo>
                                  <a:pt x="129" y="0"/>
                                </a:lnTo>
                                <a:lnTo>
                                  <a:pt x="117" y="12"/>
                                </a:lnTo>
                                <a:lnTo>
                                  <a:pt x="117" y="30"/>
                                </a:lnTo>
                                <a:lnTo>
                                  <a:pt x="128" y="41"/>
                                </a:lnTo>
                                <a:lnTo>
                                  <a:pt x="146" y="41"/>
                                </a:lnTo>
                                <a:lnTo>
                                  <a:pt x="149" y="34"/>
                                </a:lnTo>
                                <a:lnTo>
                                  <a:pt x="150" y="33"/>
                                </a:lnTo>
                                <a:lnTo>
                                  <a:pt x="150" y="45"/>
                                </a:lnTo>
                                <a:lnTo>
                                  <a:pt x="141" y="59"/>
                                </a:lnTo>
                                <a:lnTo>
                                  <a:pt x="126" y="59"/>
                                </a:lnTo>
                                <a:lnTo>
                                  <a:pt x="121" y="56"/>
                                </a:lnTo>
                                <a:lnTo>
                                  <a:pt x="121" y="63"/>
                                </a:lnTo>
                                <a:lnTo>
                                  <a:pt x="125" y="65"/>
                                </a:lnTo>
                                <a:lnTo>
                                  <a:pt x="144" y="65"/>
                                </a:lnTo>
                                <a:lnTo>
                                  <a:pt x="148" y="59"/>
                                </a:lnTo>
                                <a:lnTo>
                                  <a:pt x="157" y="46"/>
                                </a:lnTo>
                                <a:lnTo>
                                  <a:pt x="157" y="33"/>
                                </a:lnTo>
                                <a:lnTo>
                                  <a:pt x="157" y="15"/>
                                </a:lnTo>
                                <a:moveTo>
                                  <a:pt x="197" y="195"/>
                                </a:moveTo>
                                <a:lnTo>
                                  <a:pt x="193" y="190"/>
                                </a:lnTo>
                                <a:lnTo>
                                  <a:pt x="190" y="186"/>
                                </a:lnTo>
                                <a:lnTo>
                                  <a:pt x="190" y="203"/>
                                </a:lnTo>
                                <a:lnTo>
                                  <a:pt x="165" y="203"/>
                                </a:lnTo>
                                <a:lnTo>
                                  <a:pt x="166" y="197"/>
                                </a:lnTo>
                                <a:lnTo>
                                  <a:pt x="173" y="190"/>
                                </a:lnTo>
                                <a:lnTo>
                                  <a:pt x="184" y="190"/>
                                </a:lnTo>
                                <a:lnTo>
                                  <a:pt x="190" y="197"/>
                                </a:lnTo>
                                <a:lnTo>
                                  <a:pt x="190" y="203"/>
                                </a:lnTo>
                                <a:lnTo>
                                  <a:pt x="190" y="186"/>
                                </a:lnTo>
                                <a:lnTo>
                                  <a:pt x="187" y="184"/>
                                </a:lnTo>
                                <a:lnTo>
                                  <a:pt x="170" y="184"/>
                                </a:lnTo>
                                <a:lnTo>
                                  <a:pt x="158" y="197"/>
                                </a:lnTo>
                                <a:lnTo>
                                  <a:pt x="158" y="219"/>
                                </a:lnTo>
                                <a:lnTo>
                                  <a:pt x="169" y="231"/>
                                </a:lnTo>
                                <a:lnTo>
                                  <a:pt x="188" y="231"/>
                                </a:lnTo>
                                <a:lnTo>
                                  <a:pt x="194" y="227"/>
                                </a:lnTo>
                                <a:lnTo>
                                  <a:pt x="194" y="225"/>
                                </a:lnTo>
                                <a:lnTo>
                                  <a:pt x="194" y="220"/>
                                </a:lnTo>
                                <a:lnTo>
                                  <a:pt x="188" y="225"/>
                                </a:lnTo>
                                <a:lnTo>
                                  <a:pt x="173" y="225"/>
                                </a:lnTo>
                                <a:lnTo>
                                  <a:pt x="165" y="217"/>
                                </a:lnTo>
                                <a:lnTo>
                                  <a:pt x="165" y="209"/>
                                </a:lnTo>
                                <a:lnTo>
                                  <a:pt x="197" y="209"/>
                                </a:lnTo>
                                <a:lnTo>
                                  <a:pt x="197" y="203"/>
                                </a:lnTo>
                                <a:lnTo>
                                  <a:pt x="197" y="19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8" name="AutoShape 572"/>
                        <wps:cNvSpPr>
                          <a:spLocks/>
                        </wps:cNvSpPr>
                        <wps:spPr bwMode="auto">
                          <a:xfrm>
                            <a:off x="1500" y="9849"/>
                            <a:ext cx="300" cy="200"/>
                          </a:xfrm>
                          <a:custGeom>
                            <a:avLst/>
                            <a:gdLst>
                              <a:gd name="T0" fmla="+- 0 6860 1500"/>
                              <a:gd name="T1" fmla="*/ T0 w 300"/>
                              <a:gd name="T2" fmla="+- 0 -2538 9849"/>
                              <a:gd name="T3" fmla="*/ -2538 h 200"/>
                              <a:gd name="T4" fmla="+- 0 6747 1500"/>
                              <a:gd name="T5" fmla="*/ T4 w 300"/>
                              <a:gd name="T6" fmla="+- 0 -2500 9849"/>
                              <a:gd name="T7" fmla="*/ -2500 h 200"/>
                              <a:gd name="T8" fmla="+- 0 6747 1500"/>
                              <a:gd name="T9" fmla="*/ T8 w 300"/>
                              <a:gd name="T10" fmla="+- 0 -2500 9849"/>
                              <a:gd name="T11" fmla="*/ -2500 h 200"/>
                              <a:gd name="T12" fmla="+- 0 6860 1500"/>
                              <a:gd name="T13" fmla="*/ T12 w 300"/>
                              <a:gd name="T14" fmla="+- 0 -2462 9849"/>
                              <a:gd name="T15" fmla="*/ -2462 h 200"/>
                            </a:gdLst>
                            <a:ahLst/>
                            <a:cxnLst>
                              <a:cxn ang="0">
                                <a:pos x="T1" y="T3"/>
                              </a:cxn>
                              <a:cxn ang="0">
                                <a:pos x="T5" y="T7"/>
                              </a:cxn>
                              <a:cxn ang="0">
                                <a:pos x="T9" y="T11"/>
                              </a:cxn>
                              <a:cxn ang="0">
                                <a:pos x="T13" y="T15"/>
                              </a:cxn>
                            </a:cxnLst>
                            <a:rect l="0" t="0" r="r" b="b"/>
                            <a:pathLst>
                              <a:path w="300" h="200">
                                <a:moveTo>
                                  <a:pt x="5360" y="-12387"/>
                                </a:moveTo>
                                <a:lnTo>
                                  <a:pt x="5247" y="-12349"/>
                                </a:lnTo>
                                <a:moveTo>
                                  <a:pt x="5247" y="-12349"/>
                                </a:moveTo>
                                <a:lnTo>
                                  <a:pt x="5360" y="-12311"/>
                                </a:lnTo>
                              </a:path>
                            </a:pathLst>
                          </a:custGeom>
                          <a:noFill/>
                          <a:ln w="52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09" name="Picture 57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8503" y="-1044"/>
                            <a:ext cx="206" cy="1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10" name="Line 570"/>
                        <wps:cNvCnPr>
                          <a:cxnSpLocks noChangeShapeType="1"/>
                        </wps:cNvCnPr>
                        <wps:spPr bwMode="auto">
                          <a:xfrm>
                            <a:off x="9081" y="-1536"/>
                            <a:ext cx="505" cy="0"/>
                          </a:xfrm>
                          <a:prstGeom prst="line">
                            <a:avLst/>
                          </a:prstGeom>
                          <a:noFill/>
                          <a:ln w="5258">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611" name="Picture 56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9384" y="-1646"/>
                            <a:ext cx="2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12" name="Line 568"/>
                        <wps:cNvCnPr>
                          <a:cxnSpLocks noChangeShapeType="1"/>
                        </wps:cNvCnPr>
                        <wps:spPr bwMode="auto">
                          <a:xfrm>
                            <a:off x="9029" y="-1401"/>
                            <a:ext cx="572" cy="873"/>
                          </a:xfrm>
                          <a:prstGeom prst="line">
                            <a:avLst/>
                          </a:prstGeom>
                          <a:noFill/>
                          <a:ln w="5259">
                            <a:solidFill>
                              <a:srgbClr val="000000"/>
                            </a:solidFill>
                            <a:round/>
                            <a:headEnd/>
                            <a:tailEnd/>
                          </a:ln>
                          <a:extLst>
                            <a:ext uri="{909E8E84-426E-40DD-AFC4-6F175D3DCCD1}">
                              <a14:hiddenFill xmlns:a14="http://schemas.microsoft.com/office/drawing/2010/main">
                                <a:noFill/>
                              </a14:hiddenFill>
                            </a:ext>
                          </a:extLst>
                        </wps:spPr>
                        <wps:bodyPr/>
                      </wps:wsp>
                      <wps:wsp>
                        <wps:cNvPr id="613" name="AutoShape 567"/>
                        <wps:cNvSpPr>
                          <a:spLocks/>
                        </wps:cNvSpPr>
                        <wps:spPr bwMode="auto">
                          <a:xfrm>
                            <a:off x="9384" y="-961"/>
                            <a:ext cx="121" cy="66"/>
                          </a:xfrm>
                          <a:custGeom>
                            <a:avLst/>
                            <a:gdLst>
                              <a:gd name="T0" fmla="+- 0 9399 9384"/>
                              <a:gd name="T1" fmla="*/ T0 w 121"/>
                              <a:gd name="T2" fmla="+- 0 -942 -961"/>
                              <a:gd name="T3" fmla="*/ -942 h 66"/>
                              <a:gd name="T4" fmla="+- 0 9392 9384"/>
                              <a:gd name="T5" fmla="*/ T4 w 121"/>
                              <a:gd name="T6" fmla="+- 0 -942 -961"/>
                              <a:gd name="T7" fmla="*/ -942 h 66"/>
                              <a:gd name="T8" fmla="+- 0 9392 9384"/>
                              <a:gd name="T9" fmla="*/ T8 w 121"/>
                              <a:gd name="T10" fmla="+- 0 -953 -961"/>
                              <a:gd name="T11" fmla="*/ -953 h 66"/>
                              <a:gd name="T12" fmla="+- 0 9399 9384"/>
                              <a:gd name="T13" fmla="*/ T12 w 121"/>
                              <a:gd name="T14" fmla="+- 0 -955 -961"/>
                              <a:gd name="T15" fmla="*/ -955 h 66"/>
                              <a:gd name="T16" fmla="+- 0 9399 9384"/>
                              <a:gd name="T17" fmla="*/ T16 w 121"/>
                              <a:gd name="T18" fmla="+- 0 -942 -961"/>
                              <a:gd name="T19" fmla="*/ -942 h 66"/>
                              <a:gd name="T20" fmla="+- 0 9411 9384"/>
                              <a:gd name="T21" fmla="*/ T20 w 121"/>
                              <a:gd name="T22" fmla="+- 0 -936 -961"/>
                              <a:gd name="T23" fmla="*/ -936 h 66"/>
                              <a:gd name="T24" fmla="+- 0 9384 9384"/>
                              <a:gd name="T25" fmla="*/ T24 w 121"/>
                              <a:gd name="T26" fmla="+- 0 -936 -961"/>
                              <a:gd name="T27" fmla="*/ -936 h 66"/>
                              <a:gd name="T28" fmla="+- 0 9384 9384"/>
                              <a:gd name="T29" fmla="*/ T28 w 121"/>
                              <a:gd name="T30" fmla="+- 0 -942 -961"/>
                              <a:gd name="T31" fmla="*/ -942 h 66"/>
                              <a:gd name="T32" fmla="+- 0 9411 9384"/>
                              <a:gd name="T33" fmla="*/ T32 w 121"/>
                              <a:gd name="T34" fmla="+- 0 -942 -961"/>
                              <a:gd name="T35" fmla="*/ -942 h 66"/>
                              <a:gd name="T36" fmla="+- 0 9411 9384"/>
                              <a:gd name="T37" fmla="*/ T36 w 121"/>
                              <a:gd name="T38" fmla="+- 0 -936 -961"/>
                              <a:gd name="T39" fmla="*/ -936 h 66"/>
                              <a:gd name="T40" fmla="+- 0 9408 9384"/>
                              <a:gd name="T41" fmla="*/ T40 w 121"/>
                              <a:gd name="T42" fmla="+- 0 -896 -961"/>
                              <a:gd name="T43" fmla="*/ -896 h 66"/>
                              <a:gd name="T44" fmla="+- 0 9392 9384"/>
                              <a:gd name="T45" fmla="*/ T44 w 121"/>
                              <a:gd name="T46" fmla="+- 0 -896 -961"/>
                              <a:gd name="T47" fmla="*/ -896 h 66"/>
                              <a:gd name="T48" fmla="+- 0 9392 9384"/>
                              <a:gd name="T49" fmla="*/ T48 w 121"/>
                              <a:gd name="T50" fmla="+- 0 -936 -961"/>
                              <a:gd name="T51" fmla="*/ -936 h 66"/>
                              <a:gd name="T52" fmla="+- 0 9399 9384"/>
                              <a:gd name="T53" fmla="*/ T52 w 121"/>
                              <a:gd name="T54" fmla="+- 0 -936 -961"/>
                              <a:gd name="T55" fmla="*/ -936 h 66"/>
                              <a:gd name="T56" fmla="+- 0 9399 9384"/>
                              <a:gd name="T57" fmla="*/ T56 w 121"/>
                              <a:gd name="T58" fmla="+- 0 -906 -961"/>
                              <a:gd name="T59" fmla="*/ -906 h 66"/>
                              <a:gd name="T60" fmla="+- 0 9402 9384"/>
                              <a:gd name="T61" fmla="*/ T60 w 121"/>
                              <a:gd name="T62" fmla="+- 0 -902 -961"/>
                              <a:gd name="T63" fmla="*/ -902 h 66"/>
                              <a:gd name="T64" fmla="+- 0 9411 9384"/>
                              <a:gd name="T65" fmla="*/ T64 w 121"/>
                              <a:gd name="T66" fmla="+- 0 -902 -961"/>
                              <a:gd name="T67" fmla="*/ -902 h 66"/>
                              <a:gd name="T68" fmla="+- 0 9411 9384"/>
                              <a:gd name="T69" fmla="*/ T68 w 121"/>
                              <a:gd name="T70" fmla="+- 0 -897 -961"/>
                              <a:gd name="T71" fmla="*/ -897 h 66"/>
                              <a:gd name="T72" fmla="+- 0 9408 9384"/>
                              <a:gd name="T73" fmla="*/ T72 w 121"/>
                              <a:gd name="T74" fmla="+- 0 -896 -961"/>
                              <a:gd name="T75" fmla="*/ -896 h 66"/>
                              <a:gd name="T76" fmla="+- 0 9411 9384"/>
                              <a:gd name="T77" fmla="*/ T76 w 121"/>
                              <a:gd name="T78" fmla="+- 0 -902 -961"/>
                              <a:gd name="T79" fmla="*/ -902 h 66"/>
                              <a:gd name="T80" fmla="+- 0 9409 9384"/>
                              <a:gd name="T81" fmla="*/ T80 w 121"/>
                              <a:gd name="T82" fmla="+- 0 -902 -961"/>
                              <a:gd name="T83" fmla="*/ -902 h 66"/>
                              <a:gd name="T84" fmla="+- 0 9411 9384"/>
                              <a:gd name="T85" fmla="*/ T84 w 121"/>
                              <a:gd name="T86" fmla="+- 0 -903 -961"/>
                              <a:gd name="T87" fmla="*/ -903 h 66"/>
                              <a:gd name="T88" fmla="+- 0 9411 9384"/>
                              <a:gd name="T89" fmla="*/ T88 w 121"/>
                              <a:gd name="T90" fmla="+- 0 -902 -961"/>
                              <a:gd name="T91" fmla="*/ -902 h 66"/>
                              <a:gd name="T92" fmla="+- 0 9420 9384"/>
                              <a:gd name="T93" fmla="*/ T92 w 121"/>
                              <a:gd name="T94" fmla="+- 0 -948 -961"/>
                              <a:gd name="T95" fmla="*/ -948 h 66"/>
                              <a:gd name="T96" fmla="+- 0 9420 9384"/>
                              <a:gd name="T97" fmla="*/ T96 w 121"/>
                              <a:gd name="T98" fmla="+- 0 -955 -961"/>
                              <a:gd name="T99" fmla="*/ -955 h 66"/>
                              <a:gd name="T100" fmla="+- 0 9442 9384"/>
                              <a:gd name="T101" fmla="*/ T100 w 121"/>
                              <a:gd name="T102" fmla="+- 0 -961 -961"/>
                              <a:gd name="T103" fmla="*/ -961 h 66"/>
                              <a:gd name="T104" fmla="+- 0 9442 9384"/>
                              <a:gd name="T105" fmla="*/ T104 w 121"/>
                              <a:gd name="T106" fmla="+- 0 -952 -961"/>
                              <a:gd name="T107" fmla="*/ -952 h 66"/>
                              <a:gd name="T108" fmla="+- 0 9435 9384"/>
                              <a:gd name="T109" fmla="*/ T108 w 121"/>
                              <a:gd name="T110" fmla="+- 0 -952 -961"/>
                              <a:gd name="T111" fmla="*/ -952 h 66"/>
                              <a:gd name="T112" fmla="+- 0 9420 9384"/>
                              <a:gd name="T113" fmla="*/ T112 w 121"/>
                              <a:gd name="T114" fmla="+- 0 -948 -961"/>
                              <a:gd name="T115" fmla="*/ -948 h 66"/>
                              <a:gd name="T116" fmla="+- 0 9442 9384"/>
                              <a:gd name="T117" fmla="*/ T116 w 121"/>
                              <a:gd name="T118" fmla="+- 0 -903 -961"/>
                              <a:gd name="T119" fmla="*/ -903 h 66"/>
                              <a:gd name="T120" fmla="+- 0 9435 9384"/>
                              <a:gd name="T121" fmla="*/ T120 w 121"/>
                              <a:gd name="T122" fmla="+- 0 -903 -961"/>
                              <a:gd name="T123" fmla="*/ -903 h 66"/>
                              <a:gd name="T124" fmla="+- 0 9435 9384"/>
                              <a:gd name="T125" fmla="*/ T124 w 121"/>
                              <a:gd name="T126" fmla="+- 0 -952 -961"/>
                              <a:gd name="T127" fmla="*/ -952 h 66"/>
                              <a:gd name="T128" fmla="+- 0 9442 9384"/>
                              <a:gd name="T129" fmla="*/ T128 w 121"/>
                              <a:gd name="T130" fmla="+- 0 -952 -961"/>
                              <a:gd name="T131" fmla="*/ -952 h 66"/>
                              <a:gd name="T132" fmla="+- 0 9442 9384"/>
                              <a:gd name="T133" fmla="*/ T132 w 121"/>
                              <a:gd name="T134" fmla="+- 0 -903 -961"/>
                              <a:gd name="T135" fmla="*/ -903 h 66"/>
                              <a:gd name="T136" fmla="+- 0 9457 9384"/>
                              <a:gd name="T137" fmla="*/ T136 w 121"/>
                              <a:gd name="T138" fmla="+- 0 -897 -961"/>
                              <a:gd name="T139" fmla="*/ -897 h 66"/>
                              <a:gd name="T140" fmla="+- 0 9421 9384"/>
                              <a:gd name="T141" fmla="*/ T140 w 121"/>
                              <a:gd name="T142" fmla="+- 0 -897 -961"/>
                              <a:gd name="T143" fmla="*/ -897 h 66"/>
                              <a:gd name="T144" fmla="+- 0 9421 9384"/>
                              <a:gd name="T145" fmla="*/ T144 w 121"/>
                              <a:gd name="T146" fmla="+- 0 -903 -961"/>
                              <a:gd name="T147" fmla="*/ -903 h 66"/>
                              <a:gd name="T148" fmla="+- 0 9457 9384"/>
                              <a:gd name="T149" fmla="*/ T148 w 121"/>
                              <a:gd name="T150" fmla="+- 0 -903 -961"/>
                              <a:gd name="T151" fmla="*/ -903 h 66"/>
                              <a:gd name="T152" fmla="+- 0 9457 9384"/>
                              <a:gd name="T153" fmla="*/ T152 w 121"/>
                              <a:gd name="T154" fmla="+- 0 -897 -961"/>
                              <a:gd name="T155" fmla="*/ -897 h 66"/>
                              <a:gd name="T156" fmla="+- 0 9469 9384"/>
                              <a:gd name="T157" fmla="*/ T156 w 121"/>
                              <a:gd name="T158" fmla="+- 0 -948 -961"/>
                              <a:gd name="T159" fmla="*/ -948 h 66"/>
                              <a:gd name="T160" fmla="+- 0 9469 9384"/>
                              <a:gd name="T161" fmla="*/ T160 w 121"/>
                              <a:gd name="T162" fmla="+- 0 -955 -961"/>
                              <a:gd name="T163" fmla="*/ -955 h 66"/>
                              <a:gd name="T164" fmla="+- 0 9477 9384"/>
                              <a:gd name="T165" fmla="*/ T164 w 121"/>
                              <a:gd name="T166" fmla="+- 0 -961 -961"/>
                              <a:gd name="T167" fmla="*/ -961 h 66"/>
                              <a:gd name="T168" fmla="+- 0 9495 9384"/>
                              <a:gd name="T169" fmla="*/ T168 w 121"/>
                              <a:gd name="T170" fmla="+- 0 -961 -961"/>
                              <a:gd name="T171" fmla="*/ -961 h 66"/>
                              <a:gd name="T172" fmla="+- 0 9501 9384"/>
                              <a:gd name="T173" fmla="*/ T172 w 121"/>
                              <a:gd name="T174" fmla="+- 0 -955 -961"/>
                              <a:gd name="T175" fmla="*/ -955 h 66"/>
                              <a:gd name="T176" fmla="+- 0 9477 9384"/>
                              <a:gd name="T177" fmla="*/ T176 w 121"/>
                              <a:gd name="T178" fmla="+- 0 -955 -961"/>
                              <a:gd name="T179" fmla="*/ -955 h 66"/>
                              <a:gd name="T180" fmla="+- 0 9469 9384"/>
                              <a:gd name="T181" fmla="*/ T180 w 121"/>
                              <a:gd name="T182" fmla="+- 0 -948 -961"/>
                              <a:gd name="T183" fmla="*/ -948 h 66"/>
                              <a:gd name="T184" fmla="+- 0 9504 9384"/>
                              <a:gd name="T185" fmla="*/ T184 w 121"/>
                              <a:gd name="T186" fmla="+- 0 -897 -961"/>
                              <a:gd name="T187" fmla="*/ -897 h 66"/>
                              <a:gd name="T188" fmla="+- 0 9466 9384"/>
                              <a:gd name="T189" fmla="*/ T188 w 121"/>
                              <a:gd name="T190" fmla="+- 0 -897 -961"/>
                              <a:gd name="T191" fmla="*/ -897 h 66"/>
                              <a:gd name="T192" fmla="+- 0 9466 9384"/>
                              <a:gd name="T193" fmla="*/ T192 w 121"/>
                              <a:gd name="T194" fmla="+- 0 -903 -961"/>
                              <a:gd name="T195" fmla="*/ -903 h 66"/>
                              <a:gd name="T196" fmla="+- 0 9492 9384"/>
                              <a:gd name="T197" fmla="*/ T196 w 121"/>
                              <a:gd name="T198" fmla="+- 0 -929 -961"/>
                              <a:gd name="T199" fmla="*/ -929 h 66"/>
                              <a:gd name="T200" fmla="+- 0 9498 9384"/>
                              <a:gd name="T201" fmla="*/ T200 w 121"/>
                              <a:gd name="T202" fmla="+- 0 -938 -961"/>
                              <a:gd name="T203" fmla="*/ -938 h 66"/>
                              <a:gd name="T204" fmla="+- 0 9498 9384"/>
                              <a:gd name="T205" fmla="*/ T204 w 121"/>
                              <a:gd name="T206" fmla="+- 0 -949 -961"/>
                              <a:gd name="T207" fmla="*/ -949 h 66"/>
                              <a:gd name="T208" fmla="+- 0 9491 9384"/>
                              <a:gd name="T209" fmla="*/ T208 w 121"/>
                              <a:gd name="T210" fmla="+- 0 -955 -961"/>
                              <a:gd name="T211" fmla="*/ -955 h 66"/>
                              <a:gd name="T212" fmla="+- 0 9501 9384"/>
                              <a:gd name="T213" fmla="*/ T212 w 121"/>
                              <a:gd name="T214" fmla="+- 0 -955 -961"/>
                              <a:gd name="T215" fmla="*/ -955 h 66"/>
                              <a:gd name="T216" fmla="+- 0 9505 9384"/>
                              <a:gd name="T217" fmla="*/ T216 w 121"/>
                              <a:gd name="T218" fmla="+- 0 -952 -961"/>
                              <a:gd name="T219" fmla="*/ -952 h 66"/>
                              <a:gd name="T220" fmla="+- 0 9505 9384"/>
                              <a:gd name="T221" fmla="*/ T220 w 121"/>
                              <a:gd name="T222" fmla="+- 0 -938 -961"/>
                              <a:gd name="T223" fmla="*/ -938 h 66"/>
                              <a:gd name="T224" fmla="+- 0 9498 9384"/>
                              <a:gd name="T225" fmla="*/ T224 w 121"/>
                              <a:gd name="T226" fmla="+- 0 -926 -961"/>
                              <a:gd name="T227" fmla="*/ -926 h 66"/>
                              <a:gd name="T228" fmla="+- 0 9475 9384"/>
                              <a:gd name="T229" fmla="*/ T228 w 121"/>
                              <a:gd name="T230" fmla="+- 0 -903 -961"/>
                              <a:gd name="T231" fmla="*/ -903 h 66"/>
                              <a:gd name="T232" fmla="+- 0 9475 9384"/>
                              <a:gd name="T233" fmla="*/ T232 w 121"/>
                              <a:gd name="T234" fmla="+- 0 -903 -961"/>
                              <a:gd name="T235" fmla="*/ -903 h 66"/>
                              <a:gd name="T236" fmla="+- 0 9504 9384"/>
                              <a:gd name="T237" fmla="*/ T236 w 121"/>
                              <a:gd name="T238" fmla="+- 0 -903 -961"/>
                              <a:gd name="T239" fmla="*/ -903 h 66"/>
                              <a:gd name="T240" fmla="+- 0 9504 9384"/>
                              <a:gd name="T241" fmla="*/ T240 w 121"/>
                              <a:gd name="T242" fmla="+- 0 -897 -961"/>
                              <a:gd name="T243" fmla="*/ -89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21" h="66">
                                <a:moveTo>
                                  <a:pt x="15" y="19"/>
                                </a:moveTo>
                                <a:lnTo>
                                  <a:pt x="8" y="19"/>
                                </a:lnTo>
                                <a:lnTo>
                                  <a:pt x="8" y="8"/>
                                </a:lnTo>
                                <a:lnTo>
                                  <a:pt x="15" y="6"/>
                                </a:lnTo>
                                <a:lnTo>
                                  <a:pt x="15" y="19"/>
                                </a:lnTo>
                                <a:close/>
                                <a:moveTo>
                                  <a:pt x="27" y="25"/>
                                </a:moveTo>
                                <a:lnTo>
                                  <a:pt x="0" y="25"/>
                                </a:lnTo>
                                <a:lnTo>
                                  <a:pt x="0" y="19"/>
                                </a:lnTo>
                                <a:lnTo>
                                  <a:pt x="27" y="19"/>
                                </a:lnTo>
                                <a:lnTo>
                                  <a:pt x="27" y="25"/>
                                </a:lnTo>
                                <a:close/>
                                <a:moveTo>
                                  <a:pt x="24" y="65"/>
                                </a:moveTo>
                                <a:lnTo>
                                  <a:pt x="8" y="65"/>
                                </a:lnTo>
                                <a:lnTo>
                                  <a:pt x="8" y="25"/>
                                </a:lnTo>
                                <a:lnTo>
                                  <a:pt x="15" y="25"/>
                                </a:lnTo>
                                <a:lnTo>
                                  <a:pt x="15" y="55"/>
                                </a:lnTo>
                                <a:lnTo>
                                  <a:pt x="18" y="59"/>
                                </a:lnTo>
                                <a:lnTo>
                                  <a:pt x="27" y="59"/>
                                </a:lnTo>
                                <a:lnTo>
                                  <a:pt x="27" y="64"/>
                                </a:lnTo>
                                <a:lnTo>
                                  <a:pt x="24" y="65"/>
                                </a:lnTo>
                                <a:close/>
                                <a:moveTo>
                                  <a:pt x="27" y="59"/>
                                </a:moveTo>
                                <a:lnTo>
                                  <a:pt x="25" y="59"/>
                                </a:lnTo>
                                <a:lnTo>
                                  <a:pt x="27" y="58"/>
                                </a:lnTo>
                                <a:lnTo>
                                  <a:pt x="27" y="59"/>
                                </a:lnTo>
                                <a:close/>
                                <a:moveTo>
                                  <a:pt x="36" y="13"/>
                                </a:moveTo>
                                <a:lnTo>
                                  <a:pt x="36" y="6"/>
                                </a:lnTo>
                                <a:lnTo>
                                  <a:pt x="58" y="0"/>
                                </a:lnTo>
                                <a:lnTo>
                                  <a:pt x="58" y="9"/>
                                </a:lnTo>
                                <a:lnTo>
                                  <a:pt x="51" y="9"/>
                                </a:lnTo>
                                <a:lnTo>
                                  <a:pt x="36" y="13"/>
                                </a:lnTo>
                                <a:close/>
                                <a:moveTo>
                                  <a:pt x="58" y="58"/>
                                </a:moveTo>
                                <a:lnTo>
                                  <a:pt x="51" y="58"/>
                                </a:lnTo>
                                <a:lnTo>
                                  <a:pt x="51" y="9"/>
                                </a:lnTo>
                                <a:lnTo>
                                  <a:pt x="58" y="9"/>
                                </a:lnTo>
                                <a:lnTo>
                                  <a:pt x="58" y="58"/>
                                </a:lnTo>
                                <a:close/>
                                <a:moveTo>
                                  <a:pt x="73" y="64"/>
                                </a:moveTo>
                                <a:lnTo>
                                  <a:pt x="37" y="64"/>
                                </a:lnTo>
                                <a:lnTo>
                                  <a:pt x="37" y="58"/>
                                </a:lnTo>
                                <a:lnTo>
                                  <a:pt x="73" y="58"/>
                                </a:lnTo>
                                <a:lnTo>
                                  <a:pt x="73" y="64"/>
                                </a:lnTo>
                                <a:close/>
                                <a:moveTo>
                                  <a:pt x="85" y="13"/>
                                </a:moveTo>
                                <a:lnTo>
                                  <a:pt x="85" y="6"/>
                                </a:lnTo>
                                <a:lnTo>
                                  <a:pt x="93" y="0"/>
                                </a:lnTo>
                                <a:lnTo>
                                  <a:pt x="111" y="0"/>
                                </a:lnTo>
                                <a:lnTo>
                                  <a:pt x="117" y="6"/>
                                </a:lnTo>
                                <a:lnTo>
                                  <a:pt x="93" y="6"/>
                                </a:lnTo>
                                <a:lnTo>
                                  <a:pt x="85" y="13"/>
                                </a:lnTo>
                                <a:close/>
                                <a:moveTo>
                                  <a:pt x="120" y="64"/>
                                </a:moveTo>
                                <a:lnTo>
                                  <a:pt x="82" y="64"/>
                                </a:lnTo>
                                <a:lnTo>
                                  <a:pt x="82" y="58"/>
                                </a:lnTo>
                                <a:lnTo>
                                  <a:pt x="108" y="32"/>
                                </a:lnTo>
                                <a:lnTo>
                                  <a:pt x="114" y="23"/>
                                </a:lnTo>
                                <a:lnTo>
                                  <a:pt x="114" y="12"/>
                                </a:lnTo>
                                <a:lnTo>
                                  <a:pt x="107" y="6"/>
                                </a:lnTo>
                                <a:lnTo>
                                  <a:pt x="117" y="6"/>
                                </a:lnTo>
                                <a:lnTo>
                                  <a:pt x="121" y="9"/>
                                </a:lnTo>
                                <a:lnTo>
                                  <a:pt x="121" y="23"/>
                                </a:lnTo>
                                <a:lnTo>
                                  <a:pt x="114" y="35"/>
                                </a:lnTo>
                                <a:lnTo>
                                  <a:pt x="91" y="58"/>
                                </a:lnTo>
                                <a:lnTo>
                                  <a:pt x="120" y="58"/>
                                </a:lnTo>
                                <a:lnTo>
                                  <a:pt x="120" y="6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4" name="AutoShape 566"/>
                        <wps:cNvSpPr>
                          <a:spLocks/>
                        </wps:cNvSpPr>
                        <wps:spPr bwMode="auto">
                          <a:xfrm>
                            <a:off x="8840" y="4709"/>
                            <a:ext cx="240" cy="300"/>
                          </a:xfrm>
                          <a:custGeom>
                            <a:avLst/>
                            <a:gdLst>
                              <a:gd name="T0" fmla="+- 0 9510 8840"/>
                              <a:gd name="T1" fmla="*/ T0 w 240"/>
                              <a:gd name="T2" fmla="+- 0 -603 4709"/>
                              <a:gd name="T3" fmla="*/ -603 h 300"/>
                              <a:gd name="T4" fmla="+- 0 9601 8840"/>
                              <a:gd name="T5" fmla="*/ T4 w 240"/>
                              <a:gd name="T6" fmla="+- 0 -528 4709"/>
                              <a:gd name="T7" fmla="*/ -528 h 300"/>
                              <a:gd name="T8" fmla="+- 0 9601 8840"/>
                              <a:gd name="T9" fmla="*/ T8 w 240"/>
                              <a:gd name="T10" fmla="+- 0 -528 4709"/>
                              <a:gd name="T11" fmla="*/ -528 h 300"/>
                              <a:gd name="T12" fmla="+- 0 9571 8840"/>
                              <a:gd name="T13" fmla="*/ T12 w 240"/>
                              <a:gd name="T14" fmla="+- 0 -641 4709"/>
                              <a:gd name="T15" fmla="*/ -641 h 300"/>
                            </a:gdLst>
                            <a:ahLst/>
                            <a:cxnLst>
                              <a:cxn ang="0">
                                <a:pos x="T1" y="T3"/>
                              </a:cxn>
                              <a:cxn ang="0">
                                <a:pos x="T5" y="T7"/>
                              </a:cxn>
                              <a:cxn ang="0">
                                <a:pos x="T9" y="T11"/>
                              </a:cxn>
                              <a:cxn ang="0">
                                <a:pos x="T13" y="T15"/>
                              </a:cxn>
                            </a:cxnLst>
                            <a:rect l="0" t="0" r="r" b="b"/>
                            <a:pathLst>
                              <a:path w="240" h="300">
                                <a:moveTo>
                                  <a:pt x="670" y="-5312"/>
                                </a:moveTo>
                                <a:lnTo>
                                  <a:pt x="761" y="-5237"/>
                                </a:lnTo>
                                <a:moveTo>
                                  <a:pt x="761" y="-5237"/>
                                </a:moveTo>
                                <a:lnTo>
                                  <a:pt x="731" y="-5350"/>
                                </a:lnTo>
                              </a:path>
                            </a:pathLst>
                          </a:custGeom>
                          <a:noFill/>
                          <a:ln w="52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15" name="Picture 56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9183" y="-1390"/>
                            <a:ext cx="407"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16" name="Line 564"/>
                        <wps:cNvCnPr>
                          <a:cxnSpLocks noChangeShapeType="1"/>
                        </wps:cNvCnPr>
                        <wps:spPr bwMode="auto">
                          <a:xfrm>
                            <a:off x="9202" y="-400"/>
                            <a:ext cx="399" cy="0"/>
                          </a:xfrm>
                          <a:prstGeom prst="line">
                            <a:avLst/>
                          </a:prstGeom>
                          <a:noFill/>
                          <a:ln w="5258">
                            <a:solidFill>
                              <a:srgbClr val="000000"/>
                            </a:solidFill>
                            <a:round/>
                            <a:headEnd/>
                            <a:tailEnd/>
                          </a:ln>
                          <a:extLst>
                            <a:ext uri="{909E8E84-426E-40DD-AFC4-6F175D3DCCD1}">
                              <a14:hiddenFill xmlns:a14="http://schemas.microsoft.com/office/drawing/2010/main">
                                <a:noFill/>
                              </a14:hiddenFill>
                            </a:ext>
                          </a:extLst>
                        </wps:spPr>
                        <wps:bodyPr/>
                      </wps:wsp>
                      <wps:wsp>
                        <wps:cNvPr id="617" name="AutoShape 563"/>
                        <wps:cNvSpPr>
                          <a:spLocks/>
                        </wps:cNvSpPr>
                        <wps:spPr bwMode="auto">
                          <a:xfrm>
                            <a:off x="9399" y="-495"/>
                            <a:ext cx="124" cy="66"/>
                          </a:xfrm>
                          <a:custGeom>
                            <a:avLst/>
                            <a:gdLst>
                              <a:gd name="T0" fmla="+- 0 9414 9399"/>
                              <a:gd name="T1" fmla="*/ T0 w 124"/>
                              <a:gd name="T2" fmla="+- 0 -475 -495"/>
                              <a:gd name="T3" fmla="*/ -475 h 66"/>
                              <a:gd name="T4" fmla="+- 0 9407 9399"/>
                              <a:gd name="T5" fmla="*/ T4 w 124"/>
                              <a:gd name="T6" fmla="+- 0 -475 -495"/>
                              <a:gd name="T7" fmla="*/ -475 h 66"/>
                              <a:gd name="T8" fmla="+- 0 9407 9399"/>
                              <a:gd name="T9" fmla="*/ T8 w 124"/>
                              <a:gd name="T10" fmla="+- 0 -486 -495"/>
                              <a:gd name="T11" fmla="*/ -486 h 66"/>
                              <a:gd name="T12" fmla="+- 0 9414 9399"/>
                              <a:gd name="T13" fmla="*/ T12 w 124"/>
                              <a:gd name="T14" fmla="+- 0 -488 -495"/>
                              <a:gd name="T15" fmla="*/ -488 h 66"/>
                              <a:gd name="T16" fmla="+- 0 9414 9399"/>
                              <a:gd name="T17" fmla="*/ T16 w 124"/>
                              <a:gd name="T18" fmla="+- 0 -475 -495"/>
                              <a:gd name="T19" fmla="*/ -475 h 66"/>
                              <a:gd name="T20" fmla="+- 0 9426 9399"/>
                              <a:gd name="T21" fmla="*/ T20 w 124"/>
                              <a:gd name="T22" fmla="+- 0 -469 -495"/>
                              <a:gd name="T23" fmla="*/ -469 h 66"/>
                              <a:gd name="T24" fmla="+- 0 9399 9399"/>
                              <a:gd name="T25" fmla="*/ T24 w 124"/>
                              <a:gd name="T26" fmla="+- 0 -469 -495"/>
                              <a:gd name="T27" fmla="*/ -469 h 66"/>
                              <a:gd name="T28" fmla="+- 0 9399 9399"/>
                              <a:gd name="T29" fmla="*/ T28 w 124"/>
                              <a:gd name="T30" fmla="+- 0 -475 -495"/>
                              <a:gd name="T31" fmla="*/ -475 h 66"/>
                              <a:gd name="T32" fmla="+- 0 9426 9399"/>
                              <a:gd name="T33" fmla="*/ T32 w 124"/>
                              <a:gd name="T34" fmla="+- 0 -475 -495"/>
                              <a:gd name="T35" fmla="*/ -475 h 66"/>
                              <a:gd name="T36" fmla="+- 0 9426 9399"/>
                              <a:gd name="T37" fmla="*/ T36 w 124"/>
                              <a:gd name="T38" fmla="+- 0 -469 -495"/>
                              <a:gd name="T39" fmla="*/ -469 h 66"/>
                              <a:gd name="T40" fmla="+- 0 9423 9399"/>
                              <a:gd name="T41" fmla="*/ T40 w 124"/>
                              <a:gd name="T42" fmla="+- 0 -429 -495"/>
                              <a:gd name="T43" fmla="*/ -429 h 66"/>
                              <a:gd name="T44" fmla="+- 0 9407 9399"/>
                              <a:gd name="T45" fmla="*/ T44 w 124"/>
                              <a:gd name="T46" fmla="+- 0 -429 -495"/>
                              <a:gd name="T47" fmla="*/ -429 h 66"/>
                              <a:gd name="T48" fmla="+- 0 9407 9399"/>
                              <a:gd name="T49" fmla="*/ T48 w 124"/>
                              <a:gd name="T50" fmla="+- 0 -469 -495"/>
                              <a:gd name="T51" fmla="*/ -469 h 66"/>
                              <a:gd name="T52" fmla="+- 0 9414 9399"/>
                              <a:gd name="T53" fmla="*/ T52 w 124"/>
                              <a:gd name="T54" fmla="+- 0 -469 -495"/>
                              <a:gd name="T55" fmla="*/ -469 h 66"/>
                              <a:gd name="T56" fmla="+- 0 9414 9399"/>
                              <a:gd name="T57" fmla="*/ T56 w 124"/>
                              <a:gd name="T58" fmla="+- 0 -439 -495"/>
                              <a:gd name="T59" fmla="*/ -439 h 66"/>
                              <a:gd name="T60" fmla="+- 0 9418 9399"/>
                              <a:gd name="T61" fmla="*/ T60 w 124"/>
                              <a:gd name="T62" fmla="+- 0 -435 -495"/>
                              <a:gd name="T63" fmla="*/ -435 h 66"/>
                              <a:gd name="T64" fmla="+- 0 9426 9399"/>
                              <a:gd name="T65" fmla="*/ T64 w 124"/>
                              <a:gd name="T66" fmla="+- 0 -435 -495"/>
                              <a:gd name="T67" fmla="*/ -435 h 66"/>
                              <a:gd name="T68" fmla="+- 0 9426 9399"/>
                              <a:gd name="T69" fmla="*/ T68 w 124"/>
                              <a:gd name="T70" fmla="+- 0 -430 -495"/>
                              <a:gd name="T71" fmla="*/ -430 h 66"/>
                              <a:gd name="T72" fmla="+- 0 9423 9399"/>
                              <a:gd name="T73" fmla="*/ T72 w 124"/>
                              <a:gd name="T74" fmla="+- 0 -429 -495"/>
                              <a:gd name="T75" fmla="*/ -429 h 66"/>
                              <a:gd name="T76" fmla="+- 0 9426 9399"/>
                              <a:gd name="T77" fmla="*/ T76 w 124"/>
                              <a:gd name="T78" fmla="+- 0 -435 -495"/>
                              <a:gd name="T79" fmla="*/ -435 h 66"/>
                              <a:gd name="T80" fmla="+- 0 9424 9399"/>
                              <a:gd name="T81" fmla="*/ T80 w 124"/>
                              <a:gd name="T82" fmla="+- 0 -435 -495"/>
                              <a:gd name="T83" fmla="*/ -435 h 66"/>
                              <a:gd name="T84" fmla="+- 0 9426 9399"/>
                              <a:gd name="T85" fmla="*/ T84 w 124"/>
                              <a:gd name="T86" fmla="+- 0 -437 -495"/>
                              <a:gd name="T87" fmla="*/ -437 h 66"/>
                              <a:gd name="T88" fmla="+- 0 9426 9399"/>
                              <a:gd name="T89" fmla="*/ T88 w 124"/>
                              <a:gd name="T90" fmla="+- 0 -435 -495"/>
                              <a:gd name="T91" fmla="*/ -435 h 66"/>
                              <a:gd name="T92" fmla="+- 0 9436 9399"/>
                              <a:gd name="T93" fmla="*/ T92 w 124"/>
                              <a:gd name="T94" fmla="+- 0 -481 -495"/>
                              <a:gd name="T95" fmla="*/ -481 h 66"/>
                              <a:gd name="T96" fmla="+- 0 9436 9399"/>
                              <a:gd name="T97" fmla="*/ T96 w 124"/>
                              <a:gd name="T98" fmla="+- 0 -488 -495"/>
                              <a:gd name="T99" fmla="*/ -488 h 66"/>
                              <a:gd name="T100" fmla="+- 0 9457 9399"/>
                              <a:gd name="T101" fmla="*/ T100 w 124"/>
                              <a:gd name="T102" fmla="+- 0 -495 -495"/>
                              <a:gd name="T103" fmla="*/ -495 h 66"/>
                              <a:gd name="T104" fmla="+- 0 9457 9399"/>
                              <a:gd name="T105" fmla="*/ T104 w 124"/>
                              <a:gd name="T106" fmla="+- 0 -485 -495"/>
                              <a:gd name="T107" fmla="*/ -485 h 66"/>
                              <a:gd name="T108" fmla="+- 0 9450 9399"/>
                              <a:gd name="T109" fmla="*/ T108 w 124"/>
                              <a:gd name="T110" fmla="+- 0 -485 -495"/>
                              <a:gd name="T111" fmla="*/ -485 h 66"/>
                              <a:gd name="T112" fmla="+- 0 9436 9399"/>
                              <a:gd name="T113" fmla="*/ T112 w 124"/>
                              <a:gd name="T114" fmla="+- 0 -481 -495"/>
                              <a:gd name="T115" fmla="*/ -481 h 66"/>
                              <a:gd name="T116" fmla="+- 0 9457 9399"/>
                              <a:gd name="T117" fmla="*/ T116 w 124"/>
                              <a:gd name="T118" fmla="+- 0 -436 -495"/>
                              <a:gd name="T119" fmla="*/ -436 h 66"/>
                              <a:gd name="T120" fmla="+- 0 9450 9399"/>
                              <a:gd name="T121" fmla="*/ T120 w 124"/>
                              <a:gd name="T122" fmla="+- 0 -436 -495"/>
                              <a:gd name="T123" fmla="*/ -436 h 66"/>
                              <a:gd name="T124" fmla="+- 0 9450 9399"/>
                              <a:gd name="T125" fmla="*/ T124 w 124"/>
                              <a:gd name="T126" fmla="+- 0 -485 -495"/>
                              <a:gd name="T127" fmla="*/ -485 h 66"/>
                              <a:gd name="T128" fmla="+- 0 9457 9399"/>
                              <a:gd name="T129" fmla="*/ T128 w 124"/>
                              <a:gd name="T130" fmla="+- 0 -485 -495"/>
                              <a:gd name="T131" fmla="*/ -485 h 66"/>
                              <a:gd name="T132" fmla="+- 0 9457 9399"/>
                              <a:gd name="T133" fmla="*/ T132 w 124"/>
                              <a:gd name="T134" fmla="+- 0 -436 -495"/>
                              <a:gd name="T135" fmla="*/ -436 h 66"/>
                              <a:gd name="T136" fmla="+- 0 9472 9399"/>
                              <a:gd name="T137" fmla="*/ T136 w 124"/>
                              <a:gd name="T138" fmla="+- 0 -430 -495"/>
                              <a:gd name="T139" fmla="*/ -430 h 66"/>
                              <a:gd name="T140" fmla="+- 0 9436 9399"/>
                              <a:gd name="T141" fmla="*/ T140 w 124"/>
                              <a:gd name="T142" fmla="+- 0 -430 -495"/>
                              <a:gd name="T143" fmla="*/ -430 h 66"/>
                              <a:gd name="T144" fmla="+- 0 9436 9399"/>
                              <a:gd name="T145" fmla="*/ T144 w 124"/>
                              <a:gd name="T146" fmla="+- 0 -436 -495"/>
                              <a:gd name="T147" fmla="*/ -436 h 66"/>
                              <a:gd name="T148" fmla="+- 0 9472 9399"/>
                              <a:gd name="T149" fmla="*/ T148 w 124"/>
                              <a:gd name="T150" fmla="+- 0 -436 -495"/>
                              <a:gd name="T151" fmla="*/ -436 h 66"/>
                              <a:gd name="T152" fmla="+- 0 9472 9399"/>
                              <a:gd name="T153" fmla="*/ T152 w 124"/>
                              <a:gd name="T154" fmla="+- 0 -430 -495"/>
                              <a:gd name="T155" fmla="*/ -430 h 66"/>
                              <a:gd name="T156" fmla="+- 0 9522 9399"/>
                              <a:gd name="T157" fmla="*/ T156 w 124"/>
                              <a:gd name="T158" fmla="+- 0 -447 -495"/>
                              <a:gd name="T159" fmla="*/ -447 h 66"/>
                              <a:gd name="T160" fmla="+- 0 9477 9399"/>
                              <a:gd name="T161" fmla="*/ T160 w 124"/>
                              <a:gd name="T162" fmla="+- 0 -447 -495"/>
                              <a:gd name="T163" fmla="*/ -447 h 66"/>
                              <a:gd name="T164" fmla="+- 0 9477 9399"/>
                              <a:gd name="T165" fmla="*/ T164 w 124"/>
                              <a:gd name="T166" fmla="+- 0 -451 -495"/>
                              <a:gd name="T167" fmla="*/ -451 h 66"/>
                              <a:gd name="T168" fmla="+- 0 9506 9399"/>
                              <a:gd name="T169" fmla="*/ T168 w 124"/>
                              <a:gd name="T170" fmla="+- 0 -493 -495"/>
                              <a:gd name="T171" fmla="*/ -493 h 66"/>
                              <a:gd name="T172" fmla="+- 0 9514 9399"/>
                              <a:gd name="T173" fmla="*/ T172 w 124"/>
                              <a:gd name="T174" fmla="+- 0 -493 -495"/>
                              <a:gd name="T175" fmla="*/ -493 h 66"/>
                              <a:gd name="T176" fmla="+- 0 9514 9399"/>
                              <a:gd name="T177" fmla="*/ T176 w 124"/>
                              <a:gd name="T178" fmla="+- 0 -486 -495"/>
                              <a:gd name="T179" fmla="*/ -486 h 66"/>
                              <a:gd name="T180" fmla="+- 0 9507 9399"/>
                              <a:gd name="T181" fmla="*/ T180 w 124"/>
                              <a:gd name="T182" fmla="+- 0 -486 -495"/>
                              <a:gd name="T183" fmla="*/ -486 h 66"/>
                              <a:gd name="T184" fmla="+- 0 9507 9399"/>
                              <a:gd name="T185" fmla="*/ T184 w 124"/>
                              <a:gd name="T186" fmla="+- 0 -485 -495"/>
                              <a:gd name="T187" fmla="*/ -485 h 66"/>
                              <a:gd name="T188" fmla="+- 0 9505 9399"/>
                              <a:gd name="T189" fmla="*/ T188 w 124"/>
                              <a:gd name="T190" fmla="+- 0 -482 -495"/>
                              <a:gd name="T191" fmla="*/ -482 h 66"/>
                              <a:gd name="T192" fmla="+- 0 9485 9399"/>
                              <a:gd name="T193" fmla="*/ T192 w 124"/>
                              <a:gd name="T194" fmla="+- 0 -453 -495"/>
                              <a:gd name="T195" fmla="*/ -453 h 66"/>
                              <a:gd name="T196" fmla="+- 0 9522 9399"/>
                              <a:gd name="T197" fmla="*/ T196 w 124"/>
                              <a:gd name="T198" fmla="+- 0 -453 -495"/>
                              <a:gd name="T199" fmla="*/ -453 h 66"/>
                              <a:gd name="T200" fmla="+- 0 9522 9399"/>
                              <a:gd name="T201" fmla="*/ T200 w 124"/>
                              <a:gd name="T202" fmla="+- 0 -447 -495"/>
                              <a:gd name="T203" fmla="*/ -447 h 66"/>
                              <a:gd name="T204" fmla="+- 0 9514 9399"/>
                              <a:gd name="T205" fmla="*/ T204 w 124"/>
                              <a:gd name="T206" fmla="+- 0 -453 -495"/>
                              <a:gd name="T207" fmla="*/ -453 h 66"/>
                              <a:gd name="T208" fmla="+- 0 9507 9399"/>
                              <a:gd name="T209" fmla="*/ T208 w 124"/>
                              <a:gd name="T210" fmla="+- 0 -453 -495"/>
                              <a:gd name="T211" fmla="*/ -453 h 66"/>
                              <a:gd name="T212" fmla="+- 0 9507 9399"/>
                              <a:gd name="T213" fmla="*/ T212 w 124"/>
                              <a:gd name="T214" fmla="+- 0 -483 -495"/>
                              <a:gd name="T215" fmla="*/ -483 h 66"/>
                              <a:gd name="T216" fmla="+- 0 9507 9399"/>
                              <a:gd name="T217" fmla="*/ T216 w 124"/>
                              <a:gd name="T218" fmla="+- 0 -486 -495"/>
                              <a:gd name="T219" fmla="*/ -486 h 66"/>
                              <a:gd name="T220" fmla="+- 0 9514 9399"/>
                              <a:gd name="T221" fmla="*/ T220 w 124"/>
                              <a:gd name="T222" fmla="+- 0 -486 -495"/>
                              <a:gd name="T223" fmla="*/ -486 h 66"/>
                              <a:gd name="T224" fmla="+- 0 9514 9399"/>
                              <a:gd name="T225" fmla="*/ T224 w 124"/>
                              <a:gd name="T226" fmla="+- 0 -453 -495"/>
                              <a:gd name="T227" fmla="*/ -453 h 66"/>
                              <a:gd name="T228" fmla="+- 0 9514 9399"/>
                              <a:gd name="T229" fmla="*/ T228 w 124"/>
                              <a:gd name="T230" fmla="+- 0 -430 -495"/>
                              <a:gd name="T231" fmla="*/ -430 h 66"/>
                              <a:gd name="T232" fmla="+- 0 9507 9399"/>
                              <a:gd name="T233" fmla="*/ T232 w 124"/>
                              <a:gd name="T234" fmla="+- 0 -430 -495"/>
                              <a:gd name="T235" fmla="*/ -430 h 66"/>
                              <a:gd name="T236" fmla="+- 0 9507 9399"/>
                              <a:gd name="T237" fmla="*/ T236 w 124"/>
                              <a:gd name="T238" fmla="+- 0 -447 -495"/>
                              <a:gd name="T239" fmla="*/ -447 h 66"/>
                              <a:gd name="T240" fmla="+- 0 9514 9399"/>
                              <a:gd name="T241" fmla="*/ T240 w 124"/>
                              <a:gd name="T242" fmla="+- 0 -447 -495"/>
                              <a:gd name="T243" fmla="*/ -447 h 66"/>
                              <a:gd name="T244" fmla="+- 0 9514 9399"/>
                              <a:gd name="T245" fmla="*/ T244 w 124"/>
                              <a:gd name="T246" fmla="+- 0 -430 -495"/>
                              <a:gd name="T247" fmla="*/ -430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124" h="66">
                                <a:moveTo>
                                  <a:pt x="15" y="20"/>
                                </a:moveTo>
                                <a:lnTo>
                                  <a:pt x="8" y="20"/>
                                </a:lnTo>
                                <a:lnTo>
                                  <a:pt x="8" y="9"/>
                                </a:lnTo>
                                <a:lnTo>
                                  <a:pt x="15" y="7"/>
                                </a:lnTo>
                                <a:lnTo>
                                  <a:pt x="15" y="20"/>
                                </a:lnTo>
                                <a:close/>
                                <a:moveTo>
                                  <a:pt x="27" y="26"/>
                                </a:moveTo>
                                <a:lnTo>
                                  <a:pt x="0" y="26"/>
                                </a:lnTo>
                                <a:lnTo>
                                  <a:pt x="0" y="20"/>
                                </a:lnTo>
                                <a:lnTo>
                                  <a:pt x="27" y="20"/>
                                </a:lnTo>
                                <a:lnTo>
                                  <a:pt x="27" y="26"/>
                                </a:lnTo>
                                <a:close/>
                                <a:moveTo>
                                  <a:pt x="24" y="66"/>
                                </a:moveTo>
                                <a:lnTo>
                                  <a:pt x="8" y="66"/>
                                </a:lnTo>
                                <a:lnTo>
                                  <a:pt x="8" y="26"/>
                                </a:lnTo>
                                <a:lnTo>
                                  <a:pt x="15" y="26"/>
                                </a:lnTo>
                                <a:lnTo>
                                  <a:pt x="15" y="56"/>
                                </a:lnTo>
                                <a:lnTo>
                                  <a:pt x="19" y="60"/>
                                </a:lnTo>
                                <a:lnTo>
                                  <a:pt x="27" y="60"/>
                                </a:lnTo>
                                <a:lnTo>
                                  <a:pt x="27" y="65"/>
                                </a:lnTo>
                                <a:lnTo>
                                  <a:pt x="24" y="66"/>
                                </a:lnTo>
                                <a:close/>
                                <a:moveTo>
                                  <a:pt x="27" y="60"/>
                                </a:moveTo>
                                <a:lnTo>
                                  <a:pt x="25" y="60"/>
                                </a:lnTo>
                                <a:lnTo>
                                  <a:pt x="27" y="58"/>
                                </a:lnTo>
                                <a:lnTo>
                                  <a:pt x="27" y="60"/>
                                </a:lnTo>
                                <a:close/>
                                <a:moveTo>
                                  <a:pt x="37" y="14"/>
                                </a:moveTo>
                                <a:lnTo>
                                  <a:pt x="37" y="7"/>
                                </a:lnTo>
                                <a:lnTo>
                                  <a:pt x="58" y="0"/>
                                </a:lnTo>
                                <a:lnTo>
                                  <a:pt x="58" y="10"/>
                                </a:lnTo>
                                <a:lnTo>
                                  <a:pt x="51" y="10"/>
                                </a:lnTo>
                                <a:lnTo>
                                  <a:pt x="37" y="14"/>
                                </a:lnTo>
                                <a:close/>
                                <a:moveTo>
                                  <a:pt x="58" y="59"/>
                                </a:moveTo>
                                <a:lnTo>
                                  <a:pt x="51" y="59"/>
                                </a:lnTo>
                                <a:lnTo>
                                  <a:pt x="51" y="10"/>
                                </a:lnTo>
                                <a:lnTo>
                                  <a:pt x="58" y="10"/>
                                </a:lnTo>
                                <a:lnTo>
                                  <a:pt x="58" y="59"/>
                                </a:lnTo>
                                <a:close/>
                                <a:moveTo>
                                  <a:pt x="73" y="65"/>
                                </a:moveTo>
                                <a:lnTo>
                                  <a:pt x="37" y="65"/>
                                </a:lnTo>
                                <a:lnTo>
                                  <a:pt x="37" y="59"/>
                                </a:lnTo>
                                <a:lnTo>
                                  <a:pt x="73" y="59"/>
                                </a:lnTo>
                                <a:lnTo>
                                  <a:pt x="73" y="65"/>
                                </a:lnTo>
                                <a:close/>
                                <a:moveTo>
                                  <a:pt x="123" y="48"/>
                                </a:moveTo>
                                <a:lnTo>
                                  <a:pt x="78" y="48"/>
                                </a:lnTo>
                                <a:lnTo>
                                  <a:pt x="78" y="44"/>
                                </a:lnTo>
                                <a:lnTo>
                                  <a:pt x="107" y="2"/>
                                </a:lnTo>
                                <a:lnTo>
                                  <a:pt x="115" y="2"/>
                                </a:lnTo>
                                <a:lnTo>
                                  <a:pt x="115" y="9"/>
                                </a:lnTo>
                                <a:lnTo>
                                  <a:pt x="108" y="9"/>
                                </a:lnTo>
                                <a:lnTo>
                                  <a:pt x="108" y="10"/>
                                </a:lnTo>
                                <a:lnTo>
                                  <a:pt x="106" y="13"/>
                                </a:lnTo>
                                <a:lnTo>
                                  <a:pt x="86" y="42"/>
                                </a:lnTo>
                                <a:lnTo>
                                  <a:pt x="123" y="42"/>
                                </a:lnTo>
                                <a:lnTo>
                                  <a:pt x="123" y="48"/>
                                </a:lnTo>
                                <a:close/>
                                <a:moveTo>
                                  <a:pt x="115" y="42"/>
                                </a:moveTo>
                                <a:lnTo>
                                  <a:pt x="108" y="42"/>
                                </a:lnTo>
                                <a:lnTo>
                                  <a:pt x="108" y="12"/>
                                </a:lnTo>
                                <a:lnTo>
                                  <a:pt x="108" y="9"/>
                                </a:lnTo>
                                <a:lnTo>
                                  <a:pt x="115" y="9"/>
                                </a:lnTo>
                                <a:lnTo>
                                  <a:pt x="115" y="42"/>
                                </a:lnTo>
                                <a:close/>
                                <a:moveTo>
                                  <a:pt x="115" y="65"/>
                                </a:moveTo>
                                <a:lnTo>
                                  <a:pt x="108" y="65"/>
                                </a:lnTo>
                                <a:lnTo>
                                  <a:pt x="108" y="48"/>
                                </a:lnTo>
                                <a:lnTo>
                                  <a:pt x="115" y="48"/>
                                </a:lnTo>
                                <a:lnTo>
                                  <a:pt x="115"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8" name="AutoShape 562"/>
                        <wps:cNvSpPr>
                          <a:spLocks/>
                        </wps:cNvSpPr>
                        <wps:spPr bwMode="auto">
                          <a:xfrm>
                            <a:off x="8780" y="4269"/>
                            <a:ext cx="300" cy="200"/>
                          </a:xfrm>
                          <a:custGeom>
                            <a:avLst/>
                            <a:gdLst>
                              <a:gd name="T0" fmla="+- 0 9488 8780"/>
                              <a:gd name="T1" fmla="*/ T0 w 300"/>
                              <a:gd name="T2" fmla="+- 0 -362 4269"/>
                              <a:gd name="T3" fmla="*/ -362 h 200"/>
                              <a:gd name="T4" fmla="+- 0 9601 8780"/>
                              <a:gd name="T5" fmla="*/ T4 w 300"/>
                              <a:gd name="T6" fmla="+- 0 -400 4269"/>
                              <a:gd name="T7" fmla="*/ -400 h 200"/>
                              <a:gd name="T8" fmla="+- 0 9601 8780"/>
                              <a:gd name="T9" fmla="*/ T8 w 300"/>
                              <a:gd name="T10" fmla="+- 0 -400 4269"/>
                              <a:gd name="T11" fmla="*/ -400 h 200"/>
                              <a:gd name="T12" fmla="+- 0 9488 8780"/>
                              <a:gd name="T13" fmla="*/ T12 w 300"/>
                              <a:gd name="T14" fmla="+- 0 -437 4269"/>
                              <a:gd name="T15" fmla="*/ -437 h 200"/>
                            </a:gdLst>
                            <a:ahLst/>
                            <a:cxnLst>
                              <a:cxn ang="0">
                                <a:pos x="T1" y="T3"/>
                              </a:cxn>
                              <a:cxn ang="0">
                                <a:pos x="T5" y="T7"/>
                              </a:cxn>
                              <a:cxn ang="0">
                                <a:pos x="T9" y="T11"/>
                              </a:cxn>
                              <a:cxn ang="0">
                                <a:pos x="T13" y="T15"/>
                              </a:cxn>
                            </a:cxnLst>
                            <a:rect l="0" t="0" r="r" b="b"/>
                            <a:pathLst>
                              <a:path w="300" h="200">
                                <a:moveTo>
                                  <a:pt x="708" y="-4631"/>
                                </a:moveTo>
                                <a:lnTo>
                                  <a:pt x="821" y="-4669"/>
                                </a:lnTo>
                                <a:moveTo>
                                  <a:pt x="821" y="-4669"/>
                                </a:moveTo>
                                <a:lnTo>
                                  <a:pt x="708" y="-4706"/>
                                </a:lnTo>
                              </a:path>
                            </a:pathLst>
                          </a:custGeom>
                          <a:noFill/>
                          <a:ln w="52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19" name="Picture 56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8226" y="-2775"/>
                            <a:ext cx="2874" cy="2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20" name="Text Box 560"/>
                        <wps:cNvSpPr txBox="1">
                          <a:spLocks noChangeArrowheads="1"/>
                        </wps:cNvSpPr>
                        <wps:spPr bwMode="auto">
                          <a:xfrm>
                            <a:off x="7048" y="-1386"/>
                            <a:ext cx="2364"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09DA4A" w14:textId="77777777" w:rsidR="00A541FA" w:rsidRDefault="00A541FA">
                              <w:pPr>
                                <w:tabs>
                                  <w:tab w:val="left" w:pos="2363"/>
                                </w:tabs>
                                <w:spacing w:line="199" w:lineRule="exact"/>
                                <w:rPr>
                                  <w:sz w:val="20"/>
                                </w:rPr>
                              </w:pPr>
                              <w:r>
                                <w:rPr>
                                  <w:w w:val="99"/>
                                  <w:sz w:val="20"/>
                                  <w:u w:val="single"/>
                                </w:rPr>
                                <w:t xml:space="preserve"> </w:t>
                              </w:r>
                              <w:r>
                                <w:rPr>
                                  <w:sz w:val="20"/>
                                  <w:u w:val="single"/>
                                </w:rPr>
                                <w:tab/>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F3C40D" id="Group 559" o:spid="_x0000_s1425" style="position:absolute;left:0;text-align:left;margin-left:312.7pt;margin-top:-153.8pt;width:250.05pt;height:148pt;z-index:1840;mso-position-horizontal-relative:page" coordorigin="6254,-3076" coordsize="5001,2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">
                <v:shape id="AutoShape 621" o:spid="_x0000_s1426" style="position:absolute;left:8484;top:-3019;width:534;height:68;visibility:visible;mso-wrap-style:square;v-text-anchor:top" coordsize="534,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wM9MUA&#10;AADcAAAADwAAAGRycy9kb3ducmV2LnhtbESPS2vCQBSF94L/YbhCdzqpRbGpo7SK1Hbjo7q/ZK6Z&#10;kMydkBlj6q/vFApdHs7j48yXna1ES40vHCt4HCUgiDOnC84VnL42wxkIH5A1Vo5JwTd5WC76vTmm&#10;2t34QO0x5CKOsE9RgQmhTqX0mSGLfuRq4uhdXGMxRNnkUjd4i+O2kuMkmUqLBUeCwZpWhrLyeLWR&#10;+7Ten02Jl/2s/ajvq3K6e3v/VOph0L2+gAjUhf/wX3urFUwmz/B7Jh4Bu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vAz0xQAAANwAAAAPAAAAAAAAAAAAAAAAAJgCAABkcnMv&#10;ZG93bnJldi54bWxQSwUGAAAAAAQABAD1AAAAigMAAAAA&#10;" path="m35,62r-11,l31,57r,-8l29,46,25,42,19,40,13,36,7,33,3,29,,23,,16,4,9,10,5,18,3r14,l36,5r,5l19,10r-5,1l11,13,8,17r,5l10,25r4,3l19,31r6,3l31,38r5,4l39,48r,8l35,62xm36,14l30,10r6,l36,14xm21,68r-6,l10,68,6,67,2,66,,65,,56r2,1l6,59r5,2l15,62r20,l29,67r-8,1xm60,22r-7,l53,11,60,9r,13xm71,28r-26,l45,22r26,l71,28xm69,68r-16,l53,28r7,l60,58r3,4l71,62r,5l69,68xm71,62r-2,l71,61r,1xm82,33r,-8l89,21r24,l113,27r-24,l82,33xm101,68r-16,l78,61r,-18l106,39r,-12l113,27r,17l106,44,90,47r-5,3l85,58r5,4l105,62r-4,6xm105,62r-6,l106,55r,-11l113,44r,16l106,60r-1,2xm113,67r-7,l106,60r7,l113,67xm136,22r-7,l129,11r7,-2l136,22xm148,28r-27,l121,22r27,l148,28xm145,68r-16,l129,28r7,l136,58r4,4l148,62r,5l145,68xm148,62r-2,l148,61r,1xm185,68r-20,l154,56r,-22l166,21r18,l189,27r-19,l163,34r-1,6l194,40r,7l162,47r,7l170,62r21,l191,64r-6,4xm194,40r-8,l186,34r-6,-7l189,27r5,6l194,40xm191,62r-7,l191,57r,5xm213,67r-7,l206,4r10,l219,13r-6,l213,16r,51xm245,56r-7,l240,51,261,4r9,l270,13r-7,l262,17r-1,2l245,56xm240,67r-4,l214,17r-1,-4l219,13r16,35l237,53r1,3l245,56r-5,11xm270,67r-7,l263,20r,-7l270,13r,54xm287,33r,-8l294,21r24,l318,27r-24,l287,33xm306,68r-16,l283,61r,-18l311,39r,-12l318,27r,17l311,44r-16,3l290,50r,8l295,62r15,l306,68xm310,62r-6,l311,55r,-11l318,44r,16l311,60r-1,2xm318,67r-7,l311,60r7,l318,67xm357,68r-16,l329,56r,-21l342,21r16,l363,23r,4l345,27r-9,10l336,53r9,9l363,62r,3l357,68xm363,31r-5,-4l363,27r,4xm363,62r-6,l363,58r,4xm381,67r-7,l374,r7,l381,30r5,l381,35r,32xm386,30r-5,l386,21r25,l411,27r-23,l386,30xm411,67r-7,l404,27r7,l411,67xm430,11r-4,l424,8r,-4l426,1r4,l433,4r,4l430,11xm432,67r-7,l425,22r7,l432,67xm459,30r-5,l459,21r17,l481,27r-20,l459,30xm454,67r-7,l447,22r7,l454,30r5,l454,35r,32xm484,67r-7,l477,27r4,l484,31r,36xm525,68r-19,l495,56r,-22l507,21r17,l529,27r-19,l503,34r-1,6l534,40r,7l502,47r,7l510,62r21,l531,64r-6,4xm534,40r-7,l527,34r-6,-7l529,27r5,6l534,40xm531,62r-6,l531,57r,5xe" fillcolor="black" stroked="f">
                  <v:path arrowok="t" o:connecttype="custom" o:connectlocs="25,-2977;0,-3003;36,-3009;10,-2994;39,-2971;36,-3005;0,-2954;35,-2957;53,-3008;71,-2997;60,-2961;69,-2957;113,-2998;78,-2958;106,-2975;101,-2951;113,-2959;113,-2959;136,-2997;145,-2951;148,-2957;148,-2957;184,-2998;194,-2972;185,-2951;194,-2986;213,-2952;213,-3003;270,-3015;240,-2952;237,-2966;263,-2999;294,-2998;290,-2951;318,-2975;310,-2957;318,-2975;311,-2959;329,-2984;336,-2982;363,-2988;363,-2961;381,-2989;386,-2998;404,-2952;424,-3011;430,-3008;459,-2989;459,-2989;459,-2989;481,-2992;495,-2985;502,-2979;531,-2957;521,-2992;531,-2962" o:connectangles="0,0,0,0,0,0,0,0,0,0,0,0,0,0,0,0,0,0,0,0,0,0,0,0,0,0,0,0,0,0,0,0,0,0,0,0,0,0,0,0,0,0,0,0,0,0,0,0,0,0,0,0,0,0,0,0"/>
                </v:shape>
                <v:shape id="Picture 620" o:spid="_x0000_s1427" type="#_x0000_t75" style="position:absolute;left:6589;top:-2771;width:143;height: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7OJkK9AAAA3AAAAA8AAABkcnMvZG93bnJldi54bWxET0sKwjAQ3QveIYzgTlMFi1SjiCh0pfhB&#10;cDc0Y1ttJqWJWm9vFoLLx/vPl62pxIsaV1pWMBpGIIgzq0vOFZxP28EUhPPIGivLpOBDDpaLbmeO&#10;ibZvPtDr6HMRQtglqKDwvk6kdFlBBt3Q1sSBu9nGoA+wyaVu8B3CTSXHURRLgyWHhgJrWheUPY5P&#10;o+BiU1yPqv2txtU13WUS9/dNrFS/165mIDy1/i/+uVOtYBKH+eFMOAJy8QU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ns4mQr0AAADcAAAADwAAAAAAAAAAAAAAAACfAgAAZHJz&#10;L2Rvd25yZXYueG1sUEsFBgAAAAAEAAQA9wAAAIkDAAAAAA==&#10;">
                  <v:imagedata r:id="rId39" o:title=""/>
                </v:shape>
                <v:shape id="AutoShape 619" o:spid="_x0000_s1428" style="position:absolute;left:6508;top:-2891;width:259;height:68;visibility:visible;mso-wrap-style:square;v-text-anchor:top" coordsize="259,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V+ncQA&#10;AADcAAAADwAAAGRycy9kb3ducmV2LnhtbESPQWsCMRSE7wX/Q3iCt5pVMJTVKFooeBGq9eLtsXlm&#10;Fzcv6ybrbvvrG6HQ4zAz3zCrzeBq8aA2VJ41zKYZCOLCm4qthvPXx+sbiBCRDdaeScM3BdisRy8r&#10;zI3v+UiPU7QiQTjkqKGMscmlDEVJDsPUN8TJu/rWYUyytdK02Ce4q+U8y5R0WHFaKLGh95KK26lz&#10;GnZGLexV3g+XTP1wt1W26PpPrSfjYbsEEWmI/+G/9t5oWKgZPM+kI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1fp3EAAAA3AAAAA8AAAAAAAAAAAAAAAAAmAIAAGRycy9k&#10;b3ducmV2LnhtbFBLBQYAAAAABAAEAPUAAACJAwAAAAA=&#10;" path="m20,10l,10,,4r20,l20,10xm14,61r-7,l7,10r7,l14,61xm20,67l,67,,61r20,l20,67xm42,30r-5,l42,21r17,l64,27r-20,l42,30xm37,67r-7,l30,22r7,l37,30r5,l37,35r,32xm67,67r-7,l60,27r4,l67,31r,36xm87,11r-4,l80,8r,-4l83,1r4,l89,4r,4l87,11xm88,67r-7,l81,22r7,l88,67xm112,22r-7,l105,11r7,-2l112,22xm124,28r-27,l97,22r27,l124,28xm121,68r-16,l105,28r7,l112,58r3,4l124,62r,5l121,68xm124,62r-2,l124,61r,1xm139,11r-4,l132,8r,-4l135,1r4,l142,4r,4l139,11xm141,67r-8,l133,22r8,l141,67xm156,33r,-8l163,21r25,l188,27r-25,l156,33xm175,68r-15,l152,61r,-18l180,39r,-12l188,27r,17l180,44r-16,3l159,50r,8l164,62r15,l175,68xm179,62r-6,l180,55r,-11l188,44r,16l180,60r-1,2xm188,67r-8,l180,60r8,l188,67xm208,67r-7,l201,r7,l208,67xm223,16r,-7l245,3r,9l238,12r-15,4xm245,61r-7,l238,12r7,l245,61xm259,67r-35,l224,61r35,l259,67xe" fillcolor="black" stroked="f">
                  <v:path arrowok="t" o:connecttype="custom" o:connectlocs="0,-2887;14,-2830;14,-2881;0,-2824;20,-2824;42,-2870;44,-2864;30,-2824;37,-2861;37,-2824;60,-2864;67,-2824;80,-2883;87,-2890;87,-2880;81,-2869;112,-2869;112,-2882;97,-2863;124,-2863;105,-2863;115,-2829;121,-2823;124,-2830;135,-2880;135,-2890;142,-2883;133,-2824;141,-2824;163,-2870;163,-2864;160,-2823;180,-2852;188,-2847;159,-2841;179,-2829;173,-2829;188,-2847;179,-2829;180,-2831;208,-2824;208,-2891;223,-2882;238,-2879;238,-2830;245,-2830;224,-2830" o:connectangles="0,0,0,0,0,0,0,0,0,0,0,0,0,0,0,0,0,0,0,0,0,0,0,0,0,0,0,0,0,0,0,0,0,0,0,0,0,0,0,0,0,0,0,0,0,0,0"/>
                </v:shape>
                <v:shape id="Picture 618" o:spid="_x0000_s1429" type="#_x0000_t75" style="position:absolute;left:6593;top:-2579;width:151;height:1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nxZxvDAAAA3AAAAA8AAABkcnMvZG93bnJldi54bWxEj09rAjEQxe+FfocwQm81UajKahQpCF76&#10;R6v3cTNuVjeTZZO66bdvCkKPjzfv9+YtVsk14kZdqD1rGA0VCOLSm5orDYevzfMMRIjIBhvPpOGH&#10;AqyWjw8LLIzveUe3faxEhnAoUIONsS2kDKUlh2HoW+LsnX3nMGbZVdJ02Ge4a+RYqYl0WHNusNjS&#10;q6Xyuv92+Y3Lu1X958dUHTml4yld+W160PppkNZzEJFS/D++p7dGw8tkDH9jMgHk8h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fFnG8MAAADcAAAADwAAAAAAAAAAAAAAAACf&#10;AgAAZHJzL2Rvd25yZXYueG1sUEsFBgAAAAAEAAQA9wAAAI8DAAAAAA==&#10;">
                  <v:imagedata r:id="rId40" o:title=""/>
                </v:shape>
                <v:shape id="AutoShape 617" o:spid="_x0000_s1430" style="position:absolute;left:6311;top:-2695;width:1565;height:362;visibility:visible;mso-wrap-style:square;v-text-anchor:top" coordsize="1565,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JaMMA&#10;AADcAAAADwAAAGRycy9kb3ducmV2LnhtbESPT2vCQBTE74LfYXmCN92oNZboKqIWevXPweMj+5oE&#10;s29D9hnTb98tFHocZuY3zGbXu1p11IbKs4HZNAFFnHtbcWHgdv2YvIMKgmyx9kwGvinAbjscbDCz&#10;/sVn6i5SqAjhkKGBUqTJtA55SQ7D1DfE0fvyrUOJsi20bfEV4a7W8yRJtcOK40KJDR1Kyh+XpzMg&#10;1+XpJPx2u68OVXee4f6ZHgtjxqN+vwYl1Mt/+K/9aQ0s0wX8nolHQG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N/JaMMAAADcAAAADwAAAAAAAAAAAAAAAACYAgAAZHJzL2Rv&#10;d25yZXYueG1sUEsFBgAAAAAEAAQA9QAAAIgDAAAAAA==&#10;" path="m32,297l,297r,64l8,361r,-28l31,333r,-7l8,326r,-22l32,304r,-7m51,315r-7,l44,361r7,l51,315t1,-18l49,295r-4,l43,297r,4l45,304r4,l52,301r,-4m103,324r-3,-4l95,314r-17,l73,323r,-8l65,315r,46l73,361r,-32l78,323r2,-3l96,320r,41l103,361r,-37m149,314r-25,l118,319r,7l124,320r18,l142,332r,6l142,348r-7,8l125,356r-4,-5l121,343r5,-3l142,338r,-6l113,336r,18l121,362r16,l140,356r1,-2l142,354r,7l149,361r,-7l149,338r,-18l149,314t21,-20l162,294r,67l170,361r,-67m221,341r-3,-5l213,331r-6,-4l201,324r-5,-3l192,318r-2,-3l190,310r3,-4l196,304r5,-1l212,303r6,4l218,303r,-4l214,296r-14,l192,298r-6,4l182,309r,8l185,322r4,4l195,330r6,3l207,336r4,3l213,343r,7l206,355r-9,l193,354r-5,-1l184,351r-2,-2l182,358r2,1l188,360r4,1l197,362r6,l211,360r6,-4l218,355r3,-6l221,341t32,-26l242,315r,-13l235,304r,11l227,315r,7l235,322r,40l251,362r2,-2l253,355r,-1l251,355r-6,l242,352r,-30l253,322r,-7m295,314r-24,l264,319r,7l271,320r17,l288,332r,6l288,348r-7,8l272,356r-5,-5l267,343r5,-3l288,338r,-6l260,336r,18l267,362r16,l287,356r1,-2l288,361r7,l295,354r,-16l295,320r,-6m330,315r-11,l319,302r-8,2l311,315r-7,l304,322r7,l311,362r16,l330,360r,-5l330,354r-2,1l322,355r-3,-3l319,322r11,l330,315t46,11l371,320r-3,-3l368,334r-24,l345,328r7,-8l362,320r6,7l368,334r,-17l366,314r-18,l336,328r,21l347,362r20,l373,357r,-1l373,351r-7,5l352,356r-8,-9l344,340r32,l376,334r,-8m423,354r-14,l409,305r,-9l387,303r,6l402,305r,49l387,354r,7l423,361r,-7m1444,4r-19,l1425,10r6,l1431,61r-6,l1425,67r19,l1444,61r-6,l1438,10r6,l1444,4m1493,r-8,l1485,28r,6l1485,53r-7,9l1466,62r-8,-9l1458,37r8,-10l1478,27r7,7l1485,28r-1,-1l1481,21r-19,l1451,34r,22l1461,68r19,l1484,62r1,-3l1485,67r8,l1493,59r,-31l1493,t21,l1507,r,67l1514,67r,-67m1565,32r-4,-5l1558,23r,17l1534,40r,-6l1542,27r10,l1558,34r,6l1558,23r-2,-2l1538,21r-12,13l1526,56r11,12l1556,68r6,-4l1562,62r,-5l1556,62r-15,l1534,54r-1,-8l1565,46r,-6l1565,32e" fillcolor="black" stroked="f">
                  <v:path arrowok="t" o:connecttype="custom" o:connectlocs="8,-2362;32,-2391;51,-2334;43,-2398;52,-2398;73,-2372;73,-2334;96,-2334;118,-2376;142,-2357;121,-2352;113,-2341;142,-2341;149,-2375;170,-2334;207,-2368;190,-2385;218,-2388;192,-2397;189,-2369;213,-2352;188,-2342;188,-2335;217,-2339;242,-2380;227,-2373;253,-2340;242,-2373;264,-2376;288,-2357;267,-2352;260,-2341;288,-2341;295,-2375;311,-2391;311,-2333;328,-2340;330,-2380;344,-2361;368,-2361;336,-2346;373,-2344;376,-2355;409,-2390;402,-2341;1444,-2691;1425,-2634;1438,-2685;1485,-2667;1458,-2642;1485,-2667;1451,-2661;1485,-2636;1493,-2667;1514,-2628;1558,-2655;1558,-2661;1526,-2661;1562,-2633;1533,-2649" o:connectangles="0,0,0,0,0,0,0,0,0,0,0,0,0,0,0,0,0,0,0,0,0,0,0,0,0,0,0,0,0,0,0,0,0,0,0,0,0,0,0,0,0,0,0,0,0,0,0,0,0,0,0,0,0,0,0,0,0,0,0,0"/>
                </v:shape>
                <v:shape id="Freeform 616" o:spid="_x0000_s1431" style="position:absolute;left:7335;top:-2748;width:934;height:271;visibility:visible;mso-wrap-style:square;v-text-anchor:top" coordsize="934,2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JevsYA&#10;AADcAAAADwAAAGRycy9kb3ducmV2LnhtbESPT2sCMRTE70K/Q3iCN80q1j+rUUpLoRcVrZfeXjfP&#10;zeLmZd2k6/rtjSD0OMz8ZpjlurWlaKj2hWMFw0ECgjhzuuBcwfH7sz8D4QOyxtIxKbiRh/XqpbPE&#10;VLsr76k5hFzEEvYpKjAhVKmUPjNk0Q9cRRy9k6sthijrXOoar7HclnKUJBNpseC4YLCid0PZ+fBn&#10;FbzOj1NzG4b9R/M7220vPxu/nc6V6nXbtwWIQG34Dz/pLx25yRge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pJevsYAAADcAAAADwAAAAAAAAAAAAAAAACYAgAAZHJz&#10;L2Rvd25yZXYueG1sUEsFBgAAAAAEAAQA9QAAAIsDAAAAAA==&#10;" path="m,75l,195r5,30l22,249r24,16l75,271r783,l887,265r24,-16l927,225r6,-30l933,75,927,46,911,22,887,5,858,,75,,46,5,22,22,5,46,,75xe" filled="f" strokeweight=".14606mm">
                  <v:path arrowok="t" o:connecttype="custom" o:connectlocs="0,-2673;0,-2553;5,-2523;22,-2499;46,-2483;75,-2477;858,-2477;887,-2483;911,-2499;927,-2523;933,-2553;933,-2673;927,-2702;911,-2726;887,-2743;858,-2748;75,-2748;46,-2743;22,-2726;5,-2702;0,-2673" o:connectangles="0,0,0,0,0,0,0,0,0,0,0,0,0,0,0,0,0,0,0,0,0"/>
                </v:shape>
                <v:shape id="AutoShape 615" o:spid="_x0000_s1432" style="position:absolute;left:10482;top:-2799;width:629;height:88;visibility:visible;mso-wrap-style:square;v-text-anchor:top" coordsize="629,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betMMA&#10;AADcAAAADwAAAGRycy9kb3ducmV2LnhtbESPT4vCMBTE7wt+h/AEb2uqrKLVKIuoyN78d382z7aY&#10;vHSbrFY/vVkQPA4z8xtmOm+sEVeqfelYQa+bgCDOnC45V3DYrz5HIHxA1mgck4I7eZjPWh9TTLW7&#10;8Zauu5CLCGGfooIihCqV0mcFWfRdVxFH7+xqiyHKOpe6xluEWyP7STKUFkuOCwVWtCgou+z+rIKf&#10;5eKxbsbZ6vg4jXpkfjfhZL6U6rSb7wmIQE14h1/tjVYwGA7g/0w8AnL2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4betMMAAADcAAAADwAAAAAAAAAAAAAAAACYAgAAZHJzL2Rv&#10;d25yZXYueG1sUEsFBgAAAAAEAAQA9QAAAIgDAAAAAA==&#10;" path="m33,66l,66,,2r18,l37,7r2,2l8,9r,50l40,59r-7,7xm44,14l39,9r5,l44,14xm40,59r-10,l44,46r,-32l47,18r4,10l51,33r,15l40,59xm69,9r-4,l62,6r,-4l65,r4,l71,2r,4l69,9xm70,66r-7,l63,20r7,l70,66xm110,61r-5,l105,52r-2,-2l100,48,96,46r-2,l91,44,87,42,84,39,82,35r,-6l85,24r5,-3l96,19r9,l110,21r,4l96,25r-3,1l91,28r-2,2l89,34r2,2l93,38r4,1l99,40r3,1l107,44r3,3l112,51r,6l110,61xm110,29r-5,-4l110,25r,4xm98,67r-11,l82,64r,-8l88,61r22,l109,62r-5,3l98,67xm135,28r-5,l136,19r19,l160,25r-22,l135,28xm130,86r-7,l123,20r7,l130,28r5,l130,34r,19l136,59r-6,l130,86xm159,61r-9,l157,51r,-17l150,25r10,l165,31r,22l159,61xm154,67r-19,l130,59r6,l138,61r21,l154,67xm203,67r-19,l173,54r,-21l185,19r18,l208,25r-19,l182,33r-1,6l213,39r,6l181,45r,7l189,61r20,l209,62r-6,5xm213,39r-8,l205,32r-6,-7l208,25r5,6l213,39xm209,61r-6,l209,56r,5xm236,28r-5,l236,19r17,l258,25r-20,l236,28xm231,66r-8,l223,20r8,l231,28r5,l231,34r,32xm261,66r-7,l254,25r4,l261,29r,37xm300,61r-6,l294,52r-1,-2l290,48r-4,-2l284,46r-3,-2l277,42r-4,-3l272,35r,-6l275,24r5,-3l286,19r9,l300,21r,4l286,25r-3,1l281,28r-2,2l279,34r2,2l283,38r4,1l289,40r3,1l297,44r3,3l302,51r,6l300,61xm300,29r-5,-4l300,25r,4xm287,67r-10,l272,64r,-8l278,61r22,l299,62r-5,3l287,67xm340,67r-19,l310,54r,-21l322,19r18,l345,25r-20,l318,33r-1,6l349,39r,6l317,45r,7l325,61r21,l346,62r-6,5xm349,39r-7,l342,32r-6,-7l345,25r4,6l349,39xm346,61r-6,l346,56r,5xm368,66r-7,l361,2r10,l375,11r-7,l368,15r,51xm400,54r-7,l395,49,416,2r10,l426,11r-7,l418,15r-1,2l400,54xm395,66r-3,l369,15r-1,-4l375,11r15,35l393,52r,2l400,54r-5,12xm426,66r-8,l418,18r1,-7l426,11r,55xm470,67r-20,l438,54r,-22l451,19r20,l477,25r-23,l446,35r,16l454,61r22,l470,67xm476,61r-8,l475,51r,-16l468,25r9,l483,32r,22l476,61xm506,28r-4,l507,19r17,l529,25r-20,l506,28xm501,66r-7,l494,20r7,l501,28r5,l501,34r,32xm532,66r-8,l524,25r5,l532,29r,37xm573,67r-20,l542,54r,-21l554,19r18,l577,25r-19,l551,33r-1,6l582,39r,6l550,45r,7l558,61r21,l579,62r-6,5xm582,39r-8,l574,32r-6,-7l577,25r5,6l582,39xm579,61r-7,l579,56r,5xm605,81r-8,l600,74r4,-8l586,20r8,l606,55r,1l607,59r6,l605,81xm613,59r-6,l608,58r,-3l621,20r8,l613,59xm602,87r-13,l587,86r,-6l590,81r15,l602,87xe" fillcolor="black" stroked="f">
                  <v:path arrowok="t" o:connecttype="custom" o:connectlocs="39,-2790;39,-2790;44,-2785;69,-2790;71,-2797;70,-2779;100,-2751;82,-2764;110,-2778;89,-2765;107,-2755;105,-2774;82,-2743;135,-2771;135,-2771;135,-2771;159,-2738;165,-2768;136,-2740;173,-2745;182,-2766;189,-2738;205,-2767;203,-2738;253,-2780;223,-2779;261,-2733;300,-2738;284,-2753;275,-2775;286,-2774;283,-2761;302,-2748;300,-2770;300,-2738;310,-2745;318,-2766;325,-2738;342,-2767;340,-2738;371,-2797;393,-2745;418,-2784;368,-2788;395,-2733;426,-2733;471,-2780;476,-2738;468,-2774;502,-2771;501,-2733;501,-2765;532,-2770;554,-2780;582,-2760;579,-2737;577,-2774;579,-2738;594,-2779;613,-2740;613,-2740;605,-2718" o:connectangles="0,0,0,0,0,0,0,0,0,0,0,0,0,0,0,0,0,0,0,0,0,0,0,0,0,0,0,0,0,0,0,0,0,0,0,0,0,0,0,0,0,0,0,0,0,0,0,0,0,0,0,0,0,0,0,0,0,0,0,0,0,0"/>
                </v:shape>
                <v:shape id="Freeform 614" o:spid="_x0000_s1433" style="position:absolute;left:10399;top:-2854;width:761;height:332;visibility:visible;mso-wrap-style:square;v-text-anchor:top" coordsize="761,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H6ar4A&#10;AADcAAAADwAAAGRycy9kb3ducmV2LnhtbESPzQrCMBCE74LvEFbwpmkFi1SjiCh48eDPAyzN9geb&#10;TUmi1rc3guBxmJlvmNWmN614kvONZQXpNAFBXFjdcKXgdj1MFiB8QNbYWiYFb/KwWQ8HK8y1ffGZ&#10;npdQiQhhn6OCOoQul9IXNRn0U9sRR6+0zmCI0lVSO3xFuGnlLEkyabDhuFBjR7uaivvlYRToNNV7&#10;dOU2JNfdQy5KXZ5uJ6XGo367BBGoD//wr33UCuZZBt8z8QjI9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cB+mq+AAAA3AAAAA8AAAAAAAAAAAAAAAAAmAIAAGRycy9kb3ducmV2&#10;LnhtbFBLBQYAAAAABAAEAPUAAACDAwAAAAA=&#10;" path="m,75l,256r6,29l22,309r24,16l75,331r610,l714,325r24,-16l754,285r6,-29l760,75,754,46,738,22,714,6,685,,75,,46,6,22,22,6,46,,75xe" filled="f" strokeweight=".14606mm">
                  <v:path arrowok="t" o:connecttype="custom" o:connectlocs="0,-2779;0,-2598;6,-2569;22,-2545;46,-2529;75,-2523;685,-2523;714,-2529;738,-2545;754,-2569;760,-2598;760,-2779;754,-2808;738,-2832;714,-2848;685,-2854;75,-2854;46,-2848;22,-2832;6,-2808;0,-2779" o:connectangles="0,0,0,0,0,0,0,0,0,0,0,0,0,0,0,0,0,0,0,0,0"/>
                </v:shape>
                <v:shape id="AutoShape 613" o:spid="_x0000_s1434" style="position:absolute;left:7200;top:-1898;width:1183;height:323;visibility:visible;mso-wrap-style:square;v-text-anchor:top" coordsize="1183,3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eT6MYA&#10;AADcAAAADwAAAGRycy9kb3ducmV2LnhtbESP3WoCMRSE7wt9h3AK3tWkxT9WoxRBUaSUqi1eHjan&#10;u4ubkyWJuvr0plDo5TAz3zCTWWtrcSYfKscaXroKBHHuTMWFhv1u8TwCESKywdoxabhSgNn08WGC&#10;mXEX/qTzNhYiQThkqKGMscmkDHlJFkPXNcTJ+3HeYkzSF9J4vCS4reWrUgNpseK0UGJD85Ly4/Zk&#10;NYyOy/nCq02v2t/ev9bfVzqoD9K689S+jUFEauN/+K+9Mhr6gyH8nklHQE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BeT6MYAAADcAAAADwAAAAAAAAAAAAAAAACYAgAAZHJz&#10;L2Rvd25yZXYueG1sUEsFBgAAAAAEAAQA9QAAAIsDAAAAAA==&#10;" path="m54,238r-8,l27,291r,3l26,291,8,238r-8,l23,301r8,l34,294,54,238t45,29l94,261r-3,-3l91,274r-24,l68,268r7,-7l85,261r6,7l91,274r,-16l89,255r-18,l59,268r,22l70,302r20,l96,298r,-2l96,291r-7,5l75,296r-8,-8l67,281r32,l99,274r,-7m133,256r-1,-1l125,255r-6,6l117,265r,-9l110,256r,45l117,301r,-30l121,265r2,-3l131,262r2,1l133,262r,-6m148,256r-7,l141,301r7,l148,256t2,-18l147,235r-4,l140,238r,4l143,245r4,l150,242r,-4m185,234r-2,-1l174,233r-8,9l166,256r-8,l158,262r8,l166,301r7,l173,262r11,l184,256r-11,l173,240r10,l185,241r,-1l185,234t42,22l220,256r-13,35l206,293r,1l205,292r,-1l193,256r-8,l202,301r-3,9l196,316r-8,l186,316r,6l188,323r13,l203,316r9,-22l227,256t15,l235,256r,45l242,301r,-45m243,238r-2,-3l237,235r-3,3l234,242r3,3l241,245r2,-3l243,238t51,27l292,261r-5,-6l269,255r-5,9l264,256r-7,l257,301r7,l264,269r5,-5l271,261r16,l287,301r7,l294,265t53,-9l339,256r,6l339,269r,19l332,296r-12,l312,287r,-16l320,261r12,l339,269r,-7l338,261r-3,-6l316,255r-11,14l305,290r10,12l334,302r4,-6l339,294r,22l316,316r-8,-4l308,319r6,4l347,323r,-7l347,294r,-32l347,256t58,-16l399,237r-23,l358,256r,29l374,302r24,l405,299r,-3l405,291r-7,5l378,296,366,282r,-24l379,244r19,l405,247r,-3l405,240t45,15l425,255r-7,4l418,267r7,-6l442,261r,12l442,278r,11l435,296r-9,l421,292r,-8l426,281r16,-3l442,273r-28,4l414,295r7,7l437,302r4,-6l442,294r,7l450,301r,-7l450,278r,-17l450,255t37,1l485,255r-7,l472,261r-1,4l470,265r,-9l463,256r,45l470,301r,-30l474,265r3,-3l485,262r2,1l487,262r,-6m533,234r-7,l526,262r,7l526,288r-8,8l506,296r-7,-9l499,271r7,-10l519,261r7,8l526,262r-1,-1l521,255r-18,l491,269r,21l502,302r19,l524,296r2,-2l526,301r7,l533,294r,-32l533,234m890,5r-8,l863,58r,2l862,57,844,5r-8,l858,68r9,l869,60,890,5t45,28l930,28r-3,-4l927,41r-24,l904,35r7,-7l921,28r6,7l927,41r,-17l925,22r-18,l895,35r,22l906,69r19,l931,65r,-2l931,58r-6,5l911,63r-8,-8l903,47r32,l935,41r,-8m969,23r-1,-1l961,22r-7,5l953,32r,-9l945,23r,45l953,68r,-31l956,32r3,-3l967,29r2,1l969,29r,-6m984,23r-7,l977,68r7,l984,23m985,5l983,2r-4,l976,5r,4l979,11r4,l985,9r,-4m1021,1l1019,r-9,l1001,8r,15l994,23r,6l1001,29r,39l1009,68r,-39l1019,29r,-6l1009,23r,-17l1019,6r2,1l1021,6r,-5m1063,23r-8,l1043,58r-1,2l1042,61r-1,l1041,58,1028,23r-8,l1038,68r-4,8l1032,83r-8,l1022,82r,7l1024,89r13,l1039,83r9,-22l1063,23t15,l1071,23r,45l1078,68r,-45m1079,5r-3,-3l1072,2r-2,3l1070,9r2,2l1076,11r3,-2l1079,5t51,26l1127,28r-5,-6l1105,22r-5,8l1100,23r-7,l1093,68r7,l1100,36r5,-6l1107,28r16,l1123,68r7,l1130,31t52,-8l1175,23r,6l1175,35r,19l1167,63r-12,l1148,54r,-16l1156,28r12,l1175,35r,-6l1174,28r-4,-6l1152,22r-11,13l1141,57r10,12l1170,69r3,-6l1175,60r,23l1151,83r-7,-4l1144,86r6,3l1182,89r,-6l1182,60r,-31l1182,23e" fillcolor="black" stroked="f">
                  <v:path arrowok="t" o:connecttype="custom" o:connectlocs="8,-1660;94,-1637;91,-1630;70,-1596;67,-1610;125,-1643;117,-1597;133,-1642;147,-1663;150,-1660;158,-1636;173,-1642;220,-1642;193,-1642;186,-1576;235,-1642;234,-1660;292,-1637;257,-1597;294,-1597;332,-1602;339,-1636;315,-1596;308,-1586;347,-1642;398,-1596;366,-1640;425,-1643;442,-1609;442,-1625;442,-1604;487,-1642;463,-1642;487,-1635;526,-1610;526,-1629;491,-1608;533,-1597;863,-1838;869,-1838;904,-1863;907,-1876;931,-1840;935,-1865;953,-1875;967,-1869;984,-1830;979,-1887;1001,-1890;1009,-1869;1021,-1892;1041,-1837;1032,-1815;1048,-1837;1079,-1893;1079,-1889;1100,-1868;1107,-1870;1175,-1869;1156,-1870;1152,-1876;1175,-1838;1182,-1815" o:connectangles="0,0,0,0,0,0,0,0,0,0,0,0,0,0,0,0,0,0,0,0,0,0,0,0,0,0,0,0,0,0,0,0,0,0,0,0,0,0,0,0,0,0,0,0,0,0,0,0,0,0,0,0,0,0,0,0,0,0,0,0,0,0,0"/>
                </v:shape>
                <v:shape id="Freeform 612" o:spid="_x0000_s1435" style="position:absolute;left:7192;top:-1717;width:543;height:294;visibility:visible;mso-wrap-style:square;v-text-anchor:top" coordsize="543,2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0D7cMA&#10;AADcAAAADwAAAGRycy9kb3ducmV2LnhtbERPTWvCQBC9F/wPywje6iaKoaSuIrFCDqEQq/Q6ZKdJ&#10;anY2ZLcm/vvuodDj431v95PpxJ0G11pWEC8jEMSV1S3XCi4fp+cXEM4ja+wsk4IHOdjvZk9bTLUd&#10;uaT72dcihLBLUUHjfZ9K6aqGDLql7YkD92UHgz7AoZZ6wDGEm06uoiiRBlsODQ32lDVU3c4/RkGB&#10;3+9vuTwd1914jcr6M4vjIlNqMZ8OryA8Tf5f/OfOtYJNEtaGM+EIyN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90D7cMAAADcAAAADwAAAAAAAAAAAAAAAACYAgAAZHJzL2Rv&#10;d25yZXYueG1sUEsFBgAAAAAEAAQA9QAAAIgDAAAAAA==&#10;" path="m,75l,218r5,29l22,271r23,17l75,293r391,l496,288r24,-17l536,247r6,-29l542,75,536,46,520,22,496,6,466,,75,,45,6,22,22,5,46,,75xe" filled="f" strokeweight=".14606mm">
                  <v:path arrowok="t" o:connecttype="custom" o:connectlocs="0,-1642;0,-1499;5,-1470;22,-1446;45,-1429;75,-1424;466,-1424;496,-1429;520,-1446;536,-1470;542,-1499;542,-1642;536,-1671;520,-1695;496,-1711;466,-1717;75,-1717;45,-1711;22,-1695;5,-1671;0,-1642" o:connectangles="0,0,0,0,0,0,0,0,0,0,0,0,0,0,0,0,0,0,0,0,0"/>
                </v:shape>
                <v:shape id="Freeform 611" o:spid="_x0000_s1436" style="position:absolute;left:8035;top:-1627;width:136;height:136;visibility:visible;mso-wrap-style:square;v-text-anchor:top" coordsize="136,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PJ+8YA&#10;AADcAAAADwAAAGRycy9kb3ducmV2LnhtbESP0WrCQBRE3wv+w3KFvpS6UZu0jdmIFIoifdH6AZfs&#10;NRvM3k2zq8a/dwuFPg4zc4YploNtxYV63zhWMJ0kIIgrpxuuFRy+P5/fQPiArLF1TApu5GFZjh4K&#10;zLW78o4u+1CLCGGfowITQpdL6StDFv3EdcTRO7reYoiyr6Xu8RrhtpWzJMmkxYbjgsGOPgxVp/3Z&#10;KpjNU149yU1j1q/yZbs7/NjzV6bU43hYLUAEGsJ/+K+90QrS7B1+z8QjI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EPJ+8YAAADcAAAADwAAAAAAAAAAAAAAAACYAgAAZHJz&#10;L2Rvd25yZXYueG1sUEsFBgAAAAAEAAQA9QAAAIsDAAAAAA==&#10;" path="m68,r67,68l68,136,,68,68,xe" filled="f" strokeweight=".14608mm">
                  <v:path arrowok="t" o:connecttype="custom" o:connectlocs="68,-1627;135,-1559;68,-1491;0,-1559;68,-1627" o:connectangles="0,0,0,0,0"/>
                </v:shape>
                <v:shape id="AutoShape 610" o:spid="_x0000_s1437" style="position:absolute;left:7813;top:-1415;width:311;height:68;visibility:visible;mso-wrap-style:square;v-text-anchor:top" coordsize="31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isi8MA&#10;AADcAAAADwAAAGRycy9kb3ducmV2LnhtbERPz2vCMBS+D/wfwhN2W1Mr20pnFDcciOBhXRk7Pppn&#10;W2xeapJp/e/NQdjx4/u9WI2mF2dyvrOsYJakIIhrqztuFFTfn085CB+QNfaWScGVPKyWk4cFFtpe&#10;+IvOZWhEDGFfoII2hKGQ0tctGfSJHYgjd7DOYIjQNVI7vMRw08ssTV+kwY5jQ4sDfbRUH8s/o2CX&#10;u59m69/TbFP9Zp0xp9N+vlPqcTqu30AEGsO/+O7eagXPr3F+PBOPgF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8isi8MAAADcAAAADwAAAAAAAAAAAAAAAACYAgAAZHJzL2Rv&#10;d25yZXYueG1sUEsFBgAAAAAEAAQA9QAAAIgDAAAAAA==&#10;" path="m40,68r-24,l,50,,21,18,2r23,l47,5r,4l21,9,8,24r,23l20,61r27,l47,64r-7,4xm47,13l40,9r7,l47,13xm47,61r-7,l47,57r,4xm66,67r-7,l59,r7,l66,29r5,l66,35r,32xm71,29r-4,l72,20r25,l97,27r-23,l71,29xm97,67r-8,l89,27r8,l97,67xm139,68r-20,l107,55r,-22l120,20r20,l146,27r-23,l115,36r,16l123,62r22,l139,68xm145,62r-8,l144,53r,-17l137,27r9,l152,33r,22l145,62xm169,10r-4,l162,7r,-4l165,1r4,l172,3r,4l169,10xm170,67r-7,l163,22r7,l170,67xm211,68r-17,l182,55r,-21l195,20r16,l216,23r,4l198,27r-9,9l189,53r9,9l216,62r,3l211,68xm216,30r-5,-3l216,27r,3xm216,62r-5,l216,58r,4xm254,68r-19,l224,55r,-21l236,20r17,l259,27r-20,l232,34r-1,6l263,40r,6l231,46r,7l239,62r21,l260,63r-6,5xm263,40r-7,l256,34r-6,-7l259,27r4,5l263,40xm260,62r-6,l260,57r,5xm274,16r,-7l296,2r,9l289,11r-15,5xm296,60r-7,l289,11r7,l296,60xm310,67r-35,l275,60r35,l310,67xe" fillcolor="black" stroked="f">
                  <v:path arrowok="t" o:connecttype="custom" o:connectlocs="0,-1365;41,-1413;21,-1406;20,-1354;40,-1347;47,-1406;40,-1354;66,-1348;66,-1415;66,-1380;67,-1386;97,-1388;97,-1348;97,-1388;119,-1347;120,-1395;123,-1388;123,-1353;145,-1353;144,-1379;152,-1382;169,-1405;162,-1412;172,-1412;170,-1348;170,-1393;194,-1347;195,-1395;216,-1388;189,-1362;216,-1350;211,-1388;216,-1353;216,-1353;224,-1360;253,-1395;232,-1381;263,-1369;239,-1353;254,-1347;256,-1381;263,-1383;254,-1353;274,-1399;296,-1404;296,-1355;296,-1404;275,-1348;310,-1348" o:connectangles="0,0,0,0,0,0,0,0,0,0,0,0,0,0,0,0,0,0,0,0,0,0,0,0,0,0,0,0,0,0,0,0,0,0,0,0,0,0,0,0,0,0,0,0,0,0,0,0,0"/>
                </v:shape>
                <v:shape id="Picture 609" o:spid="_x0000_s1438" type="#_x0000_t75" style="position:absolute;left:8686;top:-1706;width:392;height:3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h0e3FAAAA3AAAAA8AAABkcnMvZG93bnJldi54bWxEj81uwjAQhO+VeAdrkXoDJ7QUlGIQqYTU&#10;nig/D7CylyQlXke2gfTtaySkHkez883OYtXbVlzJh8axgnycgSDWzjRcKTgeNqM5iBCRDbaOScEv&#10;BVgtB08LLIy78Y6u+1iJBOFQoII6xq6QMuiaLIax64iTd3LeYkzSV9J4vCW4beUky96kxYZTQ40d&#10;fdSkz/uLTW9s8qmuzjv98lp+lz+Xrf/qyplSz8N+/Q4iUh//jx/pT6NgOsvhPiYRQC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podHtxQAAANwAAAAPAAAAAAAAAAAAAAAA&#10;AJ8CAABkcnMvZG93bnJldi54bWxQSwUGAAAAAAQABAD3AAAAkQMAAAAA&#10;">
                  <v:imagedata r:id="rId41" o:title=""/>
                </v:shape>
                <v:shape id="Picture 608" o:spid="_x0000_s1439" type="#_x0000_t75" style="position:absolute;left:6705;top:-1955;width:2681;height:17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cVBtnDAAAA3AAAAA8AAABkcnMvZG93bnJldi54bWxEj91qAjEUhO8LvkM4gjelZtX6w9Yoogii&#10;V259gMPmdLPt5mRJoq5vbwqFXg4z8w2zXHe2ETfyoXasYDTMQBCXTtdcKbh87t8WIEJE1tg4JgUP&#10;CrBe9V6WmGt35zPdiliJBOGQowITY5tLGUpDFsPQtcTJ+3LeYkzSV1J7vCe4beQ4y2bSYs1pwWBL&#10;W0PlT3G1CjKkdzT++zjbHWV1mbxGMzpppQb9bvMBIlIX/8N/7YNWMJ2P4fdMOgJy9QQ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9xUG2cMAAADcAAAADwAAAAAAAAAAAAAAAACf&#10;AgAAZHJzL2Rvd25yZXYueG1sUEsFBgAAAAAEAAQA9wAAAI8DAAAAAA==&#10;">
                  <v:imagedata r:id="rId42" o:title=""/>
                </v:shape>
                <v:rect id="Rectangle 607" o:spid="_x0000_s1440" style="position:absolute;left:9586;top:-1747;width:68;height:5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HThMMA&#10;AADcAAAADwAAAGRycy9kb3ducmV2LnhtbESPQWsCMRSE70L/Q3hCb252LbWyGqUIhV4U1B709tg8&#10;s8HNy7pJdfvvTUHwOMzMN8x82btGXKkL1rOCIstBEFdeWzYKfvZfoymIEJE1Np5JwR8FWC5eBnMs&#10;tb/xlq67aESCcChRQR1jW0oZqpochsy3xMk7+c5hTLIzUnd4S3DXyHGeT6RDy2mhxpZWNVXn3a9T&#10;YA7Wro+rgrQsLpujDc5Ua6fU67D/nIGI1Mdn+NH+1greP97g/0w6AnJ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OHThMMAAADcAAAADwAAAAAAAAAAAAAAAACYAgAAZHJzL2Rv&#10;d25yZXYueG1sUEsFBgAAAAAEAAQA9QAAAIgDAAAAAA==&#10;" filled="f" strokeweight=".14608mm"/>
                <v:shape id="AutoShape 606" o:spid="_x0000_s1441" style="position:absolute;left:9587;top:-1843;width:201;height:68;visibility:visible;mso-wrap-style:square;v-text-anchor:top" coordsize="20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zkIcYA&#10;AADcAAAADwAAAGRycy9kb3ducmV2LnhtbESPQWsCMRSE7wX/Q3hCL0WzlbbqapRSKHhqadaLt8fm&#10;uVncvKybdF399U2h0OMwM98w6+3gGtFTF2rPCh6nGQji0puaKwX74n2yABEissHGMym4UoDtZnS3&#10;xtz4C39Rr2MlEoRDjgpsjG0uZSgtOQxT3xIn7+g7hzHJrpKmw0uCu0bOsuxFOqw5LVhs6c1SedLf&#10;TkGsDlYXn+HWl7NwOxf6w+rlg1L34+F1BSLSEP/Df+2dUfA8f4LfM+kI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EzkIcYAAADcAAAADwAAAAAAAAAAAAAAAACYAgAAZHJz&#10;L2Rvd25yZXYueG1sUEsFBgAAAAAEAAQA9QAAAIsDAAAAAA==&#10;" path="m19,60r-3,l16,2r7,l23,54r-4,6xm14,67l2,67,,66,,58r2,2l19,60r-5,7xm67,67r-20,l35,54r,-22l48,19r20,l74,25r-23,l43,35r,16l51,61r22,l67,67xm73,61r-8,l72,52r,-17l65,25r9,l80,32r,22l73,61xm97,9r-4,l90,6r,-4l93,r4,l100,2r,4l97,9xm98,66r-7,l91,20r7,l98,66xm125,28r-4,l126,19r17,l148,25r-21,l125,28xm120,66r-7,l113,20r7,l120,28r5,l120,34r,32xm151,66r-8,l143,25r5,l151,29r,37xm164,14r,-6l186,1r,9l179,10r-15,4xm186,59r-7,l179,10r7,l186,59xm201,66r-36,l165,59r36,l201,66xe" fillcolor="black" stroked="f">
                  <v:path arrowok="t" o:connecttype="custom" o:connectlocs="16,-1783;23,-1841;19,-1783;2,-1776;0,-1785;19,-1783;67,-1776;35,-1789;48,-1824;74,-1818;43,-1808;51,-1782;67,-1776;65,-1782;72,-1808;74,-1818;80,-1789;97,-1834;90,-1837;93,-1843;100,-1841;97,-1834;91,-1777;98,-1823;125,-1815;126,-1824;148,-1818;125,-1815;113,-1777;120,-1823;125,-1815;120,-1777;143,-1777;148,-1818;151,-1777;164,-1835;186,-1833;164,-1829;179,-1784;186,-1833;201,-1777;165,-1784;201,-1777" o:connectangles="0,0,0,0,0,0,0,0,0,0,0,0,0,0,0,0,0,0,0,0,0,0,0,0,0,0,0,0,0,0,0,0,0,0,0,0,0,0,0,0,0,0,0"/>
                </v:shape>
                <v:rect id="Rectangle 605" o:spid="_x0000_s1442" style="position:absolute;left:9601;top:-716;width:68;height:4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Tua8MA&#10;AADcAAAADwAAAGRycy9kb3ducmV2LnhtbESPS4sCMRCE78L+h9ALe9PMCD4YjSLCwl5c8HHQWzNp&#10;M8FJZ3YSdfbfG0HwWFTVV9R82bla3KgN1rOCfJCBIC69tmwUHPbf/SmIEJE11p5JwT8FWC4+enMs&#10;tL/zlm67aESCcChQQRVjU0gZyoochoFviJN39q3DmGRrpG7xnuCulsMsG0uHltNChQ2tKyovu6tT&#10;YI7Wbk7rnLTM/35PNjhTbpxSX5/dagYiUhff4Vf7RysYTUbwPJOOgF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ETua8MAAADcAAAADwAAAAAAAAAAAAAAAACYAgAAZHJzL2Rv&#10;d25yZXYueG1sUEsFBgAAAAAEAAQA9QAAAIgDAAAAAA==&#10;" filled="f" strokeweight=".14608mm"/>
                <v:shape id="AutoShape 604" o:spid="_x0000_s1443" style="position:absolute;left:9775;top:-1469;width:730;height:935;visibility:visible;mso-wrap-style:square;v-text-anchor:top" coordsize="730,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F/d8YA&#10;AADcAAAADwAAAGRycy9kb3ducmV2LnhtbESPQWvCQBSE74L/YXlCb3VjoLaNriIBS0tRMA3V4zP7&#10;TILZtyG71fTfu4WCx2FmvmHmy9404kKdqy0rmIwjEMSF1TWXCvKv9eMLCOeRNTaWScEvOVguhoM5&#10;JtpeeUeXzJciQNglqKDyvk2kdEVFBt3YtsTBO9nOoA+yK6Xu8BrgppFxFE2lwZrDQoUtpRUV5+zH&#10;KPh8zbf5Pl9H/iM96kOcvn1vMFbqYdSvZiA89f4e/m+/awVPz1P4OxOOgF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UF/d8YAAADcAAAADwAAAAAAAAAAAAAAAACYAgAAZHJz&#10;L2Rvd25yZXYueG1sUEsFBgAAAAAEAAQA9QAAAIsDAAAAAA==&#10;" path="m23,870r-7,l16,928r-14,l,926r,8l2,935r12,l19,928r4,-6l23,870t57,30l74,894r-1,-2l73,903r,17l65,929r-14,l43,919r,-16l51,894r14,l73,903r,-11l69,887r-21,l35,900r,22l47,935r21,l73,929r7,-7l80,900m99,889r-8,l91,934r8,l99,889t1,-19l97,868r-4,l91,870r,4l93,877r4,l100,874r,-4m151,897r-3,-3l143,887r-17,l121,896r,-7l113,889r,45l121,934r,-32l126,896r2,-2l144,894r,40l151,934r,-37m200,879r-3,-3l190,869r-18,l165,875r,8l172,876r15,l193,882r,10l187,902r-26,25l161,934r39,l200,927r-30,l193,904r7,-12l200,879m377,155r-7,l370,213r-14,l354,211r,8l356,220r12,l373,213r4,-6l377,155m383,34l380,21,373,10,362,3,349,,336,3r-11,7l318,21r-3,13l318,47r7,11l336,65r13,3l362,65r11,-7l380,47r3,-13m429,173r-7,l422,206r-7,8l399,214r,-41l391,173r,47l417,220r3,-6l422,211r,8l429,219r,-8l429,173t52,9l478,178r-5,-6l456,172r-5,9l451,173r-7,l444,219r7,l451,187r5,-6l458,178r16,l474,219r7,l481,182t45,-7l521,172r-17,l492,186r,21l503,220r17,l525,216r,-2l525,210r-5,4l507,214r-8,-10l499,188r9,-10l521,178r5,4l526,178r,-3m557,173r-11,l546,160r-7,2l539,173r-8,l531,180r8,l539,220r16,l557,218r,-5l557,212r-2,1l549,213r-3,-3l546,180r11,l557,173t17,l567,173r,46l574,219r,-46m575,155r-2,-2l569,153r-3,2l566,159r3,3l573,162r2,-3l575,155t55,30l625,178r-2,-1l623,188r,16l615,214r-14,l593,204r,-16l601,178r14,l623,188r,-11l619,172r-21,l586,185r,22l598,220r20,l624,214r6,-7l630,185t49,-3l676,178r-5,-6l654,172r-5,9l649,173r-7,l642,219r7,l649,187r5,-6l656,178r16,l672,219r7,l679,182t50,30l715,212r,-49l715,154r-22,7l693,167r15,-4l708,212r-15,l693,219r36,l729,212e" fillcolor="black" stroked="f">
                  <v:path arrowok="t" o:connecttype="custom" o:connectlocs="2,-541;14,-534;80,-569;73,-549;43,-566;73,-577;35,-547;80,-547;91,-535;97,-601;93,-592;151,-572;121,-573;113,-535;128,-575;151,-572;172,-600;187,-593;161,-542;170,-542;200,-590;356,-1256;368,-1249;383,-1435;349,-1469;315,-1435;349,-1401;383,-1435;415,-1255;391,-1249;422,-1258;429,-1296;456,-1297;444,-1296;456,-1288;481,-1250;504,-1297;520,-1249;520,-1255;508,-1291;526,-1294;539,-1307;539,-1289;557,-1256;546,-1259;574,-1296;574,-1296;566,-1314;575,-1310;623,-1292;601,-1255;615,-1291;598,-1297;618,-1249;679,-1287;649,-1288;642,-1250;656,-1291;679,-1287;715,-1315;708,-1257;729,-1257" o:connectangles="0,0,0,0,0,0,0,0,0,0,0,0,0,0,0,0,0,0,0,0,0,0,0,0,0,0,0,0,0,0,0,0,0,0,0,0,0,0,0,0,0,0,0,0,0,0,0,0,0,0,0,0,0,0,0,0,0,0,0,0,0,0"/>
                </v:shape>
                <v:shape id="Picture 603" o:spid="_x0000_s1444" type="#_x0000_t75" style="position:absolute;left:6254;top:-3076;width:5000;height:29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JxeuHGAAAA3AAAAA8AAABkcnMvZG93bnJldi54bWxEj0FLAzEUhO+C/yE8wYvYbBVd2TYtpSj1&#10;YA/WQj0+ktfdpZuXJXltV3+9EQSPw8x8w0zng+/UiWJqAxsYjwpQxDa4lmsD24+X2ydQSZAddoHJ&#10;wBclmM8uL6ZYuXDmdzptpFYZwqlCA41IX2mdbEMe0yj0xNnbh+hRsoy1dhHPGe47fVcUj9pjy3mh&#10;wZ6WDdnD5ugN+OdvWRXr1ee9HK3dLeJbeXNIxlxfDYsJKKFB/sN/7Vdn4KEs4fdMPgJ69g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UnF64cYAAADcAAAADwAAAAAAAAAAAAAA&#10;AACfAgAAZHJzL2Rvd25yZXYueG1sUEsFBgAAAAAEAAQA9wAAAJIDAAAAAA==&#10;">
                  <v:imagedata r:id="rId43" o:title=""/>
                </v:shape>
                <v:shape id="Picture 602" o:spid="_x0000_s1445" type="#_x0000_t75" style="position:absolute;left:8503;top:-1044;width:206;height:1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ONLKjBAAAA3AAAAA8AAABkcnMvZG93bnJldi54bWxETz1vwjAQ3Sv1P1hXiaUCByRaFDCIIoE6&#10;QujCdsRXO218DrEh6b/HQyXGp/e9WPWuFjdqQ+VZwXiUgSAuva7YKPg6boczECEia6w9k4I/CrBa&#10;Pj8tMNe+4wPdimhECuGQowIbY5NLGUpLDsPIN8SJ+/atw5hga6RusUvhrpaTLHuTDitODRYb2lgq&#10;f4urU7DLXqfrQzE7+/3Ph6aTMZfadkoNXvr1HESkPj7E/+5PrWD6ntamM+kIyOU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ONLKjBAAAA3AAAAA8AAAAAAAAAAAAAAAAAnwIA&#10;AGRycy9kb3ducmV2LnhtbFBLBQYAAAAABAAEAPcAAACNAwAAAAA=&#10;">
                  <v:imagedata r:id="rId44" o:title=""/>
                </v:shape>
                <v:shape id="AutoShape 601" o:spid="_x0000_s1446" style="position:absolute;left:9280;top:4549;width:3220;height:5440;visibility:visible;mso-wrap-style:square;v-text-anchor:top" coordsize="3220,5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TDk8UA&#10;AADcAAAADwAAAGRycy9kb3ducmV2LnhtbESPQWvCQBSE7wX/w/IEb3WjYFrTrCJWqQcvxkCvr9nX&#10;JJh9G7LbJP77rlDocZiZb5h0O5pG9NS52rKCxTwCQVxYXXOpIL8en19BOI+ssbFMCu7kYLuZPKWY&#10;aDvwhfrMlyJA2CWooPK+TaR0RUUG3dy2xMH7tp1BH2RXSt3hEOCmkcsoiqXBmsNChS3tKypu2Y9R&#10;oL/eP+J4x/u4vF3kZ3Y+5PJ8UGo2HXdvIDyN/j/81z5pBauXNTzOhCM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hMOTxQAAANwAAAAPAAAAAAAAAAAAAAAAAJgCAABkcnMv&#10;ZG93bnJldi54bWxQSwUGAAAAAAQABAD1AAAAigMAAAAA&#10;" path="m396,-5017r1212,m1608,-5017r,-2047e" filled="f" strokeweight=".14608mm">
                  <v:path arrowok="t" o:connecttype="custom" o:connectlocs="396,-468;1608,-468;1608,-468;1608,-2515" o:connectangles="0,0,0,0"/>
                </v:shape>
                <v:shape id="AutoShape 600" o:spid="_x0000_s1447" style="position:absolute;left:10981;top:-909;width:121;height:66;visibility:visible;mso-wrap-style:square;v-text-anchor:top" coordsize="12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GxsMA&#10;AADcAAAADwAAAGRycy9kb3ducmV2LnhtbERPz2vCMBS+D/wfwhN2EU3nmGhtlOkmDG9VQb09mtem&#10;2LyUJtPuv18Ogx0/vt/ZureNuFPna8cKXiYJCOLC6ZorBafjbjwH4QOyxsYxKfghD+vV4CnDVLsH&#10;53Q/hErEEPYpKjAhtKmUvjBk0U9cSxy50nUWQ4RdJXWHjxhuGzlNkpm0WHNsMNjS1lBxO3xbBYvz&#10;R7P9POb7S7nbmGvI6fU6Gin1POzflyAC9eFf/Of+0gre5nF+PBOPgF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dGxsMAAADcAAAADwAAAAAAAAAAAAAAAACYAgAAZHJzL2Rv&#10;d25yZXYueG1sUEsFBgAAAAAEAAQA9QAAAIgDAAAAAA==&#10;" path="m15,20r-8,l7,9,15,7r,13xm26,26l,26,,20r26,l26,26xm23,66l7,66,7,26r8,l15,56r3,4l26,60r,5l23,66xm26,60r-2,l26,58r,2xm36,14r,-7l58,r,10l50,10,36,14xm58,59r-8,l50,10r8,l58,59xm72,65r-36,l36,59r36,l72,65xm86,34l86,2r31,l117,8,93,8r,19l109,27r6,6l93,33r-7,1xm109,27r-16,l96,27r13,xm114,60r-10,l112,52r,-12l104,33r11,l120,37r,18l114,60xm108,66r-19,l84,64r,-8l91,60r23,l108,66xe" fillcolor="black" stroked="f">
                  <v:path arrowok="t" o:connecttype="custom" o:connectlocs="7,-889;15,-902;26,-883;0,-889;26,-883;7,-843;15,-883;18,-849;26,-844;26,-849;26,-851;36,-895;58,-909;50,-899;58,-850;50,-899;58,-850;36,-844;72,-850;86,-875;117,-907;93,-901;109,-882;93,-876;109,-882;96,-882;109,-882;104,-849;112,-869;115,-876;120,-854;108,-843;84,-845;91,-849;108,-843" o:connectangles="0,0,0,0,0,0,0,0,0,0,0,0,0,0,0,0,0,0,0,0,0,0,0,0,0,0,0,0,0,0,0,0,0,0,0"/>
                </v:shape>
                <v:shape id="AutoShape 599" o:spid="_x0000_s1448" style="position:absolute;left:12400;top:9689;width:200;height:300;visibility:visible;mso-wrap-style:square;v-text-anchor:top" coordsize="200,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FpEsYA&#10;AADcAAAADwAAAGRycy9kb3ducmV2LnhtbESPS4sCMRCE74L/IbSwF1kzrigyGmXZh4+buiIeeye9&#10;k8FJZ5hkdfz3RhA8FlX1FTWdN7YUZ6p94VhBv5eAIM6cLjhXsP/5fh2D8AFZY+mYFFzJw3zWbk0x&#10;1e7CWzrvQi4ihH2KCkwIVSqlzwxZ9D1XEUfvz9UWQ5R1LnWNlwi3pXxLkpG0WHBcMFjRh6HstPu3&#10;CrLjyCw2n8lmWK1PHL66h8HvcqHUS6d5n4AI1IRn+NFeaQXDcR/uZ+IRk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hFpEsYAAADcAAAADwAAAAAAAAAAAAAAAACYAgAAZHJz&#10;L2Rvd25yZXYueG1sUEsFBgAAAAAEAAQA9QAAAIsDAAAAAA==&#10;" path="m-1474,-12091r-38,-113m-1512,-12204r-37,113e" filled="f" strokeweight=".14608mm">
                  <v:path arrowok="t" o:connecttype="custom" o:connectlocs="-1474,-2402;-1512,-2515;-1512,-2515;-1549,-2402" o:connectangles="0,0,0,0"/>
                </v:shape>
                <v:line id="Line 598" o:spid="_x0000_s1449" style="position:absolute;visibility:visible;mso-wrap-style:square" from="9661,-1409" to="10090,-14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yRXMQAAADcAAAADwAAAGRycy9kb3ducmV2LnhtbESPQYvCMBSE7wv+h/CEva2pglarUURW&#10;ELysVQRvj+bZFpuX0mRr119vFgSPw8x8wyxWnalES40rLSsYDiIQxJnVJecKTsft1xSE88gaK8uk&#10;4I8crJa9jwUm2t75QG3qcxEg7BJUUHhfJ1K6rCCDbmBr4uBdbWPQB9nkUjd4D3BTyVEUTaTBksNC&#10;gTVtCspu6a9RcJGmjc9n/2Pi3VVmM9w/0u9Yqc9+t56D8NT5d/jV3mkF4+kI/s+EIyCX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XJFcxAAAANwAAAAPAAAAAAAAAAAA&#10;AAAAAKECAABkcnMvZG93bnJldi54bWxQSwUGAAAAAAQABAD5AAAAkgMAAAAA&#10;" strokeweight=".14606mm"/>
                <v:shape id="AutoShape 597" o:spid="_x0000_s1450" style="position:absolute;left:9761;top:-1315;width:122;height:66;visibility:visible;mso-wrap-style:square;v-text-anchor:top" coordsize="12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1PM28QA&#10;AADcAAAADwAAAGRycy9kb3ducmV2LnhtbESPQWvCQBSE74L/YXlCb3VjQ0uMriKlpaVFRE3uj+wz&#10;G8y+DdlV03/fLRQ8DjPzDbNcD7YVV+p941jBbJqAIK6cbrhWUBzfHzMQPiBrbB2Tgh/ysF6NR0vM&#10;tbvxnq6HUIsIYZ+jAhNCl0vpK0MW/dR1xNE7ud5iiLKvpe7xFuG2lU9J8iItNhwXDHb0aqg6Hy5W&#10;wWX+8VZ/FYhpunPtd9nIcmtOSj1Mhs0CRKAh3MP/7U+t4DlL4e9MPAJ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TzNvEAAAA3AAAAA8AAAAAAAAAAAAAAAAAmAIAAGRycy9k&#10;b3ducmV2LnhtbFBLBQYAAAAABAAEAPUAAACJAwAAAAA=&#10;" path="m15,19r-7,l8,8,15,6r,13xm26,26l,26,,19r26,l26,26xm24,66l8,66,8,26r7,l15,56r3,3l26,59r,5l24,66xm26,59r-2,l26,58r,1xm36,13r,-6l58,r,9l51,9,36,13xm58,58r-7,l51,9r7,l58,58xm72,65r-36,l36,58r36,l72,65xm110,41r-18,l81,30r,-18l93,r18,l115,6,96,6r-7,8l89,27r7,8l113,35r-3,6xm113,35r-6,l114,28r,-13l107,6r8,l122,15r,18l114,33r-1,2xm112,60r-7,l114,46r,-13l122,33r,14l112,60xm108,66r-19,l85,64r,-7l90,60r22,l108,66xe" fillcolor="black" stroked="f">
                  <v:path arrowok="t" o:connecttype="custom" o:connectlocs="8,-1296;15,-1309;26,-1289;0,-1296;26,-1289;8,-1249;15,-1289;18,-1256;26,-1251;26,-1256;26,-1257;36,-1302;58,-1315;51,-1306;58,-1257;51,-1306;58,-1257;36,-1250;72,-1257;110,-1274;81,-1285;93,-1315;115,-1309;89,-1301;96,-1280;110,-1274;107,-1280;114,-1300;115,-1309;122,-1282;113,-1280;105,-1255;114,-1282;122,-1268;108,-1249;85,-1251;90,-1255;108,-1249" o:connectangles="0,0,0,0,0,0,0,0,0,0,0,0,0,0,0,0,0,0,0,0,0,0,0,0,0,0,0,0,0,0,0,0,0,0,0,0,0,0"/>
                </v:shape>
                <v:shape id="AutoShape 596" o:spid="_x0000_s1451" style="position:absolute;left:10080;top:6949;width:300;height:200;visibility:visible;mso-wrap-style:square;v-text-anchor:top" coordsize="3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xh4MQA&#10;AADcAAAADwAAAGRycy9kb3ducmV2LnhtbESPQWsCMRSE74L/ITzBi9Rspe3q1igiCD0J1VI8Pjev&#10;m8XNS7pJ1+2/N4WCx2FmvmGW6942oqM21I4VPE4zEMSl0zVXCj6Ou4c5iBCRNTaOScEvBVivhoMl&#10;Ftpd+Z26Q6xEgnAoUIGJ0RdShtKQxTB1njh5X661GJNsK6lbvCa4beQsy16kxZrTgkFPW0Pl5fBj&#10;E2VS0X7XfX8uFvnJXM7RY557pcajfvMKIlIf7+H/9ptW8Dx/gr8z6QjI1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8YeDEAAAA3AAAAA8AAAAAAAAAAAAAAAAAmAIAAGRycy9k&#10;b3ducmV2LnhtbFBLBQYAAAAABAAEAPUAAACJAwAAAAA=&#10;" path="m-103,-8320r113,-38m10,-8358r-113,-37e" filled="f" strokeweight=".14608mm">
                  <v:path arrowok="t" o:connecttype="custom" o:connectlocs="-103,-1371;10,-1409;10,-1409;-103,-1446" o:connectangles="0,0,0,0"/>
                </v:shape>
                <v:line id="Line 595" o:spid="_x0000_s1452" style="position:absolute;visibility:visible;mso-wrap-style:square" from="7741,-1567" to="8035,-15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UJKMUAAADcAAAADwAAAGRycy9kb3ducmV2LnhtbESPQWvCQBSE7wX/w/IEb3XTQhpNXYNI&#10;hYCXNhWht0f2mYRm34bsmkR/fbdQ6HGYmW+YTTaZVgzUu8aygqdlBIK4tLrhSsHp8/C4AuE8ssbW&#10;Mim4kYNsO3vYYKrtyB80FL4SAcIuRQW1910qpStrMuiWtiMO3sX2Bn2QfSV1j2OAm1Y+R9GLNNhw&#10;WKixo31N5XdxNQq+pBmS89m/myS/yHKNx3vxlii1mE+7VxCeJv8f/mvnWkG8iuH3TDgCcv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bUJKMUAAADcAAAADwAAAAAAAAAA&#10;AAAAAAChAgAAZHJzL2Rvd25yZXYueG1sUEsFBgAAAAAEAAQA+QAAAJMDAAAAAA==&#10;" strokeweight=".14606mm"/>
                <v:shape id="AutoShape 594" o:spid="_x0000_s1453" style="position:absolute;left:7811;top:-1675;width:72;height:65;visibility:visible;mso-wrap-style:square;v-text-anchor:top" coordsize="72,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52BMUA&#10;AADcAAAADwAAAGRycy9kb3ducmV2LnhtbESPT2sCMRTE7wW/Q3hCbzWxtiKrUcQi9NBLtYLH5+a5&#10;u7p5WTbZf/30TaHQ4zAzv2FWm96WoqXaF441TCcKBHHqTMGZhq/j/mkBwgdkg6Vj0jCQh8169LDC&#10;xLiOP6k9hExECPsENeQhVImUPs3Jop+4ijh6V1dbDFHWmTQ1dhFuS/ms1FxaLDgu5FjRLqf0fmis&#10;hksz232r89tL094+Bh6OJxW6qdaP4367BBGoD//hv/a70fC6mMPvmXgE5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XnYExQAAANwAAAAPAAAAAAAAAAAAAAAAAJgCAABkcnMv&#10;ZG93bnJldi54bWxQSwUGAAAAAAQABAD1AAAAigMAAAAA&#10;" path="m15,18r-7,l8,7,15,5r,13xm26,24l,24,,18r26,l26,24xm24,64l8,64,8,24r7,l15,54r3,4l26,58r,5l24,64xm26,58r-2,l26,57r,1xm38,32l38,,68,r,7l45,7r,18l60,25r7,6l45,31r-7,1xm60,25r-15,l47,25r13,xm66,58r-10,l64,51r,-13l55,31r12,l71,35r,18l66,58xm59,64r-19,l36,62r,-8l42,58r24,l59,64xe" fillcolor="black" stroked="f">
                  <v:path arrowok="t" o:connecttype="custom" o:connectlocs="15,-1657;8,-1657;8,-1668;15,-1670;15,-1657;26,-1651;0,-1651;0,-1657;26,-1657;26,-1651;24,-1611;8,-1611;8,-1651;15,-1651;15,-1621;18,-1617;26,-1617;26,-1612;24,-1611;26,-1617;24,-1617;26,-1618;26,-1617;38,-1643;38,-1675;68,-1675;68,-1668;45,-1668;45,-1650;60,-1650;67,-1644;45,-1644;38,-1643;60,-1650;45,-1650;47,-1650;60,-1650;60,-1650;66,-1617;56,-1617;64,-1624;64,-1637;55,-1644;67,-1644;71,-1640;71,-1622;66,-1617;59,-1611;40,-1611;36,-1613;36,-1621;42,-1617;66,-1617;59,-1611" o:connectangles="0,0,0,0,0,0,0,0,0,0,0,0,0,0,0,0,0,0,0,0,0,0,0,0,0,0,0,0,0,0,0,0,0,0,0,0,0,0,0,0,0,0,0,0,0,0,0,0,0,0,0,0,0,0"/>
                </v:shape>
                <v:shape id="AutoShape 593" o:spid="_x0000_s1454" style="position:absolute;left:4620;top:7369;width:300;height:200;visibility:visible;mso-wrap-style:square;v-text-anchor:top" coordsize="3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7/l8QA&#10;AADcAAAADwAAAGRycy9kb3ducmV2LnhtbESPQWsCMRSE74L/IbyCl1KzFdrVrVFKQfBUUEvp8bl5&#10;bhY3L3GTruu/N4LgcZiZb5j5sreN6KgNtWMFr+MMBHHpdM2Vgp/d6mUKIkRkjY1jUnChAMvFcDDH&#10;Qrszb6jbxkokCIcCFZgYfSFlKA1ZDGPniZN3cK3FmGRbSd3iOcFtIydZ9i4t1pwWDHr6MlQet/82&#10;UZ4r+l51p9/ZLP8zx330mOdeqdFT//kBIlIfH+F7e60VvE1zuJ1JR0A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u/5fEAAAA3AAAAA8AAAAAAAAAAAAAAAAAmAIAAGRycy9k&#10;b3ducmV2LnhtbFBLBQYAAAAABAAEAPUAAACJAwAAAAA=&#10;" path="m3302,-8898r113,-38m3415,-8936r-113,-37e" filled="f" strokeweight=".14608mm">
                  <v:path arrowok="t" o:connecttype="custom" o:connectlocs="3302,-1529;3415,-1567;3415,-1567;3302,-1604" o:connectangles="0,0,0,0"/>
                </v:shape>
                <v:shape id="Picture 592" o:spid="_x0000_s1455" type="#_x0000_t75" style="position:absolute;left:6781;top:-1307;width:1337;height:5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ODncXEAAAA3AAAAA8AAABkcnMvZG93bnJldi54bWxET8tqwkAU3Qv+w3CFbqROKiRIdBQVBPtS&#10;ql3U3SVzTYKZOyEzxuTvO4tCl4fzXqw6U4mWGldaVvAyiUAQZ1aXnCv4Pu+eZyCcR9ZYWSYFPTlY&#10;LYeDBabaPviL2pPPRQhhl6KCwvs6ldJlBRl0E1sTB+5qG4M+wCaXusFHCDeVnEZRIg2WHBoKrGlb&#10;UHY73Y2CnzKZbnbveHx9u3yOP/rszvH+oNTTqFvPQXjq/L/4z73XCuJZWBvOhCMgl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ODncXEAAAA3AAAAA8AAAAAAAAAAAAAAAAA&#10;nwIAAGRycy9kb3ducmV2LnhtbFBLBQYAAAAABAAEAPcAAACQAwAAAAA=&#10;">
                  <v:imagedata r:id="rId45" o:title=""/>
                </v:shape>
                <v:shape id="AutoShape 591" o:spid="_x0000_s1456" style="position:absolute;left:5540;top:7209;width:4900;height:2660;visibility:visible;mso-wrap-style:square;v-text-anchor:top" coordsize="4900,2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D1L8MA&#10;AADcAAAADwAAAGRycy9kb3ducmV2LnhtbESP3YrCMBSE7xd8h3CEvVtTF5RajSLC4rKI4A96e0iO&#10;bbU5KU1W69sbQfBymJlvmMmstZW4UuNLxwr6vQQEsXam5FzBfvfzlYLwAdlg5ZgU3MnDbNr5mGBm&#10;3I03dN2GXEQI+wwVFCHUmZReF2TR91xNHL2TayyGKJtcmgZvEW4r+Z0kQ2mx5LhQYE2LgvRl+28V&#10;nJaESzcsV+fz+m+QHrVO1wev1Ge3nY9BBGrDO/xq/xoFg3QEzzPxCMjp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D1L8MAAADcAAAADwAAAAAAAAAAAAAAAACYAgAAZHJzL2Rv&#10;d25yZXYueG1sUEsFBgAAAAAEAAQA9QAAAIgDAAAAAA==&#10;" path="m4573,-8678r,-745m4573,-9423r-1845,m2728,-9423r,-256e" filled="f" strokeweight=".14608mm">
                  <v:path arrowok="t" o:connecttype="custom" o:connectlocs="4573,-1469;4573,-2214;4573,-2214;2728,-2214;2728,-2214;2728,-2470" o:connectangles="0,0,0,0,0,0"/>
                </v:shape>
                <v:shape id="AutoShape 590" o:spid="_x0000_s1457" style="position:absolute;left:8809;top:-2294;width:1187;height:197;visibility:visible;mso-wrap-style:square;v-text-anchor:top" coordsize="1187,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EDH8EA&#10;AADcAAAADwAAAGRycy9kb3ducmV2LnhtbERPzWrCQBC+F3yHZYReim4aaKnRVUQQvRTa1AcYsmMS&#10;zc6G3alJffruodDjx/e/2oyuUzcKsfVs4HmegSKuvG25NnD62s/eQEVBtth5JgM/FGGznjyssLB+&#10;4E+6lVKrFMKxQAONSF9oHauGHMa574kTd/bBoSQYam0DDincdTrPslftsOXU0GBPu4aqa/ntDHjR&#10;rdzz8JEf3rsy08PiiS9izON03C5BCY3yL/5zH62Bl0Wan86kI6D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nhAx/BAAAA3AAAAA8AAAAAAAAAAAAAAAAAmAIAAGRycy9kb3du&#10;cmV2LnhtbFBLBQYAAAAABAAEAPUAAACGAwAAAAA=&#10;" path="m37,9r-7,l,83r7,l37,9t2,132l35,139r-17,l5,153r,21l17,186r17,l39,183r,-3l39,176r-5,4l21,180r-8,-9l13,155r9,-10l34,145r5,4l39,145r,-4m83,139r-25,l51,143r,8l58,145r17,l75,157r,6l75,173r-7,7l59,180r-5,-4l54,168r5,-3l75,163r,-6l47,161r,18l55,186r16,l74,180r1,-2l75,185r8,l83,178r,-15l83,145r,-6m120,140r-2,-1l112,139r-7,6l104,150r,-10l96,140r,45l104,185r,-30l107,150r3,-4l118,146r2,2l120,146r,-6m166,119r-7,l159,147r,6l159,172r-8,8l139,180r-7,-9l132,155r8,-10l152,145r7,8l159,147r-1,-2l155,139r-19,l125,153r,21l135,186r19,l157,180r2,-2l159,185r7,l166,178r,-31l166,119t63,3l221,122r-19,53l202,178r-1,l201,175,183,122r-9,l197,185r8,l208,178r21,-56m269,139r-24,l238,143r,8l245,145r17,l262,157r,6l262,173r-7,7l246,180r-5,-4l241,168r5,-3l262,163r,-6l234,161r,18l241,186r16,l261,180r1,-2l262,185r7,l269,178r,-15l269,145r,-6m290,119r-7,l283,185r7,l290,119t22,21l305,140r,45l312,185r,-45m313,122r-2,-3l307,119r-3,3l304,126r3,3l311,129r2,-3l313,122t52,-3l358,119r,28l358,153r,19l351,180r-13,l331,171r,-16l339,145r12,l358,153r,-6l357,145r-3,-6l335,139r-11,14l324,174r10,12l353,186r3,-6l358,178r,7l365,185r,-7l365,147r,-28m449,166r-41,l408,171r41,l449,166t,-19l408,147r,6l449,153r,-6m514,118r-2,l502,118r-8,8l494,140r-8,l486,146r8,l494,185r7,l501,146r11,l512,140r-11,l501,124r10,l514,125r,-1l514,118t38,21l527,139r-6,4l521,151r6,-6l545,145r,12l545,163r,10l538,180r-10,l524,176r,-8l529,165r16,-2l545,157r-29,4l516,179r8,7l540,186r3,-6l544,178r1,l545,185r7,l552,178r,-15l552,145r,-6m573,119r-8,l565,185r8,l573,119t42,52l613,167r-4,-3l605,161r-3,-1l599,159r-3,-1l593,156r-1,-3l592,150r1,-2l596,146r3,-1l608,145r5,4l613,145r,-4l608,139r-9,l592,141r-4,3l585,149r,6l586,159r3,3l594,164r3,1l599,166r4,2l606,170r1,2l607,180r-16,l585,176r,8l590,186r10,l607,185r5,-3l612,180r3,-3l615,171t47,-20l657,145r-2,-3l655,159r-25,l631,153r7,-8l649,145r6,7l655,159r,-17l652,139r-17,l623,152r,22l634,186r19,l659,182r,-2l659,175r-6,5l638,180r-8,-8l630,165r32,l662,159r,-8m680,175r-7,l667,197r6,l680,175t1,-33l678,139r-4,l671,142r,4l674,149r4,l681,146r,-4m1091,20r-11,l1080,6r-7,3l1073,20r-8,l1065,26r8,l1073,66r16,l1091,65r,-5l1091,58r-2,2l1083,60r-3,-4l1080,26r11,l1091,20t46,39l1123,59r,-50l1123,r-22,7l1101,14r15,-5l1116,59r-15,l1101,65r36,l1137,59m1187,2r-41,l1146,8r32,l1154,65r8,l1187,4r,-2e" fillcolor="black" stroked="f">
                  <v:path arrowok="t" o:connecttype="custom" o:connectlocs="39,-2153;34,-2108;13,-2123;39,-2153;75,-2149;54,-2118;47,-2115;75,-2109;120,-2154;104,-2154;110,-2148;159,-2175;132,-2123;159,-2147;135,-2108;166,-2109;202,-2119;197,-2109;238,-2151;262,-2121;262,-2131;261,-2114;269,-2131;290,-2109;312,-2154;307,-2165;358,-2147;331,-2139;357,-2149;353,-2108;365,-2116;449,-2123;449,-2147;486,-2154;512,-2148;514,-2170;527,-2149;528,-2114;516,-2133;545,-2116;552,-2155;615,-2123;596,-2136;599,-2149;599,-2155;589,-2132;607,-2122;600,-2108;662,-2143;638,-2149;635,-2155;659,-2114;662,-2129;673,-2097;671,-2148;1080,-2274;1073,-2268;1089,-2234;1137,-2235;1116,-2285;1187,-2292;1187,-2290" o:connectangles="0,0,0,0,0,0,0,0,0,0,0,0,0,0,0,0,0,0,0,0,0,0,0,0,0,0,0,0,0,0,0,0,0,0,0,0,0,0,0,0,0,0,0,0,0,0,0,0,0,0,0,0,0,0,0,0,0,0,0,0,0,0"/>
                </v:shape>
                <v:shape id="AutoShape 589" o:spid="_x0000_s1458" style="position:absolute;left:5440;top:9569;width:200;height:300;visibility:visible;mso-wrap-style:square;v-text-anchor:top" coordsize="200,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j/z8YA&#10;AADcAAAADwAAAGRycy9kb3ducmV2LnhtbESPQWsCMRSE7wX/Q3iFXopmbVHa1SjSqtWbXYt4fG5e&#10;N4ubl2UTdfvvTUHwOMzMN8x42tpKnKnxpWMF/V4Cgjh3uuRCwc920X0D4QOyxsoxKfgjD9NJ52GM&#10;qXYX/qZzFgoRIexTVGBCqFMpfW7Iou+5mjh6v66xGKJsCqkbvES4reRLkgylxZLjgsGaPgzlx+xk&#10;FeT7oVluPpPNoF4fOcyfd6+Hr6VST4/tbAQiUBvu4Vt7pRUM3vvwfyYeATm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8j/z8YAAADcAAAADwAAAAAAAAAAAAAAAACYAgAAZHJz&#10;L2Rvd25yZXYueG1sUEsFBgAAAAAEAAQA9QAAAIsDAAAAAA==&#10;" path="m2866,-11926r-38,-113m2828,-12039r-37,113e" filled="f" strokeweight=".14608mm">
                  <v:path arrowok="t" o:connecttype="custom" o:connectlocs="2866,-2357;2828,-2470;2828,-2470;2791,-2357" o:connectangles="0,0,0,0"/>
                </v:shape>
                <v:shape id="Picture 588" o:spid="_x0000_s1459" type="#_x0000_t75" style="position:absolute;left:9183;top:-1390;width:407;height:2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sU2lPEAAAA3AAAAA8AAABkcnMvZG93bnJldi54bWxEj0+LwjAUxO+C3yE8YW+aWqh/qlFEWNj1&#10;IOjq/dk822LzUpuo9dsbQdjjMDO/YebL1lTiTo0rLSsYDiIQxJnVJecKDn/f/QkI55E1VpZJwZMc&#10;LBfdzhxTbR+8o/ve5yJA2KWooPC+TqV0WUEG3cDWxME728agD7LJpW7wEeCmknEUjaTBksNCgTWt&#10;C8ou+5tRcLomv+tnnQx319s4H29iedyepVJfvXY1A+Gp9f/hT/tHK0imMbzPhCMgFy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sU2lPEAAAA3AAAAA8AAAAAAAAAAAAAAAAA&#10;nwIAAGRycy9kb3ducmV2LnhtbFBLBQYAAAAABAAEAPcAAACQAwAAAAA=&#10;">
                  <v:imagedata r:id="rId46" o:title=""/>
                </v:shape>
                <v:shape id="Picture 587" o:spid="_x0000_s1460" type="#_x0000_t75" style="position:absolute;left:9198;top:-495;width:407;height:1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ZrtLXFAAAA3AAAAA8AAABkcnMvZG93bnJldi54bWxEj81qwkAUhfdC32G4he7qxAZTjU5E2gYK&#10;XTUtuL1mrklI5k7ITGN8+44guDycn4+z3U2mEyMNrrGsYDGPQBCXVjdcKfj9yZ9XIJxH1thZJgUX&#10;crDLHmZbTLU98zeNha9EGGGXooLa+z6V0pU1GXRz2xMH72QHgz7IoZJ6wHMYN518iaJEGmw4EGrs&#10;6a2msi3+TOC+54d4kdCx2n+svtZxezq+4qjU0+O034DwNPl7+Nb+1AqW6xiuZ8IRkNk/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Wa7S1xQAAANwAAAAPAAAAAAAAAAAAAAAA&#10;AJ8CAABkcnMvZG93bnJldi54bWxQSwUGAAAAAAQABAD3AAAAkQMAAAAA&#10;">
                  <v:imagedata r:id="rId47" o:title=""/>
                </v:shape>
                <v:line id="Line 586" o:spid="_x0000_s1461" style="position:absolute;visibility:visible;mso-wrap-style:square" from="8223,-708" to="8690,-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A6bsUAAADcAAAADwAAAGRycy9kb3ducmV2LnhtbESPQWvCQBSE7wX/w/KE3pqNpTUaXUWK&#10;BcFLjSJ4e2SfSTD7NmTXmPbXuwXB4zAz3zDzZW9q0VHrKssKRlEMgji3uuJCwWH//TYB4Tyyxtoy&#10;KfglB8vF4GWOqbY33lGX+UIECLsUFZTeN6mULi/JoItsQxy8s20N+iDbQuoWbwFuavkex2NpsOKw&#10;UGJDXyXll+xqFJyk6ZLj0f+YZHOW+RS3f9k6Uep12K9mIDz1/hl+tDdawef0A/7PhCMgF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yA6bsUAAADcAAAADwAAAAAAAAAA&#10;AAAAAAChAgAAZHJzL2Rvd25yZXYueG1sUEsFBgAAAAAEAAQA+QAAAJMDAAAAAA==&#10;" strokeweight=".14606mm"/>
                <v:shape id="AutoShape 585" o:spid="_x0000_s1462" style="position:absolute;left:7991;top:-615;width:643;height:132;visibility:visible;mso-wrap-style:square;v-text-anchor:top" coordsize="643,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AMYA&#10;AADcAAAADwAAAGRycy9kb3ducmV2LnhtbESPQUsDMRSE7wX/Q3gFb262hVZdmxYpCApedluU3l43&#10;z93VzUu6iW36741Q6HGYmW+YxSqaXhxp8J1lBZMsB0FcW91xo2C7ebl7AOEDssbeMik4k4fV8ma0&#10;wELbE5d0rEIjEoR9gQraEFwhpa9bMugz64iT92UHgyHJoZF6wFOCm15O83wuDXacFlp0tG6p/ql+&#10;jYI4LX3/Zg7f+/v3T95tXOk+qqjU7Tg+P4EIFMM1fGm/agWzxxn8n0lH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5AMYAAADcAAAADwAAAAAAAAAAAAAAAACYAgAAZHJz&#10;L2Rvd25yZXYueG1sUEsFBgAAAAAEAAQA9QAAAIsDAAAAAA==&#10;" path="m16,54l,54r,78l16,132r,-5l6,127,6,59r10,l16,54m65,64l62,61,58,57r,4l58,80r-9,7l34,87r,-26l58,61r,-4l54,54r-27,l27,117r7,l34,93r19,l60,87r5,-5l65,64m91,54r-20,l71,60r6,l77,111r-6,l71,117r20,l91,111r-6,l85,60r6,l91,54t61,l145,54r,51l145,108r,-1l143,104,117,63r-6,-9l101,54r,63l109,117r,-52l108,63r1,l109,65r2,2l143,117r9,l152,108r,-54m216,54r-8,l189,107r,3l188,110r,-3l170,54r-9,l184,117r8,l195,110,216,54t40,17l232,71r-7,4l225,83r7,-6l249,77r,12l249,95r,10l242,112r-9,l228,108r,-8l233,97r16,-2l249,89r-28,4l221,111r7,7l244,118r4,-6l249,110r,7l256,117r,-7l256,95r,-18l256,71m277,50r-7,l270,117r7,l277,50t22,22l292,72r,45l299,117r,-45m300,54r-2,-3l294,51r-3,3l291,58r3,3l298,61r2,-3l300,54t52,-4l345,50r,28l345,85r,19l338,112r-13,l318,103r,-16l326,77r12,l345,85r,-7l344,77r-3,-6l322,71,311,85r,21l321,118r19,l343,112r2,-2l345,117r7,l352,110r,-32l352,50t26,4l362,54r,5l372,59r,68l362,127r,5l378,132r,-78m546,19r-11,l535,6r-7,2l528,19r-8,l520,26r8,l528,66r16,l546,64r,-4l546,58r-2,2l538,60r-3,-4l535,26r11,l546,19t46,39l578,58r,-49l578,,556,7r,7l571,9r,49l556,58r,7l592,65r,-7m642,r-7,l635,6r,54l609,60r,-54l635,6r,-6l612,,601,18r,32l612,66r19,l635,60r7,-11l642,6r,-6e" fillcolor="black" stroked="f">
                  <v:path arrowok="t" o:connecttype="custom" o:connectlocs="16,-483;16,-556;58,-558;34,-528;54,-561;34,-522;65,-551;77,-555;91,-498;91,-555;145,-510;143,-511;101,-498;109,-552;152,-498;208,-561;188,-508;192,-498;232,-544;249,-538;242,-503;233,-518;221,-504;249,-505;256,-505;277,-565;277,-565;299,-498;294,-564;298,-554;345,-565;338,-503;326,-538;345,-537;311,-530;343,-503;352,-498;378,-561;372,-488;378,-561;528,-607;528,-589;546,-555;535,-559;592,-557;556,-608;556,-557;642,-615;609,-555;612,-615;631,-549;642,-615" o:connectangles="0,0,0,0,0,0,0,0,0,0,0,0,0,0,0,0,0,0,0,0,0,0,0,0,0,0,0,0,0,0,0,0,0,0,0,0,0,0,0,0,0,0,0,0,0,0,0,0,0,0,0,0"/>
                </v:shape>
                <v:shape id="AutoShape 584" o:spid="_x0000_s1463" style="position:absolute;left:6360;top:4409;width:300;height:240;visibility:visible;mso-wrap-style:square;v-text-anchor:top" coordsize="300,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Z5XscA&#10;AADcAAAADwAAAGRycy9kb3ducmV2LnhtbESPQUsDMRSE74L/ITzBm81aa2nXTYtULRaxpasXb8/N&#10;c7N087Js0jb++6YgeBxm5hummEfbigP1vnGs4HaQgSCunG64VvD58XIzAeEDssbWMSn4JQ/z2eVF&#10;gbl2R97SoQy1SBD2OSowIXS5lL4yZNEPXEecvB/XWwxJ9rXUPR4T3LZymGVjabHhtGCwo4Whalfu&#10;rQI3fd+F740ZvfHq6/mpXse7ZReVur6Kjw8gAsXwH/5rv2oF99MxnM+kIyBn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kmeV7HAAAA3AAAAA8AAAAAAAAAAAAAAAAAmAIAAGRy&#10;cy9kb3ducmV2LnhtbFBLBQYAAAAABAAEAPUAAACMAwAAAAA=&#10;" path="m2217,-4854r113,30m2330,-4824r-76,-90e" filled="f" strokeweight=".14608mm">
                  <v:path arrowok="t" o:connecttype="custom" o:connectlocs="2217,-445;2330,-415;2330,-415;2254,-505" o:connectangles="0,0,0,0"/>
                </v:shape>
                <v:line id="Line 583" o:spid="_x0000_s1464" style="position:absolute;visibility:visible;mso-wrap-style:square" from="9081,-1536" to="9586,-15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kGcUAAADcAAAADwAAAGRycy9kb3ducmV2LnhtbESPQWvCQBSE70L/w/IKvemmgo1JXUOR&#10;CkIvGkugt0f2mYRm34bsNkn767uC4HGYmW+YTTaZVgzUu8aygudFBIK4tLrhSsHneT9fg3AeWWNr&#10;mRT8koNs+zDbYKrtyCcacl+JAGGXooLa+y6V0pU1GXQL2xEH72J7gz7IvpK6xzHATSuXUfQiDTYc&#10;FmrsaFdT+Z3/GAVf0gxxUfijiQ8XWSb48Ze/x0o9PU5vryA8Tf4evrUPWsEqieF6JhwBuf0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KkGcUAAADcAAAADwAAAAAAAAAA&#10;AAAAAAChAgAAZHJzL2Rvd25yZXYueG1sUEsFBgAAAAAEAAQA+QAAAJMDAAAAAA==&#10;" strokeweight=".14606mm"/>
                <v:shape id="Picture 582" o:spid="_x0000_s1465" type="#_x0000_t75" style="position:absolute;left:9384;top:-1646;width:206;height:1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kjknEAAAA3AAAAA8AAABkcnMvZG93bnJldi54bWxET8tqwkAU3Qv+w3CFbkQnrSgaHUULbW1d&#10;iA9cXzLXJJq5k2amMf17ZyG4PJz3bNGYQtRUudyygtd+BII4sTrnVMHx8NEbg3AeWWNhmRT8k4PF&#10;vN2aYaztjXdU730qQgi7GBVk3pexlC7JyKDr25I4cGdbGfQBVqnUFd5CuCnkWxSNpMGcQ0OGJb1n&#10;lFz3f0bBL31uh8VqsK395NT9+fq+bFbri1IvnWY5BeGp8U/xw73WCoaTsDacCUdAzu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kjknEAAAA3AAAAA8AAAAAAAAAAAAAAAAA&#10;nwIAAGRycy9kb3ducmV2LnhtbFBLBQYAAAAABAAEAPcAAACQAwAAAAA=&#10;">
                  <v:imagedata r:id="rId48" o:title=""/>
                </v:shape>
                <v:line id="Line 581" o:spid="_x0000_s1466" style="position:absolute;visibility:visible;mso-wrap-style:square" from="7335,-2500" to="7335,-25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GV8MUAAADcAAAADwAAAGRycy9kb3ducmV2LnhtbESPQWvCQBSE70L/w/IK3nRToU0Ts5Ei&#10;LQhealoCvT2yzySYfRuy2xj99d2C4HGYmW+YbDOZTow0uNaygqdlBIK4srrlWsH318fiFYTzyBo7&#10;y6TgQg42+cMsw1TbMx9oLHwtAoRdigoa7/tUSlc1ZNAtbU8cvKMdDPogh1rqAc8Bbjq5iqIXabDl&#10;sNBgT9uGqlPxaxT8SDPGZek/Tbw7yirB/bV4j5WaP05vaxCeJn8P39o7reA5SeD/TDgCMv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SGV8MUAAADcAAAADwAAAAAAAAAA&#10;AAAAAAChAgAAZHJzL2Rvd25yZXYueG1sUEsFBgAAAAAEAAQA+QAAAJMDAAAAAA==&#10;" strokeweight=".14606mm"/>
                <v:shape id="AutoShape 580" o:spid="_x0000_s1467" style="position:absolute;left:6977;top:-2602;width:197;height:232;visibility:visible;mso-wrap-style:square;v-text-anchor:top" coordsize="197,2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HLzcEA&#10;AADcAAAADwAAAGRycy9kb3ducmV2LnhtbERPz2vCMBS+C/sfwhvspqk7dNIZRYSBt82qoLdn89YU&#10;m5eQZLb+98thsOPH93u5Hm0v7hRi51jBfFaAIG6c7rhVcDx8TBcgYkLW2DsmBQ+KsF49TZZYaTfw&#10;nu51akUO4VihApOSr6SMjSGLceY8cea+XbCYMgyt1AGHHG57+VoUpbTYcW4w6GlrqLnVP1bB12J4&#10;lOfTzl/D58nUV3/Zt28XpV6ex807iERj+hf/uXdaQVnk+flMPgJy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By83BAAAA3AAAAA8AAAAAAAAAAAAAAAAAmAIAAGRycy9kb3du&#10;cmV2LnhtbFBLBQYAAAAABAAEAPUAAACGAwAAAAA=&#10;" path="m42,163r-7,l35,191r,6l35,216r-8,9l15,225,8,216r,-16l15,190r13,l35,197r,-6l34,190r-4,-6l12,184,,197r,22l11,231r19,l33,225r2,-3l35,230r7,l42,222r,-31l42,163m62,19r-11,l51,6,43,8r,11l36,19r,6l43,25r,40l60,65r2,-1l62,59r,-1l60,59r-6,l51,55r,-30l62,25r,-6m98,196r-6,-6l91,188r,11l91,216r-8,9l69,225r-8,-9l61,199r8,-9l83,190r8,9l91,188r-4,-4l66,184,54,197r,21l66,231r20,l92,225r6,-7l98,196m108,58r-14,l94,9,94,,72,6r,7l86,9r,49l72,58r,6l108,64r,-6m147,193r-3,-3l139,184r-17,l117,192r,-7l110,185r,45l117,230r,-32l122,192r2,-2l140,190r,40l147,230r,-37m157,15l151,6,150,4r,11l150,27r-7,7l132,34r-7,-7l125,14r7,-8l143,6r7,9l150,4,147,,129,,117,12r,18l128,41r18,l149,34r1,-1l150,45r-9,14l126,59r-5,-3l121,63r4,2l144,65r4,-6l157,46r,-13l157,15t40,180l193,190r-3,-4l190,203r-25,l166,197r7,-7l184,190r6,7l190,203r,-17l187,184r-17,l158,197r,22l169,231r19,l194,227r,-2l194,220r-6,5l173,225r-8,-8l165,209r32,l197,203r,-8e" fillcolor="black" stroked="f">
                  <v:path arrowok="t" o:connecttype="custom" o:connectlocs="35,-2411;27,-2377;8,-2402;35,-2405;34,-2412;0,-2405;30,-2371;35,-2380;42,-2380;62,-2583;43,-2594;36,-2577;60,-2537;62,-2544;51,-2547;62,-2583;91,-2414;83,-2377;61,-2403;91,-2403;66,-2418;66,-2371;98,-2384;94,-2544;72,-2596;86,-2544;108,-2538;144,-2412;117,-2410;110,-2417;117,-2404;140,-2412;147,-2409;150,-2598;143,-2568;125,-2588;150,-2587;129,-2602;128,-2561;150,-2569;141,-2543;121,-2539;148,-2543;157,-2587;190,-2416;166,-2405;190,-2405;187,-2418;158,-2383;194,-2375;188,-2377;165,-2393;197,-2407" o:connectangles="0,0,0,0,0,0,0,0,0,0,0,0,0,0,0,0,0,0,0,0,0,0,0,0,0,0,0,0,0,0,0,0,0,0,0,0,0,0,0,0,0,0,0,0,0,0,0,0,0,0,0,0,0"/>
                </v:shape>
                <v:shape id="AutoShape 579" o:spid="_x0000_s1468" style="position:absolute;left:1500;top:9849;width:300;height:200;visibility:visible;mso-wrap-style:square;v-text-anchor:top" coordsize="3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gXsQA&#10;AADcAAAADwAAAGRycy9kb3ducmV2LnhtbESPQWvCQBSE74L/YXmFXqRu7MFozCpSEHoqaEV6fGZf&#10;syHZt9vsNqb/3i0Uehxm5hum3I22EwP1oXGsYDHPQBBXTjdcKzi/H55WIEJE1tg5JgU/FGC3nU5K&#10;LLS78ZGGU6xFgnAoUIGJ0RdShsqQxTB3njh5n663GJPsa6l7vCW47eRzli2lxYbTgkFPL4aq9vRt&#10;E2VW09th+Lqs1/mHaa/RY557pR4fxv0GRKQx/of/2q9awTJbwO+ZdATk9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9oF7EAAAA3AAAAA8AAAAAAAAAAAAAAAAAmAIAAGRycy9k&#10;b3ducmV2LnhtbFBLBQYAAAAABAAEAPUAAACJAwAAAAA=&#10;" path="m5360,-12387r-113,38m5247,-12349r113,38e" filled="f" strokeweight=".14608mm">
                  <v:path arrowok="t" o:connecttype="custom" o:connectlocs="5360,-2538;5247,-2500;5247,-2500;5360,-2462" o:connectangles="0,0,0,0"/>
                </v:shape>
                <v:shape id="Picture 578" o:spid="_x0000_s1469" type="#_x0000_t75" style="position:absolute;left:6425;top:-2474;width:2284;height:20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4V9yq/AAAA3AAAAA8AAABkcnMvZG93bnJldi54bWxEj80KwjAQhO+C7xBW8GZTBYtWo4ggeBL/&#10;HmBp1rbYbEoTtfbpjSB4HGbmG2a5bk0lntS40rKCcRSDIM6sLjlXcL3sRjMQziNrrCyTgjc5WK/6&#10;vSWm2r74RM+zz0WAsEtRQeF9nUrpsoIMusjWxMG72cagD7LJpW7wFeCmkpM4TqTBksNCgTVtC8ru&#10;54dR0B07TkzZZZjMWzO98eG0eR+UGg7azQKEp9b/w7/2XitI4gl8z4QjIFcf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uFfcqvwAAANwAAAAPAAAAAAAAAAAAAAAAAJ8CAABk&#10;cnMvZG93bnJldi54bWxQSwUGAAAAAAQABAD3AAAAiwMAAAAA&#10;">
                  <v:imagedata r:id="rId49" o:title=""/>
                </v:shape>
                <v:line id="Line 577" o:spid="_x0000_s1470" style="position:absolute;visibility:visible;mso-wrap-style:square" from="6740,-2711" to="7335,-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W4cUAAADcAAAADwAAAGRycy9kb3ducmV2LnhtbESPQWvCQBSE7wX/w/KE3pqNLRibugki&#10;FYRe2lgCvT2yzySYfRuya4z++m6h4HGYmW+YdT6ZTow0uNaygkUUgyCurG65VvB92D2tQDiPrLGz&#10;TAqu5CDPZg9rTLW98BeNha9FgLBLUUHjfZ9K6aqGDLrI9sTBO9rBoA9yqKUe8BLgppPPcbyUBlsO&#10;Cw32tG2oOhVno+BHmjEpS/9pkv1RVq/4cSveE6Ue59PmDYSnyd/D/+29VrCMX+DvTDgCMvs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ZW4cUAAADcAAAADwAAAAAAAAAA&#10;AAAAAAChAgAAZHJzL2Rvd25yZXYueG1sUEsFBgAAAAAEAAQA+QAAAJMDAAAAAA==&#10;" strokeweight=".14606mm"/>
                <v:shape id="AutoShape 576" o:spid="_x0000_s1471" style="position:absolute;left:7013;top:-2798;width:73;height:66;visibility:visible;mso-wrap-style:square;v-text-anchor:top" coordsize="73,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9UcUA&#10;AADcAAAADwAAAGRycy9kb3ducmV2LnhtbESP3WrCQBSE7wu+w3IE73SjiLTRVYog/YNC00C9PGRP&#10;k2D2bNxdk/j2bkHo5TAz3zCb3WAa0ZHztWUF81kCgriwuuZSQf59mD6C8AFZY2OZFFzJw247ethg&#10;qm3PX9RloRQRwj5FBVUIbSqlLyoy6Ge2JY7er3UGQ5SulNphH+GmkYskWUmDNceFClvaV1ScsotR&#10;8PNxPL9l/fslf5pj9/mC7pR3TqnJeHhegwg0hP/wvf2qFaySJfydiUdAb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r/1RxQAAANwAAAAPAAAAAAAAAAAAAAAAAJgCAABkcnMv&#10;ZG93bnJldi54bWxQSwUGAAAAAAQABAD1AAAAigMAAAAA&#10;" path="m15,19r-8,l7,8,15,6r,13xm26,26l,26,,19r26,l26,26xm24,66l7,66,7,26r8,l15,56r3,3l26,59r,5l24,66xm26,59r-2,l26,58r,1xm36,13r,-6l58,r,9l50,9,36,13xm58,58r-8,l50,9r8,l58,58xm72,65r-36,l36,58r36,l72,65xe" fillcolor="black" stroked="f">
                  <v:path arrowok="t" o:connecttype="custom" o:connectlocs="15,-2779;7,-2779;7,-2790;15,-2792;15,-2779;26,-2772;0,-2772;0,-2779;26,-2779;26,-2772;24,-2732;7,-2732;7,-2772;15,-2772;15,-2742;18,-2739;26,-2739;26,-2734;24,-2732;26,-2739;24,-2739;26,-2740;26,-2739;36,-2785;36,-2791;58,-2798;58,-2789;50,-2789;36,-2785;58,-2740;50,-2740;50,-2789;58,-2789;58,-2740;72,-2733;36,-2733;36,-2740;72,-2740;72,-2733" o:connectangles="0,0,0,0,0,0,0,0,0,0,0,0,0,0,0,0,0,0,0,0,0,0,0,0,0,0,0,0,0,0,0,0,0,0,0,0,0,0,0"/>
                </v:shape>
                <v:shape id="AutoShape 575" o:spid="_x0000_s1472" style="position:absolute;left:2760;top:10409;width:300;height:200;visibility:visible;mso-wrap-style:square;v-text-anchor:top" coordsize="3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amXcQA&#10;AADcAAAADwAAAGRycy9kb3ducmV2LnhtbESPQWsCMRSE74X+h/AKvRTNtqCrq1GkIPQkqKV4fG6e&#10;m8XNS9yk6/rvjVDocZiZb5j5sreN6KgNtWMF78MMBHHpdM2Vgu/9ejABESKyxsYxKbhRgOXi+WmO&#10;hXZX3lK3i5VIEA4FKjAx+kLKUBqyGIbOEyfv5FqLMcm2krrFa4LbRn5k2VharDktGPT0aag8735t&#10;orxVtFl3l5/pND+Y8zF6zHOv1OtLv5qBiNTH//Bf+0srGGcjeJxJR0A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Gpl3EAAAA3AAAAA8AAAAAAAAAAAAAAAAAmAIAAGRycy9k&#10;b3ducmV2LnhtbFBLBQYAAAAABAAEAPUAAACJAwAAAAA=&#10;" path="m4462,-13082r113,-38m4575,-13120r-113,-37e" filled="f" strokeweight=".14608mm">
                  <v:path arrowok="t" o:connecttype="custom" o:connectlocs="4462,-2673;4575,-2711;4575,-2711;4462,-2748" o:connectangles="0,0,0,0"/>
                </v:shape>
                <v:line id="Line 574" o:spid="_x0000_s1473" style="position:absolute;visibility:visible;mso-wrap-style:square" from="7335,-2500" to="7335,-25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5H1ecMAAADcAAAADwAAAGRycy9kb3ducmV2LnhtbESPQYvCMBSE7wv+h/AEb2uqh3atRhFR&#10;ELy4VQRvj+bZFpuX0sRa99dvhIU9DjPzDbNY9aYWHbWusqxgMo5AEOdWV1woOJ92n18gnEfWWFsm&#10;BS9ysFoOPhaYavvkb+oyX4gAYZeigtL7JpXS5SUZdGPbEAfvZluDPsi2kLrFZ4CbWk6jKJYGKw4L&#10;JTa0KSm/Zw+j4CpNl1wu/miS/U3mMzz8ZNtEqdGwX89BeOr9f/ivvdcK4iiG95lwBOTy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eR9XnDAAAA3AAAAA8AAAAAAAAAAAAA&#10;AAAAoQIAAGRycy9kb3ducmV2LnhtbFBLBQYAAAAABAAEAPkAAACRAwAAAAA=&#10;" strokeweight=".14606mm"/>
                <v:shape id="AutoShape 573" o:spid="_x0000_s1474" style="position:absolute;left:6977;top:-2602;width:197;height:232;visibility:visible;mso-wrap-style:square;v-text-anchor:top" coordsize="197,2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hTucQA&#10;AADcAAAADwAAAGRycy9kb3ducmV2LnhtbESPQWsCMRSE74X+h/AK3mq2PayyNYoUCt6q2wp6e25e&#10;N4ubl5Ck7vrvjVDocZiZb5jFarS9uFCInWMFL9MCBHHjdMetgu+vj+c5iJiQNfaOScGVIqyWjw8L&#10;rLQbeEeXOrUiQzhWqMCk5CspY2PIYpw6T5y9HxcspixDK3XAIcNtL1+LopQWO84LBj29G2rO9a9V&#10;sJ0P1/Kw3/hT+Nyb+uSPu3Z2VGryNK7fQCQa03/4r73RCspiBvcz+QjI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oU7nEAAAA3AAAAA8AAAAAAAAAAAAAAAAAmAIAAGRycy9k&#10;b3ducmV2LnhtbFBLBQYAAAAABAAEAPUAAACJAwAAAAA=&#10;" path="m42,163r-7,l35,191r,6l35,216r-8,9l15,225,8,216r,-16l15,190r13,l35,197r,-6l34,190r-4,-6l12,184,,197r,22l11,231r19,l33,225r2,-3l35,230r7,l42,222r,-31l42,163m62,19r-11,l51,6,43,8r,11l36,19r,6l43,25r,40l60,65r2,-1l62,59r,-1l60,59r-6,l51,55r,-30l62,25r,-6m98,196r-6,-6l91,188r,11l91,216r-8,9l69,225r-8,-9l61,199r8,-9l83,190r8,9l91,188r-4,-4l66,184,54,197r,21l66,231r20,l92,225r6,-7l98,196m108,58r-14,l94,9,94,,72,6r,7l86,9r,49l72,58r,6l108,64r,-6m147,193r-3,-3l139,184r-17,l117,192r,-7l110,185r,45l117,230r,-32l122,192r2,-2l140,190r,40l147,230r,-37m157,15l151,6,150,4r,11l150,27r-7,7l132,34r-7,-7l125,14r7,-8l143,6r7,9l150,4,147,,129,,117,12r,18l128,41r18,l149,34r1,-1l150,45r-9,14l126,59r-5,-3l121,63r4,2l144,65r4,-6l157,46r,-13l157,15t40,180l193,190r-3,-4l190,203r-25,l166,197r7,-7l184,190r6,7l190,203r,-17l187,184r-17,l158,197r,22l169,231r19,l194,227r,-2l194,220r-6,5l173,225r-8,-8l165,209r32,l197,203r,-8e" fillcolor="black" stroked="f">
                  <v:path arrowok="t" o:connecttype="custom" o:connectlocs="35,-2411;27,-2377;8,-2402;35,-2405;34,-2412;0,-2405;30,-2371;35,-2380;42,-2380;62,-2583;43,-2594;36,-2577;60,-2537;62,-2544;51,-2547;62,-2583;91,-2414;83,-2377;61,-2403;91,-2403;66,-2418;66,-2371;98,-2384;94,-2544;72,-2596;86,-2544;108,-2538;144,-2412;117,-2410;110,-2417;117,-2404;140,-2412;147,-2409;150,-2598;143,-2568;125,-2588;150,-2587;129,-2602;128,-2561;150,-2569;141,-2543;121,-2539;148,-2543;157,-2587;190,-2416;166,-2405;190,-2405;187,-2418;158,-2383;194,-2375;188,-2377;165,-2393;197,-2407" o:connectangles="0,0,0,0,0,0,0,0,0,0,0,0,0,0,0,0,0,0,0,0,0,0,0,0,0,0,0,0,0,0,0,0,0,0,0,0,0,0,0,0,0,0,0,0,0,0,0,0,0,0,0,0,0"/>
                </v:shape>
                <v:shape id="AutoShape 572" o:spid="_x0000_s1475" style="position:absolute;left:1500;top:9849;width:300;height:200;visibility:visible;mso-wrap-style:square;v-text-anchor:top" coordsize="3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cJw8QA&#10;AADcAAAADwAAAGRycy9kb3ducmV2LnhtbESPwUrDQBCG74LvsIzQi9hNPTQ2dlNEKHgqWIt4HLNj&#10;NiQ7u2a3aXx75yB4HP75v5lvu5v9oCYaUxfYwGpZgCJugu24NXB62989gEoZ2eIQmAz8UIJdfX21&#10;xcqGC7/SdMytEginCg24nGOldWoceUzLEIkl+wqjxyzj2Go74kXgftD3RbHWHjuWCw4jPTtq+uPZ&#10;C+W2pcN++n7fbMoP13/miGUZjVnczE+PoDLN+X/5r/1iDawL+VZkRAR0/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7HCcPEAAAA3AAAAA8AAAAAAAAAAAAAAAAAmAIAAGRycy9k&#10;b3ducmV2LnhtbFBLBQYAAAAABAAEAPUAAACJAwAAAAA=&#10;" path="m5360,-12387r-113,38m5247,-12349r113,38e" filled="f" strokeweight=".14608mm">
                  <v:path arrowok="t" o:connecttype="custom" o:connectlocs="5360,-2538;5247,-2500;5247,-2500;5360,-2462" o:connectangles="0,0,0,0"/>
                </v:shape>
                <v:shape id="Picture 571" o:spid="_x0000_s1476" type="#_x0000_t75" style="position:absolute;left:8503;top:-1044;width:206;height:1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imzLFAAAA3AAAAA8AAABkcnMvZG93bnJldi54bWxEj0FPAjEUhO8m/ofmmXgx0EoigYVC0ATj&#10;URYu3B7bR7u6fV23lV3/vTUx4TiZmW8yy/XgG3GhLtaBNTyOFQjiKpiarYbDfjuagYgJ2WATmDT8&#10;UIT16vZmiYUJPe/oUiYrMoRjgRpcSm0hZawceYzj0BJn7xw6jynLzkrTYZ/hvpETpabSY815wWFL&#10;L46qz/Lba3hVD0+bXTk7hfePZ0NHa78a12t9fzdsFiASDeka/m+/GQ1TNYe/M/kIyNU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v4psyxQAAANwAAAAPAAAAAAAAAAAAAAAA&#10;AJ8CAABkcnMvZG93bnJldi54bWxQSwUGAAAAAAQABAD3AAAAkQMAAAAA&#10;">
                  <v:imagedata r:id="rId44" o:title=""/>
                </v:shape>
                <v:line id="Line 570" o:spid="_x0000_s1477" style="position:absolute;visibility:visible;mso-wrap-style:square" from="9081,-1536" to="9586,-15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1eS8IAAADcAAAADwAAAGRycy9kb3ducmV2LnhtbERPTWuDQBC9B/Iflgn0Ftf0EFubVUJo&#10;QcgltUXobXAnKnVnxd2qza/PHgo9Pt73IV9MLyYaXWdZwS6KQRDXVnfcKPj8eNs+gXAeWWNvmRT8&#10;koM8W68OmGo78ztNpW9ECGGXooLW+yGV0tUtGXSRHYgDd7WjQR/g2Eg94hzCTS8f43gvDXYcGloc&#10;6NRS/V3+GAVf0kxJVfmLSYqrrJ/xfCtfE6UeNsvxBYSnxf+L/9yFVrDfhfnhTDgCMrs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u1eS8IAAADcAAAADwAAAAAAAAAAAAAA&#10;AAChAgAAZHJzL2Rvd25yZXYueG1sUEsFBgAAAAAEAAQA+QAAAJADAAAAAA==&#10;" strokeweight=".14606mm"/>
                <v:shape id="Picture 569" o:spid="_x0000_s1478" type="#_x0000_t75" style="position:absolute;left:9384;top:-1646;width:206;height:1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hoRfLHAAAA3AAAAA8AAABkcnMvZG93bnJldi54bWxEj0FrwkAUhO9C/8PyCr0U3cRSqamrqKBV&#10;exC19PzIvibR7Ns0u43x37tCweMwM98wo0lrStFQ7QrLCuJeBII4tbrgTMHXYdF9A+E8ssbSMim4&#10;kIPJ+KEzwkTbM++o2ftMBAi7BBXk3leJlC7NyaDr2Yo4eD+2NuiDrDOpazwHuCllP4oG0mDBYSHH&#10;iuY5paf9n1HwS8vtazl72TZ++P28+VgfP2ero1JPj+30HYSn1t/D/+2VVjCIY7idCUdAjq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IhoRfLHAAAA3AAAAA8AAAAAAAAAAAAA&#10;AAAAnwIAAGRycy9kb3ducmV2LnhtbFBLBQYAAAAABAAEAPcAAACTAwAAAAA=&#10;">
                  <v:imagedata r:id="rId48" o:title=""/>
                </v:shape>
                <v:line id="Line 568" o:spid="_x0000_s1479" style="position:absolute;visibility:visible;mso-wrap-style:square" from="9029,-1401" to="9601,-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6Jp8UAAADcAAAADwAAAGRycy9kb3ducmV2LnhtbESPwWrDMBBE74X8g9hALyWRE3BIHcsh&#10;hBZ6aUPcfMBibW011spYsuP+fVUo5DjMvBkm30+2FSP13jhWsFomIIgrpw3XCi6fr4stCB+QNbaO&#10;ScEPedgXs4ccM+1ufKaxDLWIJewzVNCE0GVS+qohi37pOuLofbneYoiyr6Xu8RbLbSvXSbKRFg3H&#10;hQY7OjZUXcvBKth8pObdED9dTs+pu47fQ1q+DEo9zqfDDkSgKdzD//SbjtxqDX9n4hGQ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D6Jp8UAAADcAAAADwAAAAAAAAAA&#10;AAAAAAChAgAAZHJzL2Rvd25yZXYueG1sUEsFBgAAAAAEAAQA+QAAAJMDAAAAAA==&#10;" strokeweight=".14608mm"/>
                <v:shape id="AutoShape 567" o:spid="_x0000_s1480" style="position:absolute;left:9384;top:-961;width:121;height:66;visibility:visible;mso-wrap-style:square;v-text-anchor:top" coordsize="12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osSsUA&#10;AADcAAAADwAAAGRycy9kb3ducmV2LnhtbESPQWsCMRSE74X+h/AKXkSzVhBdjaK2gvS2Kqi3x+a5&#10;Wdy8LJuo239vCgWPw8x8w8wWra3EnRpfOlYw6CcgiHOnSy4UHPab3hiED8gaK8ek4Jc8LObvbzNM&#10;tXtwRvddKESEsE9RgQmhTqX0uSGLvu9q4uhdXGMxRNkUUjf4iHBbyc8kGUmLJccFgzWtDeXX3c0q&#10;mBy/qvX3Pvs5XTYrcw4ZDc/drlKdj3Y5BRGoDa/wf3urFYwGQ/g7E4+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GixKxQAAANwAAAAPAAAAAAAAAAAAAAAAAJgCAABkcnMv&#10;ZG93bnJldi54bWxQSwUGAAAAAAQABAD1AAAAigMAAAAA&#10;" path="m15,19r-7,l8,8,15,6r,13xm27,25l,25,,19r27,l27,25xm24,65l8,65,8,25r7,l15,55r3,4l27,59r,5l24,65xm27,59r-2,l27,58r,1xm36,13r,-7l58,r,9l51,9,36,13xm58,58r-7,l51,9r7,l58,58xm73,64r-36,l37,58r36,l73,64xm85,13r,-7l93,r18,l117,6,93,6r-8,7xm120,64r-38,l82,58,108,32r6,-9l114,12,107,6r10,l121,9r,14l114,35,91,58r29,l120,64xe" fillcolor="black" stroked="f">
                  <v:path arrowok="t" o:connecttype="custom" o:connectlocs="15,-942;8,-942;8,-953;15,-955;15,-942;27,-936;0,-936;0,-942;27,-942;27,-936;24,-896;8,-896;8,-936;15,-936;15,-906;18,-902;27,-902;27,-897;24,-896;27,-902;25,-902;27,-903;27,-902;36,-948;36,-955;58,-961;58,-952;51,-952;36,-948;58,-903;51,-903;51,-952;58,-952;58,-903;73,-897;37,-897;37,-903;73,-903;73,-897;85,-948;85,-955;93,-961;111,-961;117,-955;93,-955;85,-948;120,-897;82,-897;82,-903;108,-929;114,-938;114,-949;107,-955;117,-955;121,-952;121,-938;114,-926;91,-903;91,-903;120,-903;120,-897" o:connectangles="0,0,0,0,0,0,0,0,0,0,0,0,0,0,0,0,0,0,0,0,0,0,0,0,0,0,0,0,0,0,0,0,0,0,0,0,0,0,0,0,0,0,0,0,0,0,0,0,0,0,0,0,0,0,0,0,0,0,0,0,0"/>
                </v:shape>
                <v:shape id="AutoShape 566" o:spid="_x0000_s1481" style="position:absolute;left:8840;top:4709;width:240;height:300;visibility:visible;mso-wrap-style:square;v-text-anchor:top" coordsize="240,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MeJccA&#10;AADcAAAADwAAAGRycy9kb3ducmV2LnhtbESPQWvCQBSE70L/w/KEXkQ3KVUkukq1FHrxUBuox0f2&#10;maxm38bsqtFf3xUKPQ4z8w0zX3a2FhdqvXGsIB0lIIgLpw2XCvLvj+EUhA/IGmvHpOBGHpaLp94c&#10;M+2u/EWXbShFhLDPUEEVQpNJ6YuKLPqRa4ijt3etxRBlW0rd4jXCbS1fkmQiLRqOCxU2tK6oOG7P&#10;VsFPrjfvp9PgYHZmc7+fx+kqH9dKPfe7txmIQF34D/+1P7WCSfoKjzPxCM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zHiXHAAAA3AAAAA8AAAAAAAAAAAAAAAAAmAIAAGRy&#10;cy9kb3ducmV2LnhtbFBLBQYAAAAABAAEAPUAAACMAwAAAAA=&#10;" path="m670,-5312r91,75m761,-5237r-30,-113e" filled="f" strokeweight=".14608mm">
                  <v:path arrowok="t" o:connecttype="custom" o:connectlocs="670,-603;761,-528;761,-528;731,-641" o:connectangles="0,0,0,0"/>
                </v:shape>
                <v:shape id="Picture 565" o:spid="_x0000_s1482" type="#_x0000_t75" style="position:absolute;left:9183;top:-1390;width:407;height:2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ILIAHFAAAA3AAAAA8AAABkcnMvZG93bnJldi54bWxEj0FrwkAUhO8F/8PyhN7qJkKMpK4igmB7&#10;KJjW+2v2mQSzb2N2Ncm/7xYEj8PMfMOsNoNpxJ06V1tWEM8iEMSF1TWXCn6+929LEM4ja2wsk4KR&#10;HGzWk5cVZtr2fKR77ksRIOwyVFB532ZSuqIig25mW+LgnW1n0AfZlVJ32Ae4aeQ8ihbSYM1hocKW&#10;dhUVl/xmFPxek4/d2Cbx8XpLy/RzLk9fZ6nU63TYvoPwNPhn+NE+aAWLOIH/M+EIyPU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SCyABxQAAANwAAAAPAAAAAAAAAAAAAAAA&#10;AJ8CAABkcnMvZG93bnJldi54bWxQSwUGAAAAAAQABAD3AAAAkQMAAAAA&#10;">
                  <v:imagedata r:id="rId46" o:title=""/>
                </v:shape>
                <v:line id="Line 564" o:spid="_x0000_s1483" style="position:absolute;visibility:visible;mso-wrap-style:square" from="9202,-400" to="9601,-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khjpMUAAADcAAAADwAAAGRycy9kb3ducmV2LnhtbESPQWuDQBSE74H+h+UVcourOWhrswmh&#10;NBDopTFF6O3hvqjEfSvuRm1/fbcQ6HGYmW+YzW42nRhpcK1lBUkUgyCurG65VvB5PqyeQDiPrLGz&#10;TAq+ycFu+7DYYK7txCcaC1+LAGGXo4LG+z6X0lUNGXSR7YmDd7GDQR/kUEs94BTgppPrOE6lwZbD&#10;QoM9vTZUXYubUfAlzZiVpf8w2fEiq2d8/yneMqWWj/P+BYSn2f+H7+2jVpAmKfydCUdAb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khjpMUAAADcAAAADwAAAAAAAAAA&#10;AAAAAAChAgAAZHJzL2Rvd25yZXYueG1sUEsFBgAAAAAEAAQA+QAAAJMDAAAAAA==&#10;" strokeweight=".14606mm"/>
                <v:shape id="AutoShape 563" o:spid="_x0000_s1484" style="position:absolute;left:9399;top:-495;width:124;height:66;visibility:visible;mso-wrap-style:square;v-text-anchor:top" coordsize="124,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uJvcUA&#10;AADcAAAADwAAAGRycy9kb3ducmV2LnhtbESPwW7CMBBE75X4B2uRegMn0NI2YFCFqChH0h5y3MZL&#10;HBGvo9iQ9O9rJKQeRzPzRrPaDLYRV+p87VhBOk1AEJdO11wp+P76mLyC8AFZY+OYFPySh8169LDC&#10;TLuej3TNQyUihH2GCkwIbSalLw1Z9FPXEkfv5DqLIcqukrrDPsJtI2dJspAWa44LBlvaGirP+cUq&#10;2O3fLkWf+ufdNj/M7dw/FeanUOpxPLwvQQQawn/43v7UChbpC9zOxCM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G4m9xQAAANwAAAAPAAAAAAAAAAAAAAAAAJgCAABkcnMv&#10;ZG93bnJldi54bWxQSwUGAAAAAAQABAD1AAAAigMAAAAA&#10;" path="m15,20r-7,l8,9,15,7r,13xm27,26l,26,,20r27,l27,26xm24,66l8,66,8,26r7,l15,56r4,4l27,60r,5l24,66xm27,60r-2,l27,58r,2xm37,14r,-7l58,r,10l51,10,37,14xm58,59r-7,l51,10r7,l58,59xm73,65r-36,l37,59r36,l73,65xm123,48r-45,l78,44,107,2r8,l115,9r-7,l108,10r-2,3l86,42r37,l123,48xm115,42r-7,l108,12r,-3l115,9r,33xm115,65r-7,l108,48r7,l115,65xe" fillcolor="black" stroked="f">
                  <v:path arrowok="t" o:connecttype="custom" o:connectlocs="15,-475;8,-475;8,-486;15,-488;15,-475;27,-469;0,-469;0,-475;27,-475;27,-469;24,-429;8,-429;8,-469;15,-469;15,-439;19,-435;27,-435;27,-430;24,-429;27,-435;25,-435;27,-437;27,-435;37,-481;37,-488;58,-495;58,-485;51,-485;37,-481;58,-436;51,-436;51,-485;58,-485;58,-436;73,-430;37,-430;37,-436;73,-436;73,-430;123,-447;78,-447;78,-451;107,-493;115,-493;115,-486;108,-486;108,-485;106,-482;86,-453;123,-453;123,-447;115,-453;108,-453;108,-483;108,-486;115,-486;115,-453;115,-430;108,-430;108,-447;115,-447;115,-430" o:connectangles="0,0,0,0,0,0,0,0,0,0,0,0,0,0,0,0,0,0,0,0,0,0,0,0,0,0,0,0,0,0,0,0,0,0,0,0,0,0,0,0,0,0,0,0,0,0,0,0,0,0,0,0,0,0,0,0,0,0,0,0,0,0"/>
                </v:shape>
                <v:shape id="AutoShape 562" o:spid="_x0000_s1485" style="position:absolute;left:8780;top:4269;width:300;height:200;visibility:visible;mso-wrap-style:square;v-text-anchor:top" coordsize="3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6fHsUA&#10;AADcAAAADwAAAGRycy9kb3ducmV2LnhtbESPwWrDMAyG74W9g9Fgl7I63aFZs7plFAo7DdqVsqMW&#10;a3FoLHuxm2ZvPx0KO4pf/yd9q83oOzVQn9rABuazAhRxHWzLjYHjx+7xGVTKyBa7wGTglxJs1neT&#10;FVY2XHlPwyE3SiCcKjTgco6V1ql25DHNQiSW7Dv0HrOMfaNtj1eB+04/FcVCe2xZLjiMtHVUnw8X&#10;L5RpQ++74ee0XJaf7vyVI5ZlNObhfnx9AZVpzP/Lt/abNbCYy7ciIyK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Hp8exQAAANwAAAAPAAAAAAAAAAAAAAAAAJgCAABkcnMv&#10;ZG93bnJldi54bWxQSwUGAAAAAAQABAD1AAAAigMAAAAA&#10;" path="m708,-4631r113,-38m821,-4669r-113,-37e" filled="f" strokeweight=".14608mm">
                  <v:path arrowok="t" o:connecttype="custom" o:connectlocs="708,-362;821,-400;821,-400;708,-437" o:connectangles="0,0,0,0"/>
                </v:shape>
                <v:shape id="Picture 561" o:spid="_x0000_s1486" type="#_x0000_t75" style="position:absolute;left:8226;top:-2775;width:2874;height:23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0Uw8DEAAAA3AAAAA8AAABkcnMvZG93bnJldi54bWxEj0FrAjEUhO+F/ofwBC+iWaUVd2uUIoje&#10;pLp4fmxeN4ubl3ST6vrvTUHocZiZb5jluretuFIXGscKppMMBHHldMO1gvK0HS9AhIissXVMCu4U&#10;YL16fVliod2Nv+h6jLVIEA4FKjAx+kLKUBmyGCbOEyfv23UWY5JdLXWHtwS3rZxl2VxabDgtGPS0&#10;MVRdjr9Wwc/m3Z3e8lF2L02fu8PIn8udV2o46D8/QETq43/42d5rBfNpDn9n0hGQq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0Uw8DEAAAA3AAAAA8AAAAAAAAAAAAAAAAA&#10;nwIAAGRycy9kb3ducmV2LnhtbFBLBQYAAAAABAAEAPcAAACQAwAAAAA=&#10;">
                  <v:imagedata r:id="rId50" o:title=""/>
                </v:shape>
                <v:shape id="Text Box 560" o:spid="_x0000_s1487" type="#_x0000_t202" style="position:absolute;left:7048;top:-1386;width:2364;height: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HA6sEA&#10;AADcAAAADwAAAGRycy9kb3ducmV2LnhtbERPTYvCMBC9C/sfwgjeNNVD0a5RRFZYEBZrPexxbMY2&#10;2Exqk9XuvzcHwePjfS/XvW3EnTpvHCuYThIQxKXThisFp2I3noPwAVlj45gU/JOH9epjsMRMuwfn&#10;dD+GSsQQ9hkqqENoMyl9WZNFP3EtceQurrMYIuwqqTt8xHDbyFmSpNKi4dhQY0vbmsrr8c8q2Pxy&#10;/mVuP+dDfslNUSwS3qdXpUbDfvMJIlAf3uKX+1srSGdxfjwTj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rBwOrBAAAA3AAAAA8AAAAAAAAAAAAAAAAAmAIAAGRycy9kb3du&#10;cmV2LnhtbFBLBQYAAAAABAAEAPUAAACGAwAAAAA=&#10;" filled="f" stroked="f">
                  <v:textbox inset="0,0,0,0">
                    <w:txbxContent>
                      <w:p w14:paraId="1609DA4A" w14:textId="77777777" w:rsidR="00A541FA" w:rsidRDefault="00A541FA">
                        <w:pPr>
                          <w:tabs>
                            <w:tab w:val="left" w:pos="2363"/>
                          </w:tabs>
                          <w:spacing w:line="199" w:lineRule="exact"/>
                          <w:rPr>
                            <w:sz w:val="20"/>
                          </w:rPr>
                        </w:pPr>
                        <w:r>
                          <w:rPr>
                            <w:w w:val="99"/>
                            <w:sz w:val="20"/>
                            <w:u w:val="single"/>
                          </w:rPr>
                          <w:t xml:space="preserve"> </w:t>
                        </w:r>
                        <w:r>
                          <w:rPr>
                            <w:sz w:val="20"/>
                            <w:u w:val="single"/>
                          </w:rPr>
                          <w:tab/>
                        </w:r>
                      </w:p>
                    </w:txbxContent>
                  </v:textbox>
                </v:shape>
                <w10:wrap anchorx="page"/>
              </v:group>
            </w:pict>
          </mc:Fallback>
        </mc:AlternateContent>
      </w:r>
      <w:r w:rsidR="00A541FA">
        <w:rPr>
          <w:sz w:val="16"/>
        </w:rPr>
        <w:t>Fig. 3.    ATM  State machine example</w:t>
      </w:r>
    </w:p>
    <w:p w14:paraId="78503C7A" w14:textId="77777777" w:rsidR="00864105" w:rsidRDefault="00864105">
      <w:pPr>
        <w:rPr>
          <w:sz w:val="16"/>
        </w:rPr>
        <w:sectPr w:rsidR="00864105">
          <w:pgSz w:w="12240" w:h="15840"/>
          <w:pgMar w:top="1080" w:right="740" w:bottom="280" w:left="860" w:header="720" w:footer="720" w:gutter="0"/>
          <w:cols w:num="2" w:space="720" w:equalWidth="0">
            <w:col w:w="5141" w:space="1382"/>
            <w:col w:w="4117"/>
          </w:cols>
        </w:sectPr>
      </w:pPr>
    </w:p>
    <w:p w14:paraId="392D1A25" w14:textId="77777777" w:rsidR="00864105" w:rsidRDefault="00A541FA">
      <w:pPr>
        <w:spacing w:line="134" w:lineRule="exact"/>
        <w:ind w:left="119" w:right="-13"/>
        <w:rPr>
          <w:rFonts w:ascii="Verdana"/>
          <w:sz w:val="14"/>
        </w:rPr>
      </w:pPr>
      <w:r>
        <w:rPr>
          <w:rFonts w:ascii="Bookman Old Style"/>
          <w:i/>
          <w:sz w:val="20"/>
        </w:rPr>
        <w:t>head</w:t>
      </w:r>
      <w:r>
        <w:rPr>
          <w:rFonts w:ascii="Tahoma"/>
          <w:sz w:val="20"/>
        </w:rPr>
        <w:t>(</w:t>
      </w:r>
      <w:r>
        <w:rPr>
          <w:rFonts w:ascii="Bookman Old Style"/>
          <w:i/>
          <w:sz w:val="20"/>
        </w:rPr>
        <w:t>t</w:t>
      </w:r>
      <w:r>
        <w:rPr>
          <w:rFonts w:ascii="Arial"/>
          <w:i/>
          <w:position w:val="-2"/>
          <w:sz w:val="14"/>
        </w:rPr>
        <w:t>outs</w:t>
      </w:r>
      <w:r>
        <w:rPr>
          <w:rFonts w:ascii="Tahoma"/>
          <w:sz w:val="20"/>
        </w:rPr>
        <w:t>)</w:t>
      </w:r>
      <w:r>
        <w:rPr>
          <w:sz w:val="20"/>
        </w:rPr>
        <w:t xml:space="preserve">; transitive transition sets </w:t>
      </w:r>
      <w:r>
        <w:rPr>
          <w:rFonts w:ascii="Bookman Old Style"/>
          <w:i/>
          <w:sz w:val="20"/>
        </w:rPr>
        <w:t xml:space="preserve">T </w:t>
      </w:r>
      <w:r>
        <w:rPr>
          <w:rFonts w:ascii="Verdana"/>
          <w:position w:val="9"/>
          <w:sz w:val="14"/>
        </w:rPr>
        <w:t xml:space="preserve">+ </w:t>
      </w:r>
      <w:r>
        <w:rPr>
          <w:rFonts w:ascii="Tahoma"/>
          <w:spacing w:val="2"/>
          <w:sz w:val="20"/>
        </w:rPr>
        <w:t>(</w:t>
      </w:r>
      <w:r>
        <w:rPr>
          <w:rFonts w:ascii="Bookman Old Style"/>
          <w:i/>
          <w:spacing w:val="2"/>
          <w:sz w:val="20"/>
        </w:rPr>
        <w:t>v</w:t>
      </w:r>
      <w:r>
        <w:rPr>
          <w:rFonts w:ascii="Tahoma"/>
          <w:spacing w:val="2"/>
          <w:sz w:val="20"/>
        </w:rPr>
        <w:t xml:space="preserve">) </w:t>
      </w:r>
      <w:r>
        <w:rPr>
          <w:sz w:val="20"/>
        </w:rPr>
        <w:t xml:space="preserve">and </w:t>
      </w:r>
      <w:r>
        <w:rPr>
          <w:rFonts w:ascii="Bookman Old Style"/>
          <w:i/>
          <w:sz w:val="20"/>
        </w:rPr>
        <w:t>T</w:t>
      </w:r>
      <w:r>
        <w:rPr>
          <w:rFonts w:ascii="Bookman Old Style"/>
          <w:i/>
          <w:spacing w:val="-44"/>
          <w:sz w:val="20"/>
        </w:rPr>
        <w:t xml:space="preserve"> </w:t>
      </w:r>
      <w:r>
        <w:rPr>
          <w:rFonts w:ascii="Verdana"/>
          <w:position w:val="9"/>
          <w:sz w:val="14"/>
        </w:rPr>
        <w:t>+</w:t>
      </w:r>
    </w:p>
    <w:p w14:paraId="1250C0CE" w14:textId="77777777" w:rsidR="00864105" w:rsidRDefault="00A541FA">
      <w:pPr>
        <w:spacing w:line="134" w:lineRule="exact"/>
        <w:ind w:left="119"/>
        <w:rPr>
          <w:sz w:val="20"/>
        </w:rPr>
      </w:pPr>
      <w:r>
        <w:br w:type="column"/>
      </w:r>
      <w:r>
        <w:rPr>
          <w:rFonts w:ascii="Tahoma"/>
          <w:sz w:val="20"/>
        </w:rPr>
        <w:t>(</w:t>
      </w:r>
      <w:r>
        <w:rPr>
          <w:rFonts w:ascii="Bookman Old Style"/>
          <w:i/>
          <w:sz w:val="20"/>
        </w:rPr>
        <w:t>v</w:t>
      </w:r>
      <w:r>
        <w:rPr>
          <w:rFonts w:ascii="Tahoma"/>
          <w:sz w:val="20"/>
        </w:rPr>
        <w:t xml:space="preserve">) </w:t>
      </w:r>
      <w:r>
        <w:rPr>
          <w:sz w:val="20"/>
        </w:rPr>
        <w:t>are</w:t>
      </w:r>
    </w:p>
    <w:p w14:paraId="3F015DA0" w14:textId="77777777" w:rsidR="00864105" w:rsidRDefault="00864105">
      <w:pPr>
        <w:spacing w:line="134" w:lineRule="exact"/>
        <w:rPr>
          <w:sz w:val="20"/>
        </w:rPr>
        <w:sectPr w:rsidR="00864105">
          <w:type w:val="continuous"/>
          <w:pgSz w:w="12240" w:h="15840"/>
          <w:pgMar w:top="1120" w:right="740" w:bottom="280" w:left="860" w:header="720" w:footer="720" w:gutter="0"/>
          <w:cols w:num="2" w:space="720" w:equalWidth="0">
            <w:col w:w="4416" w:space="49"/>
            <w:col w:w="6175"/>
          </w:cols>
        </w:sectPr>
      </w:pPr>
    </w:p>
    <w:p w14:paraId="3271A535" w14:textId="2199BCAD" w:rsidR="00864105" w:rsidRDefault="006A4EFD">
      <w:pPr>
        <w:tabs>
          <w:tab w:val="left" w:pos="4265"/>
        </w:tabs>
        <w:spacing w:line="141" w:lineRule="exact"/>
        <w:ind w:left="3254"/>
        <w:rPr>
          <w:rFonts w:ascii="Arial"/>
          <w:i/>
          <w:sz w:val="14"/>
        </w:rPr>
      </w:pPr>
      <w:r>
        <w:rPr>
          <w:noProof/>
        </w:rPr>
        <mc:AlternateContent>
          <mc:Choice Requires="wpg">
            <w:drawing>
              <wp:anchor distT="0" distB="0" distL="114300" distR="114300" simplePos="0" relativeHeight="1864" behindDoc="0" locked="0" layoutInCell="1" allowOverlap="1" wp14:anchorId="0CB5261B" wp14:editId="1B122171">
                <wp:simplePos x="0" y="0"/>
                <wp:positionH relativeFrom="page">
                  <wp:posOffset>3978910</wp:posOffset>
                </wp:positionH>
                <wp:positionV relativeFrom="paragraph">
                  <wp:posOffset>-1746250</wp:posOffset>
                </wp:positionV>
                <wp:extent cx="3249930" cy="2031365"/>
                <wp:effectExtent l="6985" t="8890" r="10160" b="7620"/>
                <wp:wrapNone/>
                <wp:docPr id="304"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49930" cy="2031365"/>
                          <a:chOff x="6266" y="-2750"/>
                          <a:chExt cx="5118" cy="3199"/>
                        </a:xfrm>
                      </wpg:grpSpPr>
                      <pic:pic xmlns:pic="http://schemas.openxmlformats.org/drawingml/2006/picture">
                        <pic:nvPicPr>
                          <pic:cNvPr id="305" name="Picture 5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6269" y="-2740"/>
                            <a:ext cx="650" cy="31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06" name="AutoShape 557"/>
                        <wps:cNvSpPr>
                          <a:spLocks/>
                        </wps:cNvSpPr>
                        <wps:spPr bwMode="auto">
                          <a:xfrm>
                            <a:off x="6526" y="-2699"/>
                            <a:ext cx="141" cy="51"/>
                          </a:xfrm>
                          <a:custGeom>
                            <a:avLst/>
                            <a:gdLst>
                              <a:gd name="T0" fmla="+- 0 6526 6526"/>
                              <a:gd name="T1" fmla="*/ T0 w 141"/>
                              <a:gd name="T2" fmla="+- 0 -2649 -2699"/>
                              <a:gd name="T3" fmla="*/ -2649 h 51"/>
                              <a:gd name="T4" fmla="+- 0 6534 6526"/>
                              <a:gd name="T5" fmla="*/ T4 w 141"/>
                              <a:gd name="T6" fmla="+- 0 -2697 -2699"/>
                              <a:gd name="T7" fmla="*/ -2697 h 51"/>
                              <a:gd name="T8" fmla="+- 0 6532 6526"/>
                              <a:gd name="T9" fmla="*/ T8 w 141"/>
                              <a:gd name="T10" fmla="+- 0 -2691 -2699"/>
                              <a:gd name="T11" fmla="*/ -2691 h 51"/>
                              <a:gd name="T12" fmla="+- 0 6532 6526"/>
                              <a:gd name="T13" fmla="*/ T12 w 141"/>
                              <a:gd name="T14" fmla="+- 0 -2649 -2699"/>
                              <a:gd name="T15" fmla="*/ -2649 h 51"/>
                              <a:gd name="T16" fmla="+- 0 6551 6526"/>
                              <a:gd name="T17" fmla="*/ T16 w 141"/>
                              <a:gd name="T18" fmla="+- 0 -2658 -2699"/>
                              <a:gd name="T19" fmla="*/ -2658 h 51"/>
                              <a:gd name="T20" fmla="+- 0 6568 6526"/>
                              <a:gd name="T21" fmla="*/ T20 w 141"/>
                              <a:gd name="T22" fmla="+- 0 -2697 -2699"/>
                              <a:gd name="T23" fmla="*/ -2697 h 51"/>
                              <a:gd name="T24" fmla="+- 0 6575 6526"/>
                              <a:gd name="T25" fmla="*/ T24 w 141"/>
                              <a:gd name="T26" fmla="+- 0 -2691 -2699"/>
                              <a:gd name="T27" fmla="*/ -2691 h 51"/>
                              <a:gd name="T28" fmla="+- 0 6569 6526"/>
                              <a:gd name="T29" fmla="*/ T28 w 141"/>
                              <a:gd name="T30" fmla="+- 0 -2687 -2699"/>
                              <a:gd name="T31" fmla="*/ -2687 h 51"/>
                              <a:gd name="T32" fmla="+- 0 6556 6526"/>
                              <a:gd name="T33" fmla="*/ T32 w 141"/>
                              <a:gd name="T34" fmla="+- 0 -2658 -2699"/>
                              <a:gd name="T35" fmla="*/ -2658 h 51"/>
                              <a:gd name="T36" fmla="+- 0 6550 6526"/>
                              <a:gd name="T37" fmla="*/ T36 w 141"/>
                              <a:gd name="T38" fmla="+- 0 -2649 -2699"/>
                              <a:gd name="T39" fmla="*/ -2649 h 51"/>
                              <a:gd name="T40" fmla="+- 0 6532 6526"/>
                              <a:gd name="T41" fmla="*/ T40 w 141"/>
                              <a:gd name="T42" fmla="+- 0 -2691 -2699"/>
                              <a:gd name="T43" fmla="*/ -2691 h 51"/>
                              <a:gd name="T44" fmla="+- 0 6549 6526"/>
                              <a:gd name="T45" fmla="*/ T44 w 141"/>
                              <a:gd name="T46" fmla="+- 0 -2664 -2699"/>
                              <a:gd name="T47" fmla="*/ -2664 h 51"/>
                              <a:gd name="T48" fmla="+- 0 6551 6526"/>
                              <a:gd name="T49" fmla="*/ T48 w 141"/>
                              <a:gd name="T50" fmla="+- 0 -2658 -2699"/>
                              <a:gd name="T51" fmla="*/ -2658 h 51"/>
                              <a:gd name="T52" fmla="+- 0 6552 6526"/>
                              <a:gd name="T53" fmla="*/ T52 w 141"/>
                              <a:gd name="T54" fmla="+- 0 -2649 -2699"/>
                              <a:gd name="T55" fmla="*/ -2649 h 51"/>
                              <a:gd name="T56" fmla="+- 0 6570 6526"/>
                              <a:gd name="T57" fmla="*/ T56 w 141"/>
                              <a:gd name="T58" fmla="+- 0 -2649 -2699"/>
                              <a:gd name="T59" fmla="*/ -2649 h 51"/>
                              <a:gd name="T60" fmla="+- 0 6570 6526"/>
                              <a:gd name="T61" fmla="*/ T60 w 141"/>
                              <a:gd name="T62" fmla="+- 0 -2691 -2699"/>
                              <a:gd name="T63" fmla="*/ -2691 h 51"/>
                              <a:gd name="T64" fmla="+- 0 6575 6526"/>
                              <a:gd name="T65" fmla="*/ T64 w 141"/>
                              <a:gd name="T66" fmla="+- 0 -2649 -2699"/>
                              <a:gd name="T67" fmla="*/ -2649 h 51"/>
                              <a:gd name="T68" fmla="+- 0 6588 6526"/>
                              <a:gd name="T69" fmla="*/ T68 w 141"/>
                              <a:gd name="T70" fmla="+- 0 -2681 -2699"/>
                              <a:gd name="T71" fmla="*/ -2681 h 51"/>
                              <a:gd name="T72" fmla="+- 0 6612 6526"/>
                              <a:gd name="T73" fmla="*/ T72 w 141"/>
                              <a:gd name="T74" fmla="+- 0 -2684 -2699"/>
                              <a:gd name="T75" fmla="*/ -2684 h 51"/>
                              <a:gd name="T76" fmla="+- 0 6593 6526"/>
                              <a:gd name="T77" fmla="*/ T76 w 141"/>
                              <a:gd name="T78" fmla="+- 0 -2680 -2699"/>
                              <a:gd name="T79" fmla="*/ -2680 h 51"/>
                              <a:gd name="T80" fmla="+- 0 6602 6526"/>
                              <a:gd name="T81" fmla="*/ T80 w 141"/>
                              <a:gd name="T82" fmla="+- 0 -2648 -2699"/>
                              <a:gd name="T83" fmla="*/ -2648 h 51"/>
                              <a:gd name="T84" fmla="+- 0 6585 6526"/>
                              <a:gd name="T85" fmla="*/ T84 w 141"/>
                              <a:gd name="T86" fmla="+- 0 -2654 -2699"/>
                              <a:gd name="T87" fmla="*/ -2654 h 51"/>
                              <a:gd name="T88" fmla="+- 0 6606 6526"/>
                              <a:gd name="T89" fmla="*/ T88 w 141"/>
                              <a:gd name="T90" fmla="+- 0 -2671 -2699"/>
                              <a:gd name="T91" fmla="*/ -2671 h 51"/>
                              <a:gd name="T92" fmla="+- 0 6612 6526"/>
                              <a:gd name="T93" fmla="*/ T92 w 141"/>
                              <a:gd name="T94" fmla="+- 0 -2680 -2699"/>
                              <a:gd name="T95" fmla="*/ -2680 h 51"/>
                              <a:gd name="T96" fmla="+- 0 6606 6526"/>
                              <a:gd name="T97" fmla="*/ T96 w 141"/>
                              <a:gd name="T98" fmla="+- 0 -2666 -2699"/>
                              <a:gd name="T99" fmla="*/ -2666 h 51"/>
                              <a:gd name="T100" fmla="+- 0 6590 6526"/>
                              <a:gd name="T101" fmla="*/ T100 w 141"/>
                              <a:gd name="T102" fmla="+- 0 -2662 -2699"/>
                              <a:gd name="T103" fmla="*/ -2662 h 51"/>
                              <a:gd name="T104" fmla="+- 0 6594 6526"/>
                              <a:gd name="T105" fmla="*/ T104 w 141"/>
                              <a:gd name="T106" fmla="+- 0 -2653 -2699"/>
                              <a:gd name="T107" fmla="*/ -2653 h 51"/>
                              <a:gd name="T108" fmla="+- 0 6602 6526"/>
                              <a:gd name="T109" fmla="*/ T108 w 141"/>
                              <a:gd name="T110" fmla="+- 0 -2648 -2699"/>
                              <a:gd name="T111" fmla="*/ -2648 h 51"/>
                              <a:gd name="T112" fmla="+- 0 6601 6526"/>
                              <a:gd name="T113" fmla="*/ T112 w 141"/>
                              <a:gd name="T114" fmla="+- 0 -2653 -2699"/>
                              <a:gd name="T115" fmla="*/ -2653 h 51"/>
                              <a:gd name="T116" fmla="+- 0 6606 6526"/>
                              <a:gd name="T117" fmla="*/ T116 w 141"/>
                              <a:gd name="T118" fmla="+- 0 -2666 -2699"/>
                              <a:gd name="T119" fmla="*/ -2666 h 51"/>
                              <a:gd name="T120" fmla="+- 0 6612 6526"/>
                              <a:gd name="T121" fmla="*/ T120 w 141"/>
                              <a:gd name="T122" fmla="+- 0 -2655 -2699"/>
                              <a:gd name="T123" fmla="*/ -2655 h 51"/>
                              <a:gd name="T124" fmla="+- 0 6605 6526"/>
                              <a:gd name="T125" fmla="*/ T124 w 141"/>
                              <a:gd name="T126" fmla="+- 0 -2653 -2699"/>
                              <a:gd name="T127" fmla="*/ -2653 h 51"/>
                              <a:gd name="T128" fmla="+- 0 6606 6526"/>
                              <a:gd name="T129" fmla="*/ T128 w 141"/>
                              <a:gd name="T130" fmla="+- 0 -2649 -2699"/>
                              <a:gd name="T131" fmla="*/ -2649 h 51"/>
                              <a:gd name="T132" fmla="+- 0 6612 6526"/>
                              <a:gd name="T133" fmla="*/ T132 w 141"/>
                              <a:gd name="T134" fmla="+- 0 -2655 -2699"/>
                              <a:gd name="T135" fmla="*/ -2655 h 51"/>
                              <a:gd name="T136" fmla="+- 0 6626 6526"/>
                              <a:gd name="T137" fmla="*/ T136 w 141"/>
                              <a:gd name="T138" fmla="+- 0 -2692 -2699"/>
                              <a:gd name="T139" fmla="*/ -2692 h 51"/>
                              <a:gd name="T140" fmla="+- 0 6621 6526"/>
                              <a:gd name="T141" fmla="*/ T140 w 141"/>
                              <a:gd name="T142" fmla="+- 0 -2694 -2699"/>
                              <a:gd name="T143" fmla="*/ -2694 h 51"/>
                              <a:gd name="T144" fmla="+- 0 6623 6526"/>
                              <a:gd name="T145" fmla="*/ T144 w 141"/>
                              <a:gd name="T146" fmla="+- 0 -2699 -2699"/>
                              <a:gd name="T147" fmla="*/ -2699 h 51"/>
                              <a:gd name="T148" fmla="+- 0 6628 6526"/>
                              <a:gd name="T149" fmla="*/ T148 w 141"/>
                              <a:gd name="T150" fmla="+- 0 -2697 -2699"/>
                              <a:gd name="T151" fmla="*/ -2697 h 51"/>
                              <a:gd name="T152" fmla="+- 0 6626 6526"/>
                              <a:gd name="T153" fmla="*/ T152 w 141"/>
                              <a:gd name="T154" fmla="+- 0 -2692 -2699"/>
                              <a:gd name="T155" fmla="*/ -2692 h 51"/>
                              <a:gd name="T156" fmla="+- 0 6622 6526"/>
                              <a:gd name="T157" fmla="*/ T156 w 141"/>
                              <a:gd name="T158" fmla="+- 0 -2649 -2699"/>
                              <a:gd name="T159" fmla="*/ -2649 h 51"/>
                              <a:gd name="T160" fmla="+- 0 6627 6526"/>
                              <a:gd name="T161" fmla="*/ T160 w 141"/>
                              <a:gd name="T162" fmla="+- 0 -2683 -2699"/>
                              <a:gd name="T163" fmla="*/ -2683 h 51"/>
                              <a:gd name="T164" fmla="+- 0 6648 6526"/>
                              <a:gd name="T165" fmla="*/ T164 w 141"/>
                              <a:gd name="T166" fmla="+- 0 -2678 -2699"/>
                              <a:gd name="T167" fmla="*/ -2678 h 51"/>
                              <a:gd name="T168" fmla="+- 0 6648 6526"/>
                              <a:gd name="T169" fmla="*/ T168 w 141"/>
                              <a:gd name="T170" fmla="+- 0 -2684 -2699"/>
                              <a:gd name="T171" fmla="*/ -2684 h 51"/>
                              <a:gd name="T172" fmla="+- 0 6665 6526"/>
                              <a:gd name="T173" fmla="*/ T172 w 141"/>
                              <a:gd name="T174" fmla="+- 0 -2680 -2699"/>
                              <a:gd name="T175" fmla="*/ -2680 h 51"/>
                              <a:gd name="T176" fmla="+- 0 6648 6526"/>
                              <a:gd name="T177" fmla="*/ T176 w 141"/>
                              <a:gd name="T178" fmla="+- 0 -2678 -2699"/>
                              <a:gd name="T179" fmla="*/ -2678 h 51"/>
                              <a:gd name="T180" fmla="+- 0 6639 6526"/>
                              <a:gd name="T181" fmla="*/ T180 w 141"/>
                              <a:gd name="T182" fmla="+- 0 -2649 -2699"/>
                              <a:gd name="T183" fmla="*/ -2649 h 51"/>
                              <a:gd name="T184" fmla="+- 0 6644 6526"/>
                              <a:gd name="T185" fmla="*/ T184 w 141"/>
                              <a:gd name="T186" fmla="+- 0 -2683 -2699"/>
                              <a:gd name="T187" fmla="*/ -2683 h 51"/>
                              <a:gd name="T188" fmla="+- 0 6648 6526"/>
                              <a:gd name="T189" fmla="*/ T188 w 141"/>
                              <a:gd name="T190" fmla="+- 0 -2678 -2699"/>
                              <a:gd name="T191" fmla="*/ -2678 h 51"/>
                              <a:gd name="T192" fmla="+- 0 6644 6526"/>
                              <a:gd name="T193" fmla="*/ T192 w 141"/>
                              <a:gd name="T194" fmla="+- 0 -2649 -2699"/>
                              <a:gd name="T195" fmla="*/ -2649 h 51"/>
                              <a:gd name="T196" fmla="+- 0 6661 6526"/>
                              <a:gd name="T197" fmla="*/ T196 w 141"/>
                              <a:gd name="T198" fmla="+- 0 -2649 -2699"/>
                              <a:gd name="T199" fmla="*/ -2649 h 51"/>
                              <a:gd name="T200" fmla="+- 0 6665 6526"/>
                              <a:gd name="T201" fmla="*/ T200 w 141"/>
                              <a:gd name="T202" fmla="+- 0 -2680 -2699"/>
                              <a:gd name="T203" fmla="*/ -2680 h 51"/>
                              <a:gd name="T204" fmla="+- 0 6667 6526"/>
                              <a:gd name="T205" fmla="*/ T204 w 141"/>
                              <a:gd name="T206" fmla="+- 0 -2649 -2699"/>
                              <a:gd name="T207" fmla="*/ -2649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141" h="51">
                                <a:moveTo>
                                  <a:pt x="6" y="50"/>
                                </a:moveTo>
                                <a:lnTo>
                                  <a:pt x="0" y="50"/>
                                </a:lnTo>
                                <a:lnTo>
                                  <a:pt x="0" y="2"/>
                                </a:lnTo>
                                <a:lnTo>
                                  <a:pt x="8" y="2"/>
                                </a:lnTo>
                                <a:lnTo>
                                  <a:pt x="11" y="8"/>
                                </a:lnTo>
                                <a:lnTo>
                                  <a:pt x="6" y="8"/>
                                </a:lnTo>
                                <a:lnTo>
                                  <a:pt x="6" y="11"/>
                                </a:lnTo>
                                <a:lnTo>
                                  <a:pt x="6" y="50"/>
                                </a:lnTo>
                                <a:close/>
                                <a:moveTo>
                                  <a:pt x="30" y="41"/>
                                </a:moveTo>
                                <a:lnTo>
                                  <a:pt x="25" y="41"/>
                                </a:lnTo>
                                <a:lnTo>
                                  <a:pt x="26" y="37"/>
                                </a:lnTo>
                                <a:lnTo>
                                  <a:pt x="42" y="2"/>
                                </a:lnTo>
                                <a:lnTo>
                                  <a:pt x="49" y="2"/>
                                </a:lnTo>
                                <a:lnTo>
                                  <a:pt x="49" y="8"/>
                                </a:lnTo>
                                <a:lnTo>
                                  <a:pt x="44" y="8"/>
                                </a:lnTo>
                                <a:lnTo>
                                  <a:pt x="43" y="12"/>
                                </a:lnTo>
                                <a:lnTo>
                                  <a:pt x="43" y="13"/>
                                </a:lnTo>
                                <a:lnTo>
                                  <a:pt x="30" y="41"/>
                                </a:lnTo>
                                <a:close/>
                                <a:moveTo>
                                  <a:pt x="26" y="50"/>
                                </a:moveTo>
                                <a:lnTo>
                                  <a:pt x="24" y="50"/>
                                </a:lnTo>
                                <a:lnTo>
                                  <a:pt x="6" y="12"/>
                                </a:lnTo>
                                <a:lnTo>
                                  <a:pt x="6" y="8"/>
                                </a:lnTo>
                                <a:lnTo>
                                  <a:pt x="11" y="8"/>
                                </a:lnTo>
                                <a:lnTo>
                                  <a:pt x="23" y="35"/>
                                </a:lnTo>
                                <a:lnTo>
                                  <a:pt x="24" y="39"/>
                                </a:lnTo>
                                <a:lnTo>
                                  <a:pt x="25" y="41"/>
                                </a:lnTo>
                                <a:lnTo>
                                  <a:pt x="30" y="41"/>
                                </a:lnTo>
                                <a:lnTo>
                                  <a:pt x="26" y="50"/>
                                </a:lnTo>
                                <a:close/>
                                <a:moveTo>
                                  <a:pt x="49" y="50"/>
                                </a:moveTo>
                                <a:lnTo>
                                  <a:pt x="44" y="50"/>
                                </a:lnTo>
                                <a:lnTo>
                                  <a:pt x="44" y="14"/>
                                </a:lnTo>
                                <a:lnTo>
                                  <a:pt x="44" y="8"/>
                                </a:lnTo>
                                <a:lnTo>
                                  <a:pt x="49" y="8"/>
                                </a:lnTo>
                                <a:lnTo>
                                  <a:pt x="49" y="50"/>
                                </a:lnTo>
                                <a:close/>
                                <a:moveTo>
                                  <a:pt x="62" y="24"/>
                                </a:moveTo>
                                <a:lnTo>
                                  <a:pt x="62" y="18"/>
                                </a:lnTo>
                                <a:lnTo>
                                  <a:pt x="67" y="15"/>
                                </a:lnTo>
                                <a:lnTo>
                                  <a:pt x="86" y="15"/>
                                </a:lnTo>
                                <a:lnTo>
                                  <a:pt x="86" y="19"/>
                                </a:lnTo>
                                <a:lnTo>
                                  <a:pt x="67" y="19"/>
                                </a:lnTo>
                                <a:lnTo>
                                  <a:pt x="62" y="24"/>
                                </a:lnTo>
                                <a:close/>
                                <a:moveTo>
                                  <a:pt x="76" y="51"/>
                                </a:moveTo>
                                <a:lnTo>
                                  <a:pt x="64" y="51"/>
                                </a:lnTo>
                                <a:lnTo>
                                  <a:pt x="59" y="45"/>
                                </a:lnTo>
                                <a:lnTo>
                                  <a:pt x="59" y="31"/>
                                </a:lnTo>
                                <a:lnTo>
                                  <a:pt x="80" y="28"/>
                                </a:lnTo>
                                <a:lnTo>
                                  <a:pt x="80" y="19"/>
                                </a:lnTo>
                                <a:lnTo>
                                  <a:pt x="86" y="19"/>
                                </a:lnTo>
                                <a:lnTo>
                                  <a:pt x="86" y="33"/>
                                </a:lnTo>
                                <a:lnTo>
                                  <a:pt x="80" y="33"/>
                                </a:lnTo>
                                <a:lnTo>
                                  <a:pt x="68" y="34"/>
                                </a:lnTo>
                                <a:lnTo>
                                  <a:pt x="64" y="37"/>
                                </a:lnTo>
                                <a:lnTo>
                                  <a:pt x="64" y="43"/>
                                </a:lnTo>
                                <a:lnTo>
                                  <a:pt x="68" y="46"/>
                                </a:lnTo>
                                <a:lnTo>
                                  <a:pt x="79" y="46"/>
                                </a:lnTo>
                                <a:lnTo>
                                  <a:pt x="76" y="51"/>
                                </a:lnTo>
                                <a:close/>
                                <a:moveTo>
                                  <a:pt x="79" y="46"/>
                                </a:moveTo>
                                <a:lnTo>
                                  <a:pt x="75" y="46"/>
                                </a:lnTo>
                                <a:lnTo>
                                  <a:pt x="80" y="40"/>
                                </a:lnTo>
                                <a:lnTo>
                                  <a:pt x="80" y="33"/>
                                </a:lnTo>
                                <a:lnTo>
                                  <a:pt x="86" y="33"/>
                                </a:lnTo>
                                <a:lnTo>
                                  <a:pt x="86" y="44"/>
                                </a:lnTo>
                                <a:lnTo>
                                  <a:pt x="80" y="44"/>
                                </a:lnTo>
                                <a:lnTo>
                                  <a:pt x="79" y="46"/>
                                </a:lnTo>
                                <a:close/>
                                <a:moveTo>
                                  <a:pt x="86" y="50"/>
                                </a:moveTo>
                                <a:lnTo>
                                  <a:pt x="80" y="50"/>
                                </a:lnTo>
                                <a:lnTo>
                                  <a:pt x="80" y="44"/>
                                </a:lnTo>
                                <a:lnTo>
                                  <a:pt x="86" y="44"/>
                                </a:lnTo>
                                <a:lnTo>
                                  <a:pt x="86" y="50"/>
                                </a:lnTo>
                                <a:close/>
                                <a:moveTo>
                                  <a:pt x="100" y="7"/>
                                </a:moveTo>
                                <a:lnTo>
                                  <a:pt x="97" y="7"/>
                                </a:lnTo>
                                <a:lnTo>
                                  <a:pt x="95" y="5"/>
                                </a:lnTo>
                                <a:lnTo>
                                  <a:pt x="95" y="2"/>
                                </a:lnTo>
                                <a:lnTo>
                                  <a:pt x="97" y="0"/>
                                </a:lnTo>
                                <a:lnTo>
                                  <a:pt x="100" y="0"/>
                                </a:lnTo>
                                <a:lnTo>
                                  <a:pt x="102" y="2"/>
                                </a:lnTo>
                                <a:lnTo>
                                  <a:pt x="102" y="5"/>
                                </a:lnTo>
                                <a:lnTo>
                                  <a:pt x="100" y="7"/>
                                </a:lnTo>
                                <a:close/>
                                <a:moveTo>
                                  <a:pt x="101" y="50"/>
                                </a:moveTo>
                                <a:lnTo>
                                  <a:pt x="96" y="50"/>
                                </a:lnTo>
                                <a:lnTo>
                                  <a:pt x="96" y="16"/>
                                </a:lnTo>
                                <a:lnTo>
                                  <a:pt x="101" y="16"/>
                                </a:lnTo>
                                <a:lnTo>
                                  <a:pt x="101" y="50"/>
                                </a:lnTo>
                                <a:close/>
                                <a:moveTo>
                                  <a:pt x="122" y="21"/>
                                </a:moveTo>
                                <a:lnTo>
                                  <a:pt x="118" y="21"/>
                                </a:lnTo>
                                <a:lnTo>
                                  <a:pt x="122" y="15"/>
                                </a:lnTo>
                                <a:lnTo>
                                  <a:pt x="135" y="15"/>
                                </a:lnTo>
                                <a:lnTo>
                                  <a:pt x="139" y="19"/>
                                </a:lnTo>
                                <a:lnTo>
                                  <a:pt x="123" y="19"/>
                                </a:lnTo>
                                <a:lnTo>
                                  <a:pt x="122" y="21"/>
                                </a:lnTo>
                                <a:close/>
                                <a:moveTo>
                                  <a:pt x="118" y="50"/>
                                </a:moveTo>
                                <a:lnTo>
                                  <a:pt x="113" y="50"/>
                                </a:lnTo>
                                <a:lnTo>
                                  <a:pt x="113" y="16"/>
                                </a:lnTo>
                                <a:lnTo>
                                  <a:pt x="118" y="16"/>
                                </a:lnTo>
                                <a:lnTo>
                                  <a:pt x="118" y="21"/>
                                </a:lnTo>
                                <a:lnTo>
                                  <a:pt x="122" y="21"/>
                                </a:lnTo>
                                <a:lnTo>
                                  <a:pt x="118" y="26"/>
                                </a:lnTo>
                                <a:lnTo>
                                  <a:pt x="118" y="50"/>
                                </a:lnTo>
                                <a:close/>
                                <a:moveTo>
                                  <a:pt x="141" y="50"/>
                                </a:moveTo>
                                <a:lnTo>
                                  <a:pt x="135" y="50"/>
                                </a:lnTo>
                                <a:lnTo>
                                  <a:pt x="135" y="19"/>
                                </a:lnTo>
                                <a:lnTo>
                                  <a:pt x="139" y="19"/>
                                </a:lnTo>
                                <a:lnTo>
                                  <a:pt x="141" y="22"/>
                                </a:lnTo>
                                <a:lnTo>
                                  <a:pt x="141"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07" name="Picture 55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6537" y="-2570"/>
                            <a:ext cx="109" cy="1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08" name="Freeform 555"/>
                        <wps:cNvSpPr>
                          <a:spLocks/>
                        </wps:cNvSpPr>
                        <wps:spPr bwMode="auto">
                          <a:xfrm>
                            <a:off x="6360" y="-2347"/>
                            <a:ext cx="434" cy="228"/>
                          </a:xfrm>
                          <a:custGeom>
                            <a:avLst/>
                            <a:gdLst>
                              <a:gd name="T0" fmla="+- 0 6751 6360"/>
                              <a:gd name="T1" fmla="*/ T0 w 434"/>
                              <a:gd name="T2" fmla="+- 0 -2119 -2347"/>
                              <a:gd name="T3" fmla="*/ -2119 h 228"/>
                              <a:gd name="T4" fmla="+- 0 6403 6360"/>
                              <a:gd name="T5" fmla="*/ T4 w 434"/>
                              <a:gd name="T6" fmla="+- 0 -2119 -2347"/>
                              <a:gd name="T7" fmla="*/ -2119 h 228"/>
                              <a:gd name="T8" fmla="+- 0 6387 6360"/>
                              <a:gd name="T9" fmla="*/ T8 w 434"/>
                              <a:gd name="T10" fmla="+- 0 -2123 -2347"/>
                              <a:gd name="T11" fmla="*/ -2123 h 228"/>
                              <a:gd name="T12" fmla="+- 0 6373 6360"/>
                              <a:gd name="T13" fmla="*/ T12 w 434"/>
                              <a:gd name="T14" fmla="+- 0 -2132 -2347"/>
                              <a:gd name="T15" fmla="*/ -2132 h 228"/>
                              <a:gd name="T16" fmla="+- 0 6364 6360"/>
                              <a:gd name="T17" fmla="*/ T16 w 434"/>
                              <a:gd name="T18" fmla="+- 0 -2145 -2347"/>
                              <a:gd name="T19" fmla="*/ -2145 h 228"/>
                              <a:gd name="T20" fmla="+- 0 6360 6360"/>
                              <a:gd name="T21" fmla="*/ T20 w 434"/>
                              <a:gd name="T22" fmla="+- 0 -2162 -2347"/>
                              <a:gd name="T23" fmla="*/ -2162 h 228"/>
                              <a:gd name="T24" fmla="+- 0 6360 6360"/>
                              <a:gd name="T25" fmla="*/ T24 w 434"/>
                              <a:gd name="T26" fmla="+- 0 -2304 -2347"/>
                              <a:gd name="T27" fmla="*/ -2304 h 228"/>
                              <a:gd name="T28" fmla="+- 0 6364 6360"/>
                              <a:gd name="T29" fmla="*/ T28 w 434"/>
                              <a:gd name="T30" fmla="+- 0 -2321 -2347"/>
                              <a:gd name="T31" fmla="*/ -2321 h 228"/>
                              <a:gd name="T32" fmla="+- 0 6373 6360"/>
                              <a:gd name="T33" fmla="*/ T32 w 434"/>
                              <a:gd name="T34" fmla="+- 0 -2335 -2347"/>
                              <a:gd name="T35" fmla="*/ -2335 h 228"/>
                              <a:gd name="T36" fmla="+- 0 6387 6360"/>
                              <a:gd name="T37" fmla="*/ T36 w 434"/>
                              <a:gd name="T38" fmla="+- 0 -2344 -2347"/>
                              <a:gd name="T39" fmla="*/ -2344 h 228"/>
                              <a:gd name="T40" fmla="+- 0 6403 6360"/>
                              <a:gd name="T41" fmla="*/ T40 w 434"/>
                              <a:gd name="T42" fmla="+- 0 -2347 -2347"/>
                              <a:gd name="T43" fmla="*/ -2347 h 228"/>
                              <a:gd name="T44" fmla="+- 0 6751 6360"/>
                              <a:gd name="T45" fmla="*/ T44 w 434"/>
                              <a:gd name="T46" fmla="+- 0 -2347 -2347"/>
                              <a:gd name="T47" fmla="*/ -2347 h 228"/>
                              <a:gd name="T48" fmla="+- 0 6768 6360"/>
                              <a:gd name="T49" fmla="*/ T48 w 434"/>
                              <a:gd name="T50" fmla="+- 0 -2344 -2347"/>
                              <a:gd name="T51" fmla="*/ -2344 h 228"/>
                              <a:gd name="T52" fmla="+- 0 6781 6360"/>
                              <a:gd name="T53" fmla="*/ T52 w 434"/>
                              <a:gd name="T54" fmla="+- 0 -2335 -2347"/>
                              <a:gd name="T55" fmla="*/ -2335 h 228"/>
                              <a:gd name="T56" fmla="+- 0 6791 6360"/>
                              <a:gd name="T57" fmla="*/ T56 w 434"/>
                              <a:gd name="T58" fmla="+- 0 -2321 -2347"/>
                              <a:gd name="T59" fmla="*/ -2321 h 228"/>
                              <a:gd name="T60" fmla="+- 0 6794 6360"/>
                              <a:gd name="T61" fmla="*/ T60 w 434"/>
                              <a:gd name="T62" fmla="+- 0 -2304 -2347"/>
                              <a:gd name="T63" fmla="*/ -2304 h 228"/>
                              <a:gd name="T64" fmla="+- 0 6794 6360"/>
                              <a:gd name="T65" fmla="*/ T64 w 434"/>
                              <a:gd name="T66" fmla="+- 0 -2162 -2347"/>
                              <a:gd name="T67" fmla="*/ -2162 h 228"/>
                              <a:gd name="T68" fmla="+- 0 6791 6360"/>
                              <a:gd name="T69" fmla="*/ T68 w 434"/>
                              <a:gd name="T70" fmla="+- 0 -2145 -2347"/>
                              <a:gd name="T71" fmla="*/ -2145 h 228"/>
                              <a:gd name="T72" fmla="+- 0 6781 6360"/>
                              <a:gd name="T73" fmla="*/ T72 w 434"/>
                              <a:gd name="T74" fmla="+- 0 -2132 -2347"/>
                              <a:gd name="T75" fmla="*/ -2132 h 228"/>
                              <a:gd name="T76" fmla="+- 0 6768 6360"/>
                              <a:gd name="T77" fmla="*/ T76 w 434"/>
                              <a:gd name="T78" fmla="+- 0 -2123 -2347"/>
                              <a:gd name="T79" fmla="*/ -2123 h 228"/>
                              <a:gd name="T80" fmla="+- 0 6751 6360"/>
                              <a:gd name="T81" fmla="*/ T80 w 434"/>
                              <a:gd name="T82" fmla="+- 0 -2119 -2347"/>
                              <a:gd name="T83" fmla="*/ -2119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34" h="228">
                                <a:moveTo>
                                  <a:pt x="391" y="228"/>
                                </a:moveTo>
                                <a:lnTo>
                                  <a:pt x="43" y="228"/>
                                </a:lnTo>
                                <a:lnTo>
                                  <a:pt x="27" y="224"/>
                                </a:lnTo>
                                <a:lnTo>
                                  <a:pt x="13" y="215"/>
                                </a:lnTo>
                                <a:lnTo>
                                  <a:pt x="4" y="202"/>
                                </a:lnTo>
                                <a:lnTo>
                                  <a:pt x="0" y="185"/>
                                </a:lnTo>
                                <a:lnTo>
                                  <a:pt x="0" y="43"/>
                                </a:lnTo>
                                <a:lnTo>
                                  <a:pt x="4" y="26"/>
                                </a:lnTo>
                                <a:lnTo>
                                  <a:pt x="13" y="12"/>
                                </a:lnTo>
                                <a:lnTo>
                                  <a:pt x="27" y="3"/>
                                </a:lnTo>
                                <a:lnTo>
                                  <a:pt x="43" y="0"/>
                                </a:lnTo>
                                <a:lnTo>
                                  <a:pt x="391" y="0"/>
                                </a:lnTo>
                                <a:lnTo>
                                  <a:pt x="408" y="3"/>
                                </a:lnTo>
                                <a:lnTo>
                                  <a:pt x="421" y="12"/>
                                </a:lnTo>
                                <a:lnTo>
                                  <a:pt x="431" y="26"/>
                                </a:lnTo>
                                <a:lnTo>
                                  <a:pt x="434" y="43"/>
                                </a:lnTo>
                                <a:lnTo>
                                  <a:pt x="434" y="185"/>
                                </a:lnTo>
                                <a:lnTo>
                                  <a:pt x="431" y="202"/>
                                </a:lnTo>
                                <a:lnTo>
                                  <a:pt x="421" y="215"/>
                                </a:lnTo>
                                <a:lnTo>
                                  <a:pt x="408" y="224"/>
                                </a:lnTo>
                                <a:lnTo>
                                  <a:pt x="391" y="2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9" name="AutoShape 554"/>
                        <wps:cNvSpPr>
                          <a:spLocks/>
                        </wps:cNvSpPr>
                        <wps:spPr bwMode="auto">
                          <a:xfrm>
                            <a:off x="6444" y="-2256"/>
                            <a:ext cx="263" cy="63"/>
                          </a:xfrm>
                          <a:custGeom>
                            <a:avLst/>
                            <a:gdLst>
                              <a:gd name="T0" fmla="+- 0 6444 6444"/>
                              <a:gd name="T1" fmla="*/ T0 w 263"/>
                              <a:gd name="T2" fmla="+- 0 -2230 -2256"/>
                              <a:gd name="T3" fmla="*/ -2230 h 63"/>
                              <a:gd name="T4" fmla="+- 0 6455 6444"/>
                              <a:gd name="T5" fmla="*/ T4 w 263"/>
                              <a:gd name="T6" fmla="+- 0 -2235 -2256"/>
                              <a:gd name="T7" fmla="*/ -2235 h 63"/>
                              <a:gd name="T8" fmla="+- 0 6473 6444"/>
                              <a:gd name="T9" fmla="*/ T8 w 263"/>
                              <a:gd name="T10" fmla="+- 0 -2220 -2256"/>
                              <a:gd name="T11" fmla="*/ -2220 h 63"/>
                              <a:gd name="T12" fmla="+- 0 6471 6444"/>
                              <a:gd name="T13" fmla="*/ T12 w 263"/>
                              <a:gd name="T14" fmla="+- 0 -2208 -2256"/>
                              <a:gd name="T15" fmla="*/ -2208 h 63"/>
                              <a:gd name="T16" fmla="+- 0 6468 6444"/>
                              <a:gd name="T17" fmla="*/ T16 w 263"/>
                              <a:gd name="T18" fmla="+- 0 -2225 -2256"/>
                              <a:gd name="T19" fmla="*/ -2225 h 63"/>
                              <a:gd name="T20" fmla="+- 0 6473 6444"/>
                              <a:gd name="T21" fmla="*/ T20 w 263"/>
                              <a:gd name="T22" fmla="+- 0 -2231 -2256"/>
                              <a:gd name="T23" fmla="*/ -2231 h 63"/>
                              <a:gd name="T24" fmla="+- 0 6471 6444"/>
                              <a:gd name="T25" fmla="*/ T24 w 263"/>
                              <a:gd name="T26" fmla="+- 0 -2212 -2256"/>
                              <a:gd name="T27" fmla="*/ -2212 h 63"/>
                              <a:gd name="T28" fmla="+- 0 6484 6444"/>
                              <a:gd name="T29" fmla="*/ T28 w 263"/>
                              <a:gd name="T30" fmla="+- 0 -2250 -2256"/>
                              <a:gd name="T31" fmla="*/ -2250 h 63"/>
                              <a:gd name="T32" fmla="+- 0 6499 6444"/>
                              <a:gd name="T33" fmla="*/ T32 w 263"/>
                              <a:gd name="T34" fmla="+- 0 -2251 -2256"/>
                              <a:gd name="T35" fmla="*/ -2251 h 63"/>
                              <a:gd name="T36" fmla="+- 0 6497 6444"/>
                              <a:gd name="T37" fmla="*/ T36 w 263"/>
                              <a:gd name="T38" fmla="+- 0 -2251 -2256"/>
                              <a:gd name="T39" fmla="*/ -2251 h 63"/>
                              <a:gd name="T40" fmla="+- 0 6478 6444"/>
                              <a:gd name="T41" fmla="*/ T40 w 263"/>
                              <a:gd name="T42" fmla="+- 0 -2234 -2256"/>
                              <a:gd name="T43" fmla="*/ -2234 h 63"/>
                              <a:gd name="T44" fmla="+- 0 6489 6444"/>
                              <a:gd name="T45" fmla="*/ T44 w 263"/>
                              <a:gd name="T46" fmla="+- 0 -2205 -2256"/>
                              <a:gd name="T47" fmla="*/ -2205 h 63"/>
                              <a:gd name="T48" fmla="+- 0 6489 6444"/>
                              <a:gd name="T49" fmla="*/ T48 w 263"/>
                              <a:gd name="T50" fmla="+- 0 -2205 -2256"/>
                              <a:gd name="T51" fmla="*/ -2205 h 63"/>
                              <a:gd name="T52" fmla="+- 0 6511 6444"/>
                              <a:gd name="T53" fmla="*/ T52 w 263"/>
                              <a:gd name="T54" fmla="+- 0 -2256 -2256"/>
                              <a:gd name="T55" fmla="*/ -2256 h 63"/>
                              <a:gd name="T56" fmla="+- 0 6511 6444"/>
                              <a:gd name="T57" fmla="*/ T56 w 263"/>
                              <a:gd name="T58" fmla="+- 0 -2251 -2256"/>
                              <a:gd name="T59" fmla="*/ -2251 h 63"/>
                              <a:gd name="T60" fmla="+- 0 6520 6444"/>
                              <a:gd name="T61" fmla="*/ T60 w 263"/>
                              <a:gd name="T62" fmla="+- 0 -2251 -2256"/>
                              <a:gd name="T63" fmla="*/ -2251 h 63"/>
                              <a:gd name="T64" fmla="+- 0 6499 6444"/>
                              <a:gd name="T65" fmla="*/ T64 w 263"/>
                              <a:gd name="T66" fmla="+- 0 -2239 -2256"/>
                              <a:gd name="T67" fmla="*/ -2239 h 63"/>
                              <a:gd name="T68" fmla="+- 0 6505 6444"/>
                              <a:gd name="T69" fmla="*/ T68 w 263"/>
                              <a:gd name="T70" fmla="+- 0 -2205 -2256"/>
                              <a:gd name="T71" fmla="*/ -2205 h 63"/>
                              <a:gd name="T72" fmla="+- 0 6545 6444"/>
                              <a:gd name="T73" fmla="*/ T72 w 263"/>
                              <a:gd name="T74" fmla="+- 0 -2204 -2256"/>
                              <a:gd name="T75" fmla="*/ -2204 h 63"/>
                              <a:gd name="T76" fmla="+- 0 6531 6444"/>
                              <a:gd name="T77" fmla="*/ T76 w 263"/>
                              <a:gd name="T78" fmla="+- 0 -2240 -2256"/>
                              <a:gd name="T79" fmla="*/ -2240 h 63"/>
                              <a:gd name="T80" fmla="+- 0 6529 6444"/>
                              <a:gd name="T81" fmla="*/ T80 w 263"/>
                              <a:gd name="T82" fmla="+- 0 -2230 -2256"/>
                              <a:gd name="T83" fmla="*/ -2230 h 63"/>
                              <a:gd name="T84" fmla="+- 0 6528 6444"/>
                              <a:gd name="T85" fmla="*/ T84 w 263"/>
                              <a:gd name="T86" fmla="+- 0 -2220 -2256"/>
                              <a:gd name="T87" fmla="*/ -2220 h 63"/>
                              <a:gd name="T88" fmla="+- 0 6550 6444"/>
                              <a:gd name="T89" fmla="*/ T88 w 263"/>
                              <a:gd name="T90" fmla="+- 0 -2207 -2256"/>
                              <a:gd name="T91" fmla="*/ -2207 h 63"/>
                              <a:gd name="T92" fmla="+- 0 6546 6444"/>
                              <a:gd name="T93" fmla="*/ T92 w 263"/>
                              <a:gd name="T94" fmla="+- 0 -2230 -2256"/>
                              <a:gd name="T95" fmla="*/ -2230 h 63"/>
                              <a:gd name="T96" fmla="+- 0 6552 6444"/>
                              <a:gd name="T97" fmla="*/ T96 w 263"/>
                              <a:gd name="T98" fmla="+- 0 -2225 -2256"/>
                              <a:gd name="T99" fmla="*/ -2225 h 63"/>
                              <a:gd name="T100" fmla="+- 0 6550 6444"/>
                              <a:gd name="T101" fmla="*/ T100 w 263"/>
                              <a:gd name="T102" fmla="+- 0 -2208 -2256"/>
                              <a:gd name="T103" fmla="*/ -2208 h 63"/>
                              <a:gd name="T104" fmla="+- 0 6558 6444"/>
                              <a:gd name="T105" fmla="*/ T104 w 263"/>
                              <a:gd name="T106" fmla="+- 0 -2229 -2256"/>
                              <a:gd name="T107" fmla="*/ -2229 h 63"/>
                              <a:gd name="T108" fmla="+- 0 6584 6444"/>
                              <a:gd name="T109" fmla="*/ T108 w 263"/>
                              <a:gd name="T110" fmla="+- 0 -2235 -2256"/>
                              <a:gd name="T111" fmla="*/ -2235 h 63"/>
                              <a:gd name="T112" fmla="+- 0 6570 6444"/>
                              <a:gd name="T113" fmla="*/ T112 w 263"/>
                              <a:gd name="T114" fmla="+- 0 -2208 -2256"/>
                              <a:gd name="T115" fmla="*/ -2208 h 63"/>
                              <a:gd name="T116" fmla="+- 0 6584 6444"/>
                              <a:gd name="T117" fmla="*/ T116 w 263"/>
                              <a:gd name="T118" fmla="+- 0 -2232 -2256"/>
                              <a:gd name="T119" fmla="*/ -2232 h 63"/>
                              <a:gd name="T120" fmla="+- 0 6584 6444"/>
                              <a:gd name="T121" fmla="*/ T120 w 263"/>
                              <a:gd name="T122" fmla="+- 0 -2208 -2256"/>
                              <a:gd name="T123" fmla="*/ -2208 h 63"/>
                              <a:gd name="T124" fmla="+- 0 6599 6444"/>
                              <a:gd name="T125" fmla="*/ T124 w 263"/>
                              <a:gd name="T126" fmla="+- 0 -2239 -2256"/>
                              <a:gd name="T127" fmla="*/ -2239 h 63"/>
                              <a:gd name="T128" fmla="+- 0 6599 6444"/>
                              <a:gd name="T129" fmla="*/ T128 w 263"/>
                              <a:gd name="T130" fmla="+- 0 -2239 -2256"/>
                              <a:gd name="T131" fmla="*/ -2239 h 63"/>
                              <a:gd name="T132" fmla="+- 0 6608 6444"/>
                              <a:gd name="T133" fmla="*/ T132 w 263"/>
                              <a:gd name="T134" fmla="+- 0 -2239 -2256"/>
                              <a:gd name="T135" fmla="*/ -2239 h 63"/>
                              <a:gd name="T136" fmla="+- 0 6594 6444"/>
                              <a:gd name="T137" fmla="*/ T136 w 263"/>
                              <a:gd name="T138" fmla="+- 0 -2234 -2256"/>
                              <a:gd name="T139" fmla="*/ -2234 h 63"/>
                              <a:gd name="T140" fmla="+- 0 6608 6444"/>
                              <a:gd name="T141" fmla="*/ T140 w 263"/>
                              <a:gd name="T142" fmla="+- 0 -2209 -2256"/>
                              <a:gd name="T143" fmla="*/ -2209 h 63"/>
                              <a:gd name="T144" fmla="+- 0 6606 6444"/>
                              <a:gd name="T145" fmla="*/ T144 w 263"/>
                              <a:gd name="T146" fmla="+- 0 -2209 -2256"/>
                              <a:gd name="T147" fmla="*/ -2209 h 63"/>
                              <a:gd name="T148" fmla="+- 0 6625 6444"/>
                              <a:gd name="T149" fmla="*/ T148 w 263"/>
                              <a:gd name="T150" fmla="+- 0 -2194 -2256"/>
                              <a:gd name="T151" fmla="*/ -2194 h 63"/>
                              <a:gd name="T152" fmla="+- 0 6630 6444"/>
                              <a:gd name="T153" fmla="*/ T152 w 263"/>
                              <a:gd name="T154" fmla="+- 0 -2253 -2256"/>
                              <a:gd name="T155" fmla="*/ -2253 h 63"/>
                              <a:gd name="T156" fmla="+- 0 6643 6444"/>
                              <a:gd name="T157" fmla="*/ T156 w 263"/>
                              <a:gd name="T158" fmla="+- 0 -2239 -2256"/>
                              <a:gd name="T159" fmla="*/ -2239 h 63"/>
                              <a:gd name="T160" fmla="+- 0 6643 6444"/>
                              <a:gd name="T161" fmla="*/ T160 w 263"/>
                              <a:gd name="T162" fmla="+- 0 -2239 -2256"/>
                              <a:gd name="T163" fmla="*/ -2239 h 63"/>
                              <a:gd name="T164" fmla="+- 0 6652 6444"/>
                              <a:gd name="T165" fmla="*/ T164 w 263"/>
                              <a:gd name="T166" fmla="+- 0 -2239 -2256"/>
                              <a:gd name="T167" fmla="*/ -2239 h 63"/>
                              <a:gd name="T168" fmla="+- 0 6638 6444"/>
                              <a:gd name="T169" fmla="*/ T168 w 263"/>
                              <a:gd name="T170" fmla="+- 0 -2234 -2256"/>
                              <a:gd name="T171" fmla="*/ -2234 h 63"/>
                              <a:gd name="T172" fmla="+- 0 6652 6444"/>
                              <a:gd name="T173" fmla="*/ T172 w 263"/>
                              <a:gd name="T174" fmla="+- 0 -2209 -2256"/>
                              <a:gd name="T175" fmla="*/ -2209 h 63"/>
                              <a:gd name="T176" fmla="+- 0 6650 6444"/>
                              <a:gd name="T177" fmla="*/ T176 w 263"/>
                              <a:gd name="T178" fmla="+- 0 -2209 -2256"/>
                              <a:gd name="T179" fmla="*/ -2209 h 63"/>
                              <a:gd name="T180" fmla="+- 0 6659 6444"/>
                              <a:gd name="T181" fmla="*/ T180 w 263"/>
                              <a:gd name="T182" fmla="+- 0 -2249 -2256"/>
                              <a:gd name="T183" fmla="*/ -2249 h 63"/>
                              <a:gd name="T184" fmla="+- 0 6665 6444"/>
                              <a:gd name="T185" fmla="*/ T184 w 263"/>
                              <a:gd name="T186" fmla="+- 0 -2249 -2256"/>
                              <a:gd name="T187" fmla="*/ -2249 h 63"/>
                              <a:gd name="T188" fmla="+- 0 6657 6444"/>
                              <a:gd name="T189" fmla="*/ T188 w 263"/>
                              <a:gd name="T190" fmla="+- 0 -2210 -2256"/>
                              <a:gd name="T191" fmla="*/ -2210 h 63"/>
                              <a:gd name="T192" fmla="+- 0 6676 6444"/>
                              <a:gd name="T193" fmla="*/ T192 w 263"/>
                              <a:gd name="T194" fmla="+- 0 -2249 -2256"/>
                              <a:gd name="T195" fmla="*/ -2249 h 63"/>
                              <a:gd name="T196" fmla="+- 0 6681 6444"/>
                              <a:gd name="T197" fmla="*/ T196 w 263"/>
                              <a:gd name="T198" fmla="+- 0 -2227 -2256"/>
                              <a:gd name="T199" fmla="*/ -2227 h 63"/>
                              <a:gd name="T200" fmla="+- 0 6685 6444"/>
                              <a:gd name="T201" fmla="*/ T200 w 263"/>
                              <a:gd name="T202" fmla="+- 0 -2205 -2256"/>
                              <a:gd name="T203" fmla="*/ -2205 h 63"/>
                              <a:gd name="T204" fmla="+- 0 6702 6444"/>
                              <a:gd name="T205" fmla="*/ T204 w 263"/>
                              <a:gd name="T206" fmla="+- 0 -2240 -2256"/>
                              <a:gd name="T207" fmla="*/ -2240 h 63"/>
                              <a:gd name="T208" fmla="+- 0 6706 6444"/>
                              <a:gd name="T209" fmla="*/ T208 w 263"/>
                              <a:gd name="T210" fmla="+- 0 -2206 -2256"/>
                              <a:gd name="T211" fmla="*/ -2206 h 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263" h="63">
                                <a:moveTo>
                                  <a:pt x="22" y="52"/>
                                </a:moveTo>
                                <a:lnTo>
                                  <a:pt x="8" y="52"/>
                                </a:lnTo>
                                <a:lnTo>
                                  <a:pt x="0" y="43"/>
                                </a:lnTo>
                                <a:lnTo>
                                  <a:pt x="0" y="26"/>
                                </a:lnTo>
                                <a:lnTo>
                                  <a:pt x="9" y="16"/>
                                </a:lnTo>
                                <a:lnTo>
                                  <a:pt x="22" y="16"/>
                                </a:lnTo>
                                <a:lnTo>
                                  <a:pt x="26" y="21"/>
                                </a:lnTo>
                                <a:lnTo>
                                  <a:pt x="11" y="21"/>
                                </a:lnTo>
                                <a:lnTo>
                                  <a:pt x="6" y="26"/>
                                </a:lnTo>
                                <a:lnTo>
                                  <a:pt x="5" y="31"/>
                                </a:lnTo>
                                <a:lnTo>
                                  <a:pt x="29" y="31"/>
                                </a:lnTo>
                                <a:lnTo>
                                  <a:pt x="29" y="36"/>
                                </a:lnTo>
                                <a:lnTo>
                                  <a:pt x="5" y="36"/>
                                </a:lnTo>
                                <a:lnTo>
                                  <a:pt x="5" y="41"/>
                                </a:lnTo>
                                <a:lnTo>
                                  <a:pt x="11" y="48"/>
                                </a:lnTo>
                                <a:lnTo>
                                  <a:pt x="27" y="48"/>
                                </a:lnTo>
                                <a:lnTo>
                                  <a:pt x="27" y="49"/>
                                </a:lnTo>
                                <a:lnTo>
                                  <a:pt x="22" y="52"/>
                                </a:lnTo>
                                <a:close/>
                                <a:moveTo>
                                  <a:pt x="29" y="31"/>
                                </a:moveTo>
                                <a:lnTo>
                                  <a:pt x="24" y="31"/>
                                </a:lnTo>
                                <a:lnTo>
                                  <a:pt x="24" y="26"/>
                                </a:lnTo>
                                <a:lnTo>
                                  <a:pt x="19" y="21"/>
                                </a:lnTo>
                                <a:lnTo>
                                  <a:pt x="26" y="21"/>
                                </a:lnTo>
                                <a:lnTo>
                                  <a:pt x="29" y="25"/>
                                </a:lnTo>
                                <a:lnTo>
                                  <a:pt x="29" y="31"/>
                                </a:lnTo>
                                <a:close/>
                                <a:moveTo>
                                  <a:pt x="27" y="48"/>
                                </a:moveTo>
                                <a:lnTo>
                                  <a:pt x="22" y="48"/>
                                </a:lnTo>
                                <a:lnTo>
                                  <a:pt x="27" y="44"/>
                                </a:lnTo>
                                <a:lnTo>
                                  <a:pt x="27" y="48"/>
                                </a:lnTo>
                                <a:close/>
                                <a:moveTo>
                                  <a:pt x="45" y="17"/>
                                </a:moveTo>
                                <a:lnTo>
                                  <a:pt x="40" y="17"/>
                                </a:lnTo>
                                <a:lnTo>
                                  <a:pt x="40" y="6"/>
                                </a:lnTo>
                                <a:lnTo>
                                  <a:pt x="46" y="0"/>
                                </a:lnTo>
                                <a:lnTo>
                                  <a:pt x="53" y="0"/>
                                </a:lnTo>
                                <a:lnTo>
                                  <a:pt x="55" y="1"/>
                                </a:lnTo>
                                <a:lnTo>
                                  <a:pt x="55" y="5"/>
                                </a:lnTo>
                                <a:lnTo>
                                  <a:pt x="45" y="5"/>
                                </a:lnTo>
                                <a:lnTo>
                                  <a:pt x="45" y="17"/>
                                </a:lnTo>
                                <a:close/>
                                <a:moveTo>
                                  <a:pt x="55" y="6"/>
                                </a:moveTo>
                                <a:lnTo>
                                  <a:pt x="53" y="5"/>
                                </a:lnTo>
                                <a:lnTo>
                                  <a:pt x="55" y="5"/>
                                </a:lnTo>
                                <a:lnTo>
                                  <a:pt x="55" y="6"/>
                                </a:lnTo>
                                <a:close/>
                                <a:moveTo>
                                  <a:pt x="53" y="22"/>
                                </a:moveTo>
                                <a:lnTo>
                                  <a:pt x="34" y="22"/>
                                </a:lnTo>
                                <a:lnTo>
                                  <a:pt x="34" y="17"/>
                                </a:lnTo>
                                <a:lnTo>
                                  <a:pt x="53" y="17"/>
                                </a:lnTo>
                                <a:lnTo>
                                  <a:pt x="53" y="22"/>
                                </a:lnTo>
                                <a:close/>
                                <a:moveTo>
                                  <a:pt x="45" y="51"/>
                                </a:moveTo>
                                <a:lnTo>
                                  <a:pt x="40" y="51"/>
                                </a:lnTo>
                                <a:lnTo>
                                  <a:pt x="40" y="22"/>
                                </a:lnTo>
                                <a:lnTo>
                                  <a:pt x="45" y="22"/>
                                </a:lnTo>
                                <a:lnTo>
                                  <a:pt x="45" y="51"/>
                                </a:lnTo>
                                <a:close/>
                                <a:moveTo>
                                  <a:pt x="67" y="17"/>
                                </a:moveTo>
                                <a:lnTo>
                                  <a:pt x="61" y="17"/>
                                </a:lnTo>
                                <a:lnTo>
                                  <a:pt x="61" y="6"/>
                                </a:lnTo>
                                <a:lnTo>
                                  <a:pt x="67" y="0"/>
                                </a:lnTo>
                                <a:lnTo>
                                  <a:pt x="75" y="0"/>
                                </a:lnTo>
                                <a:lnTo>
                                  <a:pt x="76" y="1"/>
                                </a:lnTo>
                                <a:lnTo>
                                  <a:pt x="76" y="5"/>
                                </a:lnTo>
                                <a:lnTo>
                                  <a:pt x="67" y="5"/>
                                </a:lnTo>
                                <a:lnTo>
                                  <a:pt x="67" y="17"/>
                                </a:lnTo>
                                <a:close/>
                                <a:moveTo>
                                  <a:pt x="76" y="6"/>
                                </a:moveTo>
                                <a:lnTo>
                                  <a:pt x="74" y="5"/>
                                </a:lnTo>
                                <a:lnTo>
                                  <a:pt x="76" y="5"/>
                                </a:lnTo>
                                <a:lnTo>
                                  <a:pt x="76" y="6"/>
                                </a:lnTo>
                                <a:close/>
                                <a:moveTo>
                                  <a:pt x="75" y="22"/>
                                </a:moveTo>
                                <a:lnTo>
                                  <a:pt x="55" y="22"/>
                                </a:lnTo>
                                <a:lnTo>
                                  <a:pt x="55" y="17"/>
                                </a:lnTo>
                                <a:lnTo>
                                  <a:pt x="75" y="17"/>
                                </a:lnTo>
                                <a:lnTo>
                                  <a:pt x="75" y="22"/>
                                </a:lnTo>
                                <a:close/>
                                <a:moveTo>
                                  <a:pt x="67" y="51"/>
                                </a:moveTo>
                                <a:lnTo>
                                  <a:pt x="61" y="51"/>
                                </a:lnTo>
                                <a:lnTo>
                                  <a:pt x="61" y="22"/>
                                </a:lnTo>
                                <a:lnTo>
                                  <a:pt x="67" y="22"/>
                                </a:lnTo>
                                <a:lnTo>
                                  <a:pt x="67" y="51"/>
                                </a:lnTo>
                                <a:close/>
                                <a:moveTo>
                                  <a:pt x="101" y="52"/>
                                </a:moveTo>
                                <a:lnTo>
                                  <a:pt x="86" y="52"/>
                                </a:lnTo>
                                <a:lnTo>
                                  <a:pt x="78" y="43"/>
                                </a:lnTo>
                                <a:lnTo>
                                  <a:pt x="78" y="26"/>
                                </a:lnTo>
                                <a:lnTo>
                                  <a:pt x="87" y="16"/>
                                </a:lnTo>
                                <a:lnTo>
                                  <a:pt x="101" y="16"/>
                                </a:lnTo>
                                <a:lnTo>
                                  <a:pt x="105" y="21"/>
                                </a:lnTo>
                                <a:lnTo>
                                  <a:pt x="90" y="21"/>
                                </a:lnTo>
                                <a:lnTo>
                                  <a:pt x="85" y="26"/>
                                </a:lnTo>
                                <a:lnTo>
                                  <a:pt x="84" y="31"/>
                                </a:lnTo>
                                <a:lnTo>
                                  <a:pt x="108" y="31"/>
                                </a:lnTo>
                                <a:lnTo>
                                  <a:pt x="108" y="36"/>
                                </a:lnTo>
                                <a:lnTo>
                                  <a:pt x="84" y="36"/>
                                </a:lnTo>
                                <a:lnTo>
                                  <a:pt x="84" y="41"/>
                                </a:lnTo>
                                <a:lnTo>
                                  <a:pt x="90" y="48"/>
                                </a:lnTo>
                                <a:lnTo>
                                  <a:pt x="106" y="48"/>
                                </a:lnTo>
                                <a:lnTo>
                                  <a:pt x="106" y="49"/>
                                </a:lnTo>
                                <a:lnTo>
                                  <a:pt x="101" y="52"/>
                                </a:lnTo>
                                <a:close/>
                                <a:moveTo>
                                  <a:pt x="108" y="31"/>
                                </a:moveTo>
                                <a:lnTo>
                                  <a:pt x="102" y="31"/>
                                </a:lnTo>
                                <a:lnTo>
                                  <a:pt x="102" y="26"/>
                                </a:lnTo>
                                <a:lnTo>
                                  <a:pt x="98" y="21"/>
                                </a:lnTo>
                                <a:lnTo>
                                  <a:pt x="105" y="21"/>
                                </a:lnTo>
                                <a:lnTo>
                                  <a:pt x="108" y="25"/>
                                </a:lnTo>
                                <a:lnTo>
                                  <a:pt x="108" y="31"/>
                                </a:lnTo>
                                <a:close/>
                                <a:moveTo>
                                  <a:pt x="106" y="48"/>
                                </a:moveTo>
                                <a:lnTo>
                                  <a:pt x="101" y="48"/>
                                </a:lnTo>
                                <a:lnTo>
                                  <a:pt x="106" y="44"/>
                                </a:lnTo>
                                <a:lnTo>
                                  <a:pt x="106" y="48"/>
                                </a:lnTo>
                                <a:close/>
                                <a:moveTo>
                                  <a:pt x="136" y="52"/>
                                </a:moveTo>
                                <a:lnTo>
                                  <a:pt x="123" y="52"/>
                                </a:lnTo>
                                <a:lnTo>
                                  <a:pt x="114" y="43"/>
                                </a:lnTo>
                                <a:lnTo>
                                  <a:pt x="114" y="27"/>
                                </a:lnTo>
                                <a:lnTo>
                                  <a:pt x="124" y="16"/>
                                </a:lnTo>
                                <a:lnTo>
                                  <a:pt x="136" y="16"/>
                                </a:lnTo>
                                <a:lnTo>
                                  <a:pt x="140" y="18"/>
                                </a:lnTo>
                                <a:lnTo>
                                  <a:pt x="140" y="21"/>
                                </a:lnTo>
                                <a:lnTo>
                                  <a:pt x="126" y="21"/>
                                </a:lnTo>
                                <a:lnTo>
                                  <a:pt x="120" y="28"/>
                                </a:lnTo>
                                <a:lnTo>
                                  <a:pt x="120" y="41"/>
                                </a:lnTo>
                                <a:lnTo>
                                  <a:pt x="126" y="48"/>
                                </a:lnTo>
                                <a:lnTo>
                                  <a:pt x="140" y="48"/>
                                </a:lnTo>
                                <a:lnTo>
                                  <a:pt x="140" y="50"/>
                                </a:lnTo>
                                <a:lnTo>
                                  <a:pt x="136" y="52"/>
                                </a:lnTo>
                                <a:close/>
                                <a:moveTo>
                                  <a:pt x="140" y="24"/>
                                </a:moveTo>
                                <a:lnTo>
                                  <a:pt x="136" y="21"/>
                                </a:lnTo>
                                <a:lnTo>
                                  <a:pt x="140" y="21"/>
                                </a:lnTo>
                                <a:lnTo>
                                  <a:pt x="140" y="24"/>
                                </a:lnTo>
                                <a:close/>
                                <a:moveTo>
                                  <a:pt x="140" y="48"/>
                                </a:moveTo>
                                <a:lnTo>
                                  <a:pt x="136" y="48"/>
                                </a:lnTo>
                                <a:lnTo>
                                  <a:pt x="140" y="45"/>
                                </a:lnTo>
                                <a:lnTo>
                                  <a:pt x="140" y="48"/>
                                </a:lnTo>
                                <a:close/>
                                <a:moveTo>
                                  <a:pt x="155" y="17"/>
                                </a:moveTo>
                                <a:lnTo>
                                  <a:pt x="150" y="17"/>
                                </a:lnTo>
                                <a:lnTo>
                                  <a:pt x="150" y="9"/>
                                </a:lnTo>
                                <a:lnTo>
                                  <a:pt x="155" y="7"/>
                                </a:lnTo>
                                <a:lnTo>
                                  <a:pt x="155" y="17"/>
                                </a:lnTo>
                                <a:close/>
                                <a:moveTo>
                                  <a:pt x="164" y="22"/>
                                </a:moveTo>
                                <a:lnTo>
                                  <a:pt x="144" y="22"/>
                                </a:lnTo>
                                <a:lnTo>
                                  <a:pt x="144" y="17"/>
                                </a:lnTo>
                                <a:lnTo>
                                  <a:pt x="164" y="17"/>
                                </a:lnTo>
                                <a:lnTo>
                                  <a:pt x="164" y="22"/>
                                </a:lnTo>
                                <a:close/>
                                <a:moveTo>
                                  <a:pt x="162" y="52"/>
                                </a:moveTo>
                                <a:lnTo>
                                  <a:pt x="150" y="52"/>
                                </a:lnTo>
                                <a:lnTo>
                                  <a:pt x="150" y="22"/>
                                </a:lnTo>
                                <a:lnTo>
                                  <a:pt x="155" y="22"/>
                                </a:lnTo>
                                <a:lnTo>
                                  <a:pt x="155" y="45"/>
                                </a:lnTo>
                                <a:lnTo>
                                  <a:pt x="158" y="47"/>
                                </a:lnTo>
                                <a:lnTo>
                                  <a:pt x="164" y="47"/>
                                </a:lnTo>
                                <a:lnTo>
                                  <a:pt x="164" y="51"/>
                                </a:lnTo>
                                <a:lnTo>
                                  <a:pt x="162" y="52"/>
                                </a:lnTo>
                                <a:close/>
                                <a:moveTo>
                                  <a:pt x="164" y="47"/>
                                </a:moveTo>
                                <a:lnTo>
                                  <a:pt x="162" y="47"/>
                                </a:lnTo>
                                <a:lnTo>
                                  <a:pt x="164" y="46"/>
                                </a:lnTo>
                                <a:lnTo>
                                  <a:pt x="164" y="47"/>
                                </a:lnTo>
                                <a:close/>
                                <a:moveTo>
                                  <a:pt x="185" y="62"/>
                                </a:moveTo>
                                <a:lnTo>
                                  <a:pt x="181" y="62"/>
                                </a:lnTo>
                                <a:lnTo>
                                  <a:pt x="170" y="50"/>
                                </a:lnTo>
                                <a:lnTo>
                                  <a:pt x="170" y="16"/>
                                </a:lnTo>
                                <a:lnTo>
                                  <a:pt x="181" y="3"/>
                                </a:lnTo>
                                <a:lnTo>
                                  <a:pt x="186" y="3"/>
                                </a:lnTo>
                                <a:lnTo>
                                  <a:pt x="175" y="16"/>
                                </a:lnTo>
                                <a:lnTo>
                                  <a:pt x="175" y="50"/>
                                </a:lnTo>
                                <a:lnTo>
                                  <a:pt x="185" y="62"/>
                                </a:lnTo>
                                <a:close/>
                                <a:moveTo>
                                  <a:pt x="199" y="17"/>
                                </a:moveTo>
                                <a:lnTo>
                                  <a:pt x="194" y="17"/>
                                </a:lnTo>
                                <a:lnTo>
                                  <a:pt x="194" y="9"/>
                                </a:lnTo>
                                <a:lnTo>
                                  <a:pt x="199" y="7"/>
                                </a:lnTo>
                                <a:lnTo>
                                  <a:pt x="199" y="17"/>
                                </a:lnTo>
                                <a:close/>
                                <a:moveTo>
                                  <a:pt x="208" y="22"/>
                                </a:moveTo>
                                <a:lnTo>
                                  <a:pt x="188" y="22"/>
                                </a:lnTo>
                                <a:lnTo>
                                  <a:pt x="188" y="17"/>
                                </a:lnTo>
                                <a:lnTo>
                                  <a:pt x="208" y="17"/>
                                </a:lnTo>
                                <a:lnTo>
                                  <a:pt x="208" y="22"/>
                                </a:lnTo>
                                <a:close/>
                                <a:moveTo>
                                  <a:pt x="206" y="52"/>
                                </a:moveTo>
                                <a:lnTo>
                                  <a:pt x="194" y="52"/>
                                </a:lnTo>
                                <a:lnTo>
                                  <a:pt x="194" y="22"/>
                                </a:lnTo>
                                <a:lnTo>
                                  <a:pt x="199" y="22"/>
                                </a:lnTo>
                                <a:lnTo>
                                  <a:pt x="199" y="45"/>
                                </a:lnTo>
                                <a:lnTo>
                                  <a:pt x="201" y="47"/>
                                </a:lnTo>
                                <a:lnTo>
                                  <a:pt x="208" y="47"/>
                                </a:lnTo>
                                <a:lnTo>
                                  <a:pt x="208" y="51"/>
                                </a:lnTo>
                                <a:lnTo>
                                  <a:pt x="206" y="52"/>
                                </a:lnTo>
                                <a:close/>
                                <a:moveTo>
                                  <a:pt x="208" y="47"/>
                                </a:moveTo>
                                <a:lnTo>
                                  <a:pt x="206" y="47"/>
                                </a:lnTo>
                                <a:lnTo>
                                  <a:pt x="208" y="46"/>
                                </a:lnTo>
                                <a:lnTo>
                                  <a:pt x="208" y="47"/>
                                </a:lnTo>
                                <a:close/>
                                <a:moveTo>
                                  <a:pt x="215" y="13"/>
                                </a:moveTo>
                                <a:lnTo>
                                  <a:pt x="215" y="7"/>
                                </a:lnTo>
                                <a:lnTo>
                                  <a:pt x="221" y="3"/>
                                </a:lnTo>
                                <a:lnTo>
                                  <a:pt x="235" y="3"/>
                                </a:lnTo>
                                <a:lnTo>
                                  <a:pt x="239" y="7"/>
                                </a:lnTo>
                                <a:lnTo>
                                  <a:pt x="221" y="7"/>
                                </a:lnTo>
                                <a:lnTo>
                                  <a:pt x="215" y="13"/>
                                </a:lnTo>
                                <a:close/>
                                <a:moveTo>
                                  <a:pt x="241" y="51"/>
                                </a:moveTo>
                                <a:lnTo>
                                  <a:pt x="213" y="51"/>
                                </a:lnTo>
                                <a:lnTo>
                                  <a:pt x="213" y="46"/>
                                </a:lnTo>
                                <a:lnTo>
                                  <a:pt x="232" y="27"/>
                                </a:lnTo>
                                <a:lnTo>
                                  <a:pt x="236" y="20"/>
                                </a:lnTo>
                                <a:lnTo>
                                  <a:pt x="237" y="12"/>
                                </a:lnTo>
                                <a:lnTo>
                                  <a:pt x="232" y="7"/>
                                </a:lnTo>
                                <a:lnTo>
                                  <a:pt x="239" y="7"/>
                                </a:lnTo>
                                <a:lnTo>
                                  <a:pt x="242" y="10"/>
                                </a:lnTo>
                                <a:lnTo>
                                  <a:pt x="242" y="20"/>
                                </a:lnTo>
                                <a:lnTo>
                                  <a:pt x="237" y="29"/>
                                </a:lnTo>
                                <a:lnTo>
                                  <a:pt x="219" y="46"/>
                                </a:lnTo>
                                <a:lnTo>
                                  <a:pt x="241" y="46"/>
                                </a:lnTo>
                                <a:lnTo>
                                  <a:pt x="241" y="51"/>
                                </a:lnTo>
                                <a:close/>
                                <a:moveTo>
                                  <a:pt x="252" y="62"/>
                                </a:moveTo>
                                <a:lnTo>
                                  <a:pt x="247" y="62"/>
                                </a:lnTo>
                                <a:lnTo>
                                  <a:pt x="258" y="50"/>
                                </a:lnTo>
                                <a:lnTo>
                                  <a:pt x="258" y="16"/>
                                </a:lnTo>
                                <a:lnTo>
                                  <a:pt x="247" y="3"/>
                                </a:lnTo>
                                <a:lnTo>
                                  <a:pt x="252" y="3"/>
                                </a:lnTo>
                                <a:lnTo>
                                  <a:pt x="262" y="16"/>
                                </a:lnTo>
                                <a:lnTo>
                                  <a:pt x="262" y="50"/>
                                </a:lnTo>
                                <a:lnTo>
                                  <a:pt x="252"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0" name="Freeform 553"/>
                        <wps:cNvSpPr>
                          <a:spLocks/>
                        </wps:cNvSpPr>
                        <wps:spPr bwMode="auto">
                          <a:xfrm>
                            <a:off x="6360" y="-2347"/>
                            <a:ext cx="428" cy="223"/>
                          </a:xfrm>
                          <a:custGeom>
                            <a:avLst/>
                            <a:gdLst>
                              <a:gd name="T0" fmla="+- 0 6360 6360"/>
                              <a:gd name="T1" fmla="*/ T0 w 428"/>
                              <a:gd name="T2" fmla="+- 0 -2304 -2347"/>
                              <a:gd name="T3" fmla="*/ -2304 h 223"/>
                              <a:gd name="T4" fmla="+- 0 6360 6360"/>
                              <a:gd name="T5" fmla="*/ T4 w 428"/>
                              <a:gd name="T6" fmla="+- 0 -2168 -2347"/>
                              <a:gd name="T7" fmla="*/ -2168 h 223"/>
                              <a:gd name="T8" fmla="+- 0 6364 6360"/>
                              <a:gd name="T9" fmla="*/ T8 w 428"/>
                              <a:gd name="T10" fmla="+- 0 -2151 -2347"/>
                              <a:gd name="T11" fmla="*/ -2151 h 223"/>
                              <a:gd name="T12" fmla="+- 0 6373 6360"/>
                              <a:gd name="T13" fmla="*/ T12 w 428"/>
                              <a:gd name="T14" fmla="+- 0 -2137 -2347"/>
                              <a:gd name="T15" fmla="*/ -2137 h 223"/>
                              <a:gd name="T16" fmla="+- 0 6387 6360"/>
                              <a:gd name="T17" fmla="*/ T16 w 428"/>
                              <a:gd name="T18" fmla="+- 0 -2128 -2347"/>
                              <a:gd name="T19" fmla="*/ -2128 h 223"/>
                              <a:gd name="T20" fmla="+- 0 6403 6360"/>
                              <a:gd name="T21" fmla="*/ T20 w 428"/>
                              <a:gd name="T22" fmla="+- 0 -2125 -2347"/>
                              <a:gd name="T23" fmla="*/ -2125 h 223"/>
                              <a:gd name="T24" fmla="+- 0 6745 6360"/>
                              <a:gd name="T25" fmla="*/ T24 w 428"/>
                              <a:gd name="T26" fmla="+- 0 -2125 -2347"/>
                              <a:gd name="T27" fmla="*/ -2125 h 223"/>
                              <a:gd name="T28" fmla="+- 0 6762 6360"/>
                              <a:gd name="T29" fmla="*/ T28 w 428"/>
                              <a:gd name="T30" fmla="+- 0 -2128 -2347"/>
                              <a:gd name="T31" fmla="*/ -2128 h 223"/>
                              <a:gd name="T32" fmla="+- 0 6776 6360"/>
                              <a:gd name="T33" fmla="*/ T32 w 428"/>
                              <a:gd name="T34" fmla="+- 0 -2137 -2347"/>
                              <a:gd name="T35" fmla="*/ -2137 h 223"/>
                              <a:gd name="T36" fmla="+- 0 6785 6360"/>
                              <a:gd name="T37" fmla="*/ T36 w 428"/>
                              <a:gd name="T38" fmla="+- 0 -2151 -2347"/>
                              <a:gd name="T39" fmla="*/ -2151 h 223"/>
                              <a:gd name="T40" fmla="+- 0 6788 6360"/>
                              <a:gd name="T41" fmla="*/ T40 w 428"/>
                              <a:gd name="T42" fmla="+- 0 -2168 -2347"/>
                              <a:gd name="T43" fmla="*/ -2168 h 223"/>
                              <a:gd name="T44" fmla="+- 0 6788 6360"/>
                              <a:gd name="T45" fmla="*/ T44 w 428"/>
                              <a:gd name="T46" fmla="+- 0 -2304 -2347"/>
                              <a:gd name="T47" fmla="*/ -2304 h 223"/>
                              <a:gd name="T48" fmla="+- 0 6785 6360"/>
                              <a:gd name="T49" fmla="*/ T48 w 428"/>
                              <a:gd name="T50" fmla="+- 0 -2321 -2347"/>
                              <a:gd name="T51" fmla="*/ -2321 h 223"/>
                              <a:gd name="T52" fmla="+- 0 6776 6360"/>
                              <a:gd name="T53" fmla="*/ T52 w 428"/>
                              <a:gd name="T54" fmla="+- 0 -2335 -2347"/>
                              <a:gd name="T55" fmla="*/ -2335 h 223"/>
                              <a:gd name="T56" fmla="+- 0 6762 6360"/>
                              <a:gd name="T57" fmla="*/ T56 w 428"/>
                              <a:gd name="T58" fmla="+- 0 -2344 -2347"/>
                              <a:gd name="T59" fmla="*/ -2344 h 223"/>
                              <a:gd name="T60" fmla="+- 0 6745 6360"/>
                              <a:gd name="T61" fmla="*/ T60 w 428"/>
                              <a:gd name="T62" fmla="+- 0 -2347 -2347"/>
                              <a:gd name="T63" fmla="*/ -2347 h 223"/>
                              <a:gd name="T64" fmla="+- 0 6403 6360"/>
                              <a:gd name="T65" fmla="*/ T64 w 428"/>
                              <a:gd name="T66" fmla="+- 0 -2347 -2347"/>
                              <a:gd name="T67" fmla="*/ -2347 h 223"/>
                              <a:gd name="T68" fmla="+- 0 6387 6360"/>
                              <a:gd name="T69" fmla="*/ T68 w 428"/>
                              <a:gd name="T70" fmla="+- 0 -2344 -2347"/>
                              <a:gd name="T71" fmla="*/ -2344 h 223"/>
                              <a:gd name="T72" fmla="+- 0 6373 6360"/>
                              <a:gd name="T73" fmla="*/ T72 w 428"/>
                              <a:gd name="T74" fmla="+- 0 -2335 -2347"/>
                              <a:gd name="T75" fmla="*/ -2335 h 223"/>
                              <a:gd name="T76" fmla="+- 0 6364 6360"/>
                              <a:gd name="T77" fmla="*/ T76 w 428"/>
                              <a:gd name="T78" fmla="+- 0 -2321 -2347"/>
                              <a:gd name="T79" fmla="*/ -2321 h 223"/>
                              <a:gd name="T80" fmla="+- 0 6360 6360"/>
                              <a:gd name="T81" fmla="*/ T80 w 428"/>
                              <a:gd name="T82" fmla="+- 0 -2304 -2347"/>
                              <a:gd name="T83" fmla="*/ -2304 h 22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28" h="223">
                                <a:moveTo>
                                  <a:pt x="0" y="43"/>
                                </a:moveTo>
                                <a:lnTo>
                                  <a:pt x="0" y="179"/>
                                </a:lnTo>
                                <a:lnTo>
                                  <a:pt x="4" y="196"/>
                                </a:lnTo>
                                <a:lnTo>
                                  <a:pt x="13" y="210"/>
                                </a:lnTo>
                                <a:lnTo>
                                  <a:pt x="27" y="219"/>
                                </a:lnTo>
                                <a:lnTo>
                                  <a:pt x="43" y="222"/>
                                </a:lnTo>
                                <a:lnTo>
                                  <a:pt x="385" y="222"/>
                                </a:lnTo>
                                <a:lnTo>
                                  <a:pt x="402" y="219"/>
                                </a:lnTo>
                                <a:lnTo>
                                  <a:pt x="416" y="210"/>
                                </a:lnTo>
                                <a:lnTo>
                                  <a:pt x="425" y="196"/>
                                </a:lnTo>
                                <a:lnTo>
                                  <a:pt x="428" y="179"/>
                                </a:lnTo>
                                <a:lnTo>
                                  <a:pt x="428" y="43"/>
                                </a:lnTo>
                                <a:lnTo>
                                  <a:pt x="425" y="26"/>
                                </a:lnTo>
                                <a:lnTo>
                                  <a:pt x="416" y="12"/>
                                </a:lnTo>
                                <a:lnTo>
                                  <a:pt x="402" y="3"/>
                                </a:lnTo>
                                <a:lnTo>
                                  <a:pt x="385" y="0"/>
                                </a:lnTo>
                                <a:lnTo>
                                  <a:pt x="43" y="0"/>
                                </a:lnTo>
                                <a:lnTo>
                                  <a:pt x="27" y="3"/>
                                </a:lnTo>
                                <a:lnTo>
                                  <a:pt x="13" y="12"/>
                                </a:lnTo>
                                <a:lnTo>
                                  <a:pt x="4" y="26"/>
                                </a:lnTo>
                                <a:lnTo>
                                  <a:pt x="0" y="43"/>
                                </a:lnTo>
                                <a:close/>
                              </a:path>
                            </a:pathLst>
                          </a:custGeom>
                          <a:noFill/>
                          <a:ln w="398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 name="Line 552"/>
                        <wps:cNvCnPr>
                          <a:cxnSpLocks noChangeShapeType="1"/>
                        </wps:cNvCnPr>
                        <wps:spPr bwMode="auto">
                          <a:xfrm>
                            <a:off x="6395" y="-2022"/>
                            <a:ext cx="348" cy="0"/>
                          </a:xfrm>
                          <a:prstGeom prst="line">
                            <a:avLst/>
                          </a:prstGeom>
                          <a:noFill/>
                          <a:ln w="36187">
                            <a:solidFill>
                              <a:srgbClr val="FFFFFF"/>
                            </a:solidFill>
                            <a:round/>
                            <a:headEnd/>
                            <a:tailEnd/>
                          </a:ln>
                          <a:extLst>
                            <a:ext uri="{909E8E84-426E-40DD-AFC4-6F175D3DCCD1}">
                              <a14:hiddenFill xmlns:a14="http://schemas.microsoft.com/office/drawing/2010/main">
                                <a:noFill/>
                              </a14:hiddenFill>
                            </a:ext>
                          </a:extLst>
                        </wps:spPr>
                        <wps:bodyPr/>
                      </wps:wsp>
                      <wps:wsp>
                        <wps:cNvPr id="312" name="Rectangle 551"/>
                        <wps:cNvSpPr>
                          <a:spLocks noChangeArrowheads="1"/>
                        </wps:cNvSpPr>
                        <wps:spPr bwMode="auto">
                          <a:xfrm>
                            <a:off x="6395" y="-2051"/>
                            <a:ext cx="348" cy="57"/>
                          </a:xfrm>
                          <a:prstGeom prst="rect">
                            <a:avLst/>
                          </a:prstGeom>
                          <a:noFill/>
                          <a:ln w="3981">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 name="Line 550"/>
                        <wps:cNvCnPr>
                          <a:cxnSpLocks noChangeShapeType="1"/>
                        </wps:cNvCnPr>
                        <wps:spPr bwMode="auto">
                          <a:xfrm>
                            <a:off x="6406" y="-1484"/>
                            <a:ext cx="348" cy="0"/>
                          </a:xfrm>
                          <a:prstGeom prst="line">
                            <a:avLst/>
                          </a:prstGeom>
                          <a:noFill/>
                          <a:ln w="32568">
                            <a:solidFill>
                              <a:srgbClr val="FFFFFF"/>
                            </a:solidFill>
                            <a:round/>
                            <a:headEnd/>
                            <a:tailEnd/>
                          </a:ln>
                          <a:extLst>
                            <a:ext uri="{909E8E84-426E-40DD-AFC4-6F175D3DCCD1}">
                              <a14:hiddenFill xmlns:a14="http://schemas.microsoft.com/office/drawing/2010/main">
                                <a:noFill/>
                              </a14:hiddenFill>
                            </a:ext>
                          </a:extLst>
                        </wps:spPr>
                        <wps:bodyPr/>
                      </wps:wsp>
                      <wps:wsp>
                        <wps:cNvPr id="314" name="Rectangle 549"/>
                        <wps:cNvSpPr>
                          <a:spLocks noChangeArrowheads="1"/>
                        </wps:cNvSpPr>
                        <wps:spPr bwMode="auto">
                          <a:xfrm>
                            <a:off x="6406" y="-1509"/>
                            <a:ext cx="348" cy="51"/>
                          </a:xfrm>
                          <a:prstGeom prst="rect">
                            <a:avLst/>
                          </a:prstGeom>
                          <a:noFill/>
                          <a:ln w="3981">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 name="Freeform 548"/>
                        <wps:cNvSpPr>
                          <a:spLocks/>
                        </wps:cNvSpPr>
                        <wps:spPr bwMode="auto">
                          <a:xfrm>
                            <a:off x="6315" y="-1327"/>
                            <a:ext cx="537" cy="228"/>
                          </a:xfrm>
                          <a:custGeom>
                            <a:avLst/>
                            <a:gdLst>
                              <a:gd name="T0" fmla="+- 0 6808 6315"/>
                              <a:gd name="T1" fmla="*/ T0 w 537"/>
                              <a:gd name="T2" fmla="+- 0 -1099 -1327"/>
                              <a:gd name="T3" fmla="*/ -1099 h 228"/>
                              <a:gd name="T4" fmla="+- 0 6358 6315"/>
                              <a:gd name="T5" fmla="*/ T4 w 537"/>
                              <a:gd name="T6" fmla="+- 0 -1099 -1327"/>
                              <a:gd name="T7" fmla="*/ -1099 h 228"/>
                              <a:gd name="T8" fmla="+- 0 6341 6315"/>
                              <a:gd name="T9" fmla="*/ T8 w 537"/>
                              <a:gd name="T10" fmla="+- 0 -1102 -1327"/>
                              <a:gd name="T11" fmla="*/ -1102 h 228"/>
                              <a:gd name="T12" fmla="+- 0 6327 6315"/>
                              <a:gd name="T13" fmla="*/ T12 w 537"/>
                              <a:gd name="T14" fmla="+- 0 -1112 -1327"/>
                              <a:gd name="T15" fmla="*/ -1112 h 228"/>
                              <a:gd name="T16" fmla="+- 0 6318 6315"/>
                              <a:gd name="T17" fmla="*/ T16 w 537"/>
                              <a:gd name="T18" fmla="+- 0 -1125 -1327"/>
                              <a:gd name="T19" fmla="*/ -1125 h 228"/>
                              <a:gd name="T20" fmla="+- 0 6315 6315"/>
                              <a:gd name="T21" fmla="*/ T20 w 537"/>
                              <a:gd name="T22" fmla="+- 0 -1142 -1327"/>
                              <a:gd name="T23" fmla="*/ -1142 h 228"/>
                              <a:gd name="T24" fmla="+- 0 6315 6315"/>
                              <a:gd name="T25" fmla="*/ T24 w 537"/>
                              <a:gd name="T26" fmla="+- 0 -1284 -1327"/>
                              <a:gd name="T27" fmla="*/ -1284 h 228"/>
                              <a:gd name="T28" fmla="+- 0 6318 6315"/>
                              <a:gd name="T29" fmla="*/ T28 w 537"/>
                              <a:gd name="T30" fmla="+- 0 -1301 -1327"/>
                              <a:gd name="T31" fmla="*/ -1301 h 228"/>
                              <a:gd name="T32" fmla="+- 0 6327 6315"/>
                              <a:gd name="T33" fmla="*/ T32 w 537"/>
                              <a:gd name="T34" fmla="+- 0 -1315 -1327"/>
                              <a:gd name="T35" fmla="*/ -1315 h 228"/>
                              <a:gd name="T36" fmla="+- 0 6341 6315"/>
                              <a:gd name="T37" fmla="*/ T36 w 537"/>
                              <a:gd name="T38" fmla="+- 0 -1324 -1327"/>
                              <a:gd name="T39" fmla="*/ -1324 h 228"/>
                              <a:gd name="T40" fmla="+- 0 6358 6315"/>
                              <a:gd name="T41" fmla="*/ T40 w 537"/>
                              <a:gd name="T42" fmla="+- 0 -1327 -1327"/>
                              <a:gd name="T43" fmla="*/ -1327 h 228"/>
                              <a:gd name="T44" fmla="+- 0 6808 6315"/>
                              <a:gd name="T45" fmla="*/ T44 w 537"/>
                              <a:gd name="T46" fmla="+- 0 -1327 -1327"/>
                              <a:gd name="T47" fmla="*/ -1327 h 228"/>
                              <a:gd name="T48" fmla="+- 0 6825 6315"/>
                              <a:gd name="T49" fmla="*/ T48 w 537"/>
                              <a:gd name="T50" fmla="+- 0 -1324 -1327"/>
                              <a:gd name="T51" fmla="*/ -1324 h 228"/>
                              <a:gd name="T52" fmla="+- 0 6838 6315"/>
                              <a:gd name="T53" fmla="*/ T52 w 537"/>
                              <a:gd name="T54" fmla="+- 0 -1315 -1327"/>
                              <a:gd name="T55" fmla="*/ -1315 h 228"/>
                              <a:gd name="T56" fmla="+- 0 6848 6315"/>
                              <a:gd name="T57" fmla="*/ T56 w 537"/>
                              <a:gd name="T58" fmla="+- 0 -1301 -1327"/>
                              <a:gd name="T59" fmla="*/ -1301 h 228"/>
                              <a:gd name="T60" fmla="+- 0 6851 6315"/>
                              <a:gd name="T61" fmla="*/ T60 w 537"/>
                              <a:gd name="T62" fmla="+- 0 -1284 -1327"/>
                              <a:gd name="T63" fmla="*/ -1284 h 228"/>
                              <a:gd name="T64" fmla="+- 0 6851 6315"/>
                              <a:gd name="T65" fmla="*/ T64 w 537"/>
                              <a:gd name="T66" fmla="+- 0 -1142 -1327"/>
                              <a:gd name="T67" fmla="*/ -1142 h 228"/>
                              <a:gd name="T68" fmla="+- 0 6848 6315"/>
                              <a:gd name="T69" fmla="*/ T68 w 537"/>
                              <a:gd name="T70" fmla="+- 0 -1125 -1327"/>
                              <a:gd name="T71" fmla="*/ -1125 h 228"/>
                              <a:gd name="T72" fmla="+- 0 6838 6315"/>
                              <a:gd name="T73" fmla="*/ T72 w 537"/>
                              <a:gd name="T74" fmla="+- 0 -1112 -1327"/>
                              <a:gd name="T75" fmla="*/ -1112 h 228"/>
                              <a:gd name="T76" fmla="+- 0 6825 6315"/>
                              <a:gd name="T77" fmla="*/ T76 w 537"/>
                              <a:gd name="T78" fmla="+- 0 -1102 -1327"/>
                              <a:gd name="T79" fmla="*/ -1102 h 228"/>
                              <a:gd name="T80" fmla="+- 0 6808 6315"/>
                              <a:gd name="T81" fmla="*/ T80 w 537"/>
                              <a:gd name="T82" fmla="+- 0 -1099 -1327"/>
                              <a:gd name="T83" fmla="*/ -1099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37" h="228">
                                <a:moveTo>
                                  <a:pt x="493" y="228"/>
                                </a:moveTo>
                                <a:lnTo>
                                  <a:pt x="43" y="228"/>
                                </a:lnTo>
                                <a:lnTo>
                                  <a:pt x="26" y="225"/>
                                </a:lnTo>
                                <a:lnTo>
                                  <a:pt x="12" y="215"/>
                                </a:lnTo>
                                <a:lnTo>
                                  <a:pt x="3" y="202"/>
                                </a:lnTo>
                                <a:lnTo>
                                  <a:pt x="0" y="185"/>
                                </a:lnTo>
                                <a:lnTo>
                                  <a:pt x="0" y="43"/>
                                </a:lnTo>
                                <a:lnTo>
                                  <a:pt x="3" y="26"/>
                                </a:lnTo>
                                <a:lnTo>
                                  <a:pt x="12" y="12"/>
                                </a:lnTo>
                                <a:lnTo>
                                  <a:pt x="26" y="3"/>
                                </a:lnTo>
                                <a:lnTo>
                                  <a:pt x="43" y="0"/>
                                </a:lnTo>
                                <a:lnTo>
                                  <a:pt x="493" y="0"/>
                                </a:lnTo>
                                <a:lnTo>
                                  <a:pt x="510" y="3"/>
                                </a:lnTo>
                                <a:lnTo>
                                  <a:pt x="523" y="12"/>
                                </a:lnTo>
                                <a:lnTo>
                                  <a:pt x="533" y="26"/>
                                </a:lnTo>
                                <a:lnTo>
                                  <a:pt x="536" y="43"/>
                                </a:lnTo>
                                <a:lnTo>
                                  <a:pt x="536" y="185"/>
                                </a:lnTo>
                                <a:lnTo>
                                  <a:pt x="533" y="202"/>
                                </a:lnTo>
                                <a:lnTo>
                                  <a:pt x="523" y="215"/>
                                </a:lnTo>
                                <a:lnTo>
                                  <a:pt x="510" y="225"/>
                                </a:lnTo>
                                <a:lnTo>
                                  <a:pt x="493" y="2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6" name="AutoShape 547"/>
                        <wps:cNvSpPr>
                          <a:spLocks/>
                        </wps:cNvSpPr>
                        <wps:spPr bwMode="auto">
                          <a:xfrm>
                            <a:off x="6352" y="-1236"/>
                            <a:ext cx="457" cy="68"/>
                          </a:xfrm>
                          <a:custGeom>
                            <a:avLst/>
                            <a:gdLst>
                              <a:gd name="T0" fmla="+- 0 6375 6352"/>
                              <a:gd name="T1" fmla="*/ T0 w 457"/>
                              <a:gd name="T2" fmla="+- 0 -1220 -1236"/>
                              <a:gd name="T3" fmla="*/ -1220 h 68"/>
                              <a:gd name="T4" fmla="+- 0 6382 6352"/>
                              <a:gd name="T5" fmla="*/ T4 w 457"/>
                              <a:gd name="T6" fmla="+- 0 -1200 -1236"/>
                              <a:gd name="T7" fmla="*/ -1200 h 68"/>
                              <a:gd name="T8" fmla="+- 0 6375 6352"/>
                              <a:gd name="T9" fmla="*/ T8 w 457"/>
                              <a:gd name="T10" fmla="+- 0 -1184 -1236"/>
                              <a:gd name="T11" fmla="*/ -1184 h 68"/>
                              <a:gd name="T12" fmla="+- 0 6382 6352"/>
                              <a:gd name="T13" fmla="*/ T12 w 457"/>
                              <a:gd name="T14" fmla="+- 0 -1211 -1236"/>
                              <a:gd name="T15" fmla="*/ -1211 h 68"/>
                              <a:gd name="T16" fmla="+- 0 6400 6352"/>
                              <a:gd name="T17" fmla="*/ T16 w 457"/>
                              <a:gd name="T18" fmla="+- 0 -1213 -1236"/>
                              <a:gd name="T19" fmla="*/ -1213 h 68"/>
                              <a:gd name="T20" fmla="+- 0 6400 6352"/>
                              <a:gd name="T21" fmla="*/ T20 w 457"/>
                              <a:gd name="T22" fmla="+- 0 -1213 -1236"/>
                              <a:gd name="T23" fmla="*/ -1213 h 68"/>
                              <a:gd name="T24" fmla="+- 0 6400 6352"/>
                              <a:gd name="T25" fmla="*/ T24 w 457"/>
                              <a:gd name="T26" fmla="+- 0 -1213 -1236"/>
                              <a:gd name="T27" fmla="*/ -1213 h 68"/>
                              <a:gd name="T28" fmla="+- 0 6417 6352"/>
                              <a:gd name="T29" fmla="*/ T28 w 457"/>
                              <a:gd name="T30" fmla="+- 0 -1215 -1236"/>
                              <a:gd name="T31" fmla="*/ -1215 h 68"/>
                              <a:gd name="T32" fmla="+- 0 6436 6352"/>
                              <a:gd name="T33" fmla="*/ T32 w 457"/>
                              <a:gd name="T34" fmla="+- 0 -1229 -1236"/>
                              <a:gd name="T35" fmla="*/ -1229 h 68"/>
                              <a:gd name="T36" fmla="+- 0 6445 6352"/>
                              <a:gd name="T37" fmla="*/ T36 w 457"/>
                              <a:gd name="T38" fmla="+- 0 -1214 -1236"/>
                              <a:gd name="T39" fmla="*/ -1214 h 68"/>
                              <a:gd name="T40" fmla="+- 0 6439 6352"/>
                              <a:gd name="T41" fmla="*/ T40 w 457"/>
                              <a:gd name="T42" fmla="+- 0 -1188 -1236"/>
                              <a:gd name="T43" fmla="*/ -1188 h 68"/>
                              <a:gd name="T44" fmla="+- 0 6445 6352"/>
                              <a:gd name="T45" fmla="*/ T44 w 457"/>
                              <a:gd name="T46" fmla="+- 0 -1190 -1236"/>
                              <a:gd name="T47" fmla="*/ -1190 h 68"/>
                              <a:gd name="T48" fmla="+- 0 6469 6352"/>
                              <a:gd name="T49" fmla="*/ T48 w 457"/>
                              <a:gd name="T50" fmla="+- 0 -1219 -1236"/>
                              <a:gd name="T51" fmla="*/ -1219 h 68"/>
                              <a:gd name="T52" fmla="+- 0 6452 6352"/>
                              <a:gd name="T53" fmla="*/ T52 w 457"/>
                              <a:gd name="T54" fmla="+- 0 -1185 -1236"/>
                              <a:gd name="T55" fmla="*/ -1185 h 68"/>
                              <a:gd name="T56" fmla="+- 0 6458 6352"/>
                              <a:gd name="T57" fmla="*/ T56 w 457"/>
                              <a:gd name="T58" fmla="+- 0 -1185 -1236"/>
                              <a:gd name="T59" fmla="*/ -1185 h 68"/>
                              <a:gd name="T60" fmla="+- 0 6480 6352"/>
                              <a:gd name="T61" fmla="*/ T60 w 457"/>
                              <a:gd name="T62" fmla="+- 0 -1173 -1236"/>
                              <a:gd name="T63" fmla="*/ -1173 h 68"/>
                              <a:gd name="T64" fmla="+- 0 6487 6352"/>
                              <a:gd name="T65" fmla="*/ T64 w 457"/>
                              <a:gd name="T66" fmla="+- 0 -1192 -1236"/>
                              <a:gd name="T67" fmla="*/ -1192 h 68"/>
                              <a:gd name="T68" fmla="+- 0 6487 6352"/>
                              <a:gd name="T69" fmla="*/ T68 w 457"/>
                              <a:gd name="T70" fmla="+- 0 -1191 -1236"/>
                              <a:gd name="T71" fmla="*/ -1191 h 68"/>
                              <a:gd name="T72" fmla="+- 0 6474 6352"/>
                              <a:gd name="T73" fmla="*/ T72 w 457"/>
                              <a:gd name="T74" fmla="+- 0 -1168 -1236"/>
                              <a:gd name="T75" fmla="*/ -1168 h 68"/>
                              <a:gd name="T76" fmla="+- 0 6524 6352"/>
                              <a:gd name="T77" fmla="*/ T76 w 457"/>
                              <a:gd name="T78" fmla="+- 0 -1174 -1236"/>
                              <a:gd name="T79" fmla="*/ -1174 h 68"/>
                              <a:gd name="T80" fmla="+- 0 6513 6352"/>
                              <a:gd name="T81" fmla="*/ T80 w 457"/>
                              <a:gd name="T82" fmla="+- 0 -1220 -1236"/>
                              <a:gd name="T83" fmla="*/ -1220 h 68"/>
                              <a:gd name="T84" fmla="+- 0 6531 6352"/>
                              <a:gd name="T85" fmla="*/ T84 w 457"/>
                              <a:gd name="T86" fmla="+- 0 -1232 -1236"/>
                              <a:gd name="T87" fmla="*/ -1232 h 68"/>
                              <a:gd name="T88" fmla="+- 0 6546 6352"/>
                              <a:gd name="T89" fmla="*/ T88 w 457"/>
                              <a:gd name="T90" fmla="+- 0 -1190 -1236"/>
                              <a:gd name="T91" fmla="*/ -1190 h 68"/>
                              <a:gd name="T92" fmla="+- 0 6578 6352"/>
                              <a:gd name="T93" fmla="*/ T92 w 457"/>
                              <a:gd name="T94" fmla="+- 0 -1184 -1236"/>
                              <a:gd name="T95" fmla="*/ -1184 h 68"/>
                              <a:gd name="T96" fmla="+- 0 6582 6352"/>
                              <a:gd name="T97" fmla="*/ T96 w 457"/>
                              <a:gd name="T98" fmla="+- 0 -1215 -1236"/>
                              <a:gd name="T99" fmla="*/ -1215 h 68"/>
                              <a:gd name="T100" fmla="+- 0 6576 6352"/>
                              <a:gd name="T101" fmla="*/ T100 w 457"/>
                              <a:gd name="T102" fmla="+- 0 -1195 -1236"/>
                              <a:gd name="T103" fmla="*/ -1195 h 68"/>
                              <a:gd name="T104" fmla="+- 0 6594 6352"/>
                              <a:gd name="T105" fmla="*/ T104 w 457"/>
                              <a:gd name="T106" fmla="+- 0 -1205 -1236"/>
                              <a:gd name="T107" fmla="*/ -1205 h 68"/>
                              <a:gd name="T108" fmla="+- 0 6598 6352"/>
                              <a:gd name="T109" fmla="*/ T108 w 457"/>
                              <a:gd name="T110" fmla="+- 0 -1188 -1236"/>
                              <a:gd name="T111" fmla="*/ -1188 h 68"/>
                              <a:gd name="T112" fmla="+- 0 6615 6352"/>
                              <a:gd name="T113" fmla="*/ T112 w 457"/>
                              <a:gd name="T114" fmla="+- 0 -1215 -1236"/>
                              <a:gd name="T115" fmla="*/ -1215 h 68"/>
                              <a:gd name="T116" fmla="+- 0 6617 6352"/>
                              <a:gd name="T117" fmla="*/ T116 w 457"/>
                              <a:gd name="T118" fmla="+- 0 -1212 -1236"/>
                              <a:gd name="T119" fmla="*/ -1212 h 68"/>
                              <a:gd name="T120" fmla="+- 0 6617 6352"/>
                              <a:gd name="T121" fmla="*/ T120 w 457"/>
                              <a:gd name="T122" fmla="+- 0 -1212 -1236"/>
                              <a:gd name="T123" fmla="*/ -1212 h 68"/>
                              <a:gd name="T124" fmla="+- 0 6626 6352"/>
                              <a:gd name="T125" fmla="*/ T124 w 457"/>
                              <a:gd name="T126" fmla="+- 0 -1213 -1236"/>
                              <a:gd name="T127" fmla="*/ -1213 h 68"/>
                              <a:gd name="T128" fmla="+- 0 6636 6352"/>
                              <a:gd name="T129" fmla="*/ T128 w 457"/>
                              <a:gd name="T130" fmla="+- 0 -1235 -1236"/>
                              <a:gd name="T131" fmla="*/ -1235 h 68"/>
                              <a:gd name="T132" fmla="+- 0 6632 6352"/>
                              <a:gd name="T133" fmla="*/ T132 w 457"/>
                              <a:gd name="T134" fmla="+- 0 -1219 -1236"/>
                              <a:gd name="T135" fmla="*/ -1219 h 68"/>
                              <a:gd name="T136" fmla="+- 0 6657 6352"/>
                              <a:gd name="T137" fmla="*/ T136 w 457"/>
                              <a:gd name="T138" fmla="+- 0 -1236 -1236"/>
                              <a:gd name="T139" fmla="*/ -1236 h 68"/>
                              <a:gd name="T140" fmla="+- 0 6665 6352"/>
                              <a:gd name="T141" fmla="*/ T140 w 457"/>
                              <a:gd name="T142" fmla="+- 0 -1230 -1236"/>
                              <a:gd name="T143" fmla="*/ -1230 h 68"/>
                              <a:gd name="T144" fmla="+- 0 6645 6352"/>
                              <a:gd name="T145" fmla="*/ T144 w 457"/>
                              <a:gd name="T146" fmla="+- 0 -1219 -1236"/>
                              <a:gd name="T147" fmla="*/ -1219 h 68"/>
                              <a:gd name="T148" fmla="+- 0 6678 6352"/>
                              <a:gd name="T149" fmla="*/ T148 w 457"/>
                              <a:gd name="T150" fmla="+- 0 -1185 -1236"/>
                              <a:gd name="T151" fmla="*/ -1185 h 68"/>
                              <a:gd name="T152" fmla="+- 0 6686 6352"/>
                              <a:gd name="T153" fmla="*/ T152 w 457"/>
                              <a:gd name="T154" fmla="+- 0 -1190 -1236"/>
                              <a:gd name="T155" fmla="*/ -1190 h 68"/>
                              <a:gd name="T156" fmla="+- 0 6692 6352"/>
                              <a:gd name="T157" fmla="*/ T156 w 457"/>
                              <a:gd name="T158" fmla="+- 0 -1219 -1236"/>
                              <a:gd name="T159" fmla="*/ -1219 h 68"/>
                              <a:gd name="T160" fmla="+- 0 6656 6352"/>
                              <a:gd name="T161" fmla="*/ T160 w 457"/>
                              <a:gd name="T162" fmla="+- 0 -1214 -1236"/>
                              <a:gd name="T163" fmla="*/ -1214 h 68"/>
                              <a:gd name="T164" fmla="+- 0 6668 6352"/>
                              <a:gd name="T165" fmla="*/ T164 w 457"/>
                              <a:gd name="T166" fmla="+- 0 -1173 -1236"/>
                              <a:gd name="T167" fmla="*/ -1173 h 68"/>
                              <a:gd name="T168" fmla="+- 0 6702 6352"/>
                              <a:gd name="T169" fmla="*/ T168 w 457"/>
                              <a:gd name="T170" fmla="+- 0 -1233 -1236"/>
                              <a:gd name="T171" fmla="*/ -1233 h 68"/>
                              <a:gd name="T172" fmla="+- 0 6709 6352"/>
                              <a:gd name="T173" fmla="*/ T172 w 457"/>
                              <a:gd name="T174" fmla="+- 0 -1185 -1236"/>
                              <a:gd name="T175" fmla="*/ -1185 h 68"/>
                              <a:gd name="T176" fmla="+- 0 6725 6352"/>
                              <a:gd name="T177" fmla="*/ T176 w 457"/>
                              <a:gd name="T178" fmla="+- 0 -1213 -1236"/>
                              <a:gd name="T179" fmla="*/ -1213 h 68"/>
                              <a:gd name="T180" fmla="+- 0 6725 6352"/>
                              <a:gd name="T181" fmla="*/ T180 w 457"/>
                              <a:gd name="T182" fmla="+- 0 -1185 -1236"/>
                              <a:gd name="T183" fmla="*/ -1185 h 68"/>
                              <a:gd name="T184" fmla="+- 0 6725 6352"/>
                              <a:gd name="T185" fmla="*/ T184 w 457"/>
                              <a:gd name="T186" fmla="+- 0 -1209 -1236"/>
                              <a:gd name="T187" fmla="*/ -1209 h 68"/>
                              <a:gd name="T188" fmla="+- 0 6748 6352"/>
                              <a:gd name="T189" fmla="*/ T188 w 457"/>
                              <a:gd name="T190" fmla="+- 0 -1212 -1236"/>
                              <a:gd name="T191" fmla="*/ -1212 h 68"/>
                              <a:gd name="T192" fmla="+- 0 6764 6352"/>
                              <a:gd name="T193" fmla="*/ T192 w 457"/>
                              <a:gd name="T194" fmla="+- 0 -1220 -1236"/>
                              <a:gd name="T195" fmla="*/ -1220 h 68"/>
                              <a:gd name="T196" fmla="+- 0 6767 6352"/>
                              <a:gd name="T197" fmla="*/ T196 w 457"/>
                              <a:gd name="T198" fmla="+- 0 -1188 -1236"/>
                              <a:gd name="T199" fmla="*/ -1188 h 68"/>
                              <a:gd name="T200" fmla="+- 0 6788 6352"/>
                              <a:gd name="T201" fmla="*/ T200 w 457"/>
                              <a:gd name="T202" fmla="+- 0 -1219 -1236"/>
                              <a:gd name="T203" fmla="*/ -1219 h 68"/>
                              <a:gd name="T204" fmla="+- 0 6777 6352"/>
                              <a:gd name="T205" fmla="*/ T204 w 457"/>
                              <a:gd name="T206" fmla="+- 0 -1215 -1236"/>
                              <a:gd name="T207" fmla="*/ -1215 h 68"/>
                              <a:gd name="T208" fmla="+- 0 6781 6352"/>
                              <a:gd name="T209" fmla="*/ T208 w 457"/>
                              <a:gd name="T210" fmla="+- 0 -1188 -1236"/>
                              <a:gd name="T211" fmla="*/ -1188 h 68"/>
                              <a:gd name="T212" fmla="+- 0 6788 6352"/>
                              <a:gd name="T213" fmla="*/ T212 w 457"/>
                              <a:gd name="T214" fmla="+- 0 -1168 -1236"/>
                              <a:gd name="T215" fmla="*/ -1168 h 68"/>
                              <a:gd name="T216" fmla="+- 0 6788 6352"/>
                              <a:gd name="T217" fmla="*/ T216 w 457"/>
                              <a:gd name="T218" fmla="+- 0 -1168 -1236"/>
                              <a:gd name="T219" fmla="*/ -1168 h 68"/>
                              <a:gd name="T220" fmla="+- 0 6799 6352"/>
                              <a:gd name="T221" fmla="*/ T220 w 457"/>
                              <a:gd name="T222" fmla="+- 0 -1232 -1236"/>
                              <a:gd name="T223" fmla="*/ -1232 h 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457" h="68">
                                <a:moveTo>
                                  <a:pt x="23" y="52"/>
                                </a:moveTo>
                                <a:lnTo>
                                  <a:pt x="9" y="52"/>
                                </a:lnTo>
                                <a:lnTo>
                                  <a:pt x="0" y="43"/>
                                </a:lnTo>
                                <a:lnTo>
                                  <a:pt x="0" y="26"/>
                                </a:lnTo>
                                <a:lnTo>
                                  <a:pt x="9" y="16"/>
                                </a:lnTo>
                                <a:lnTo>
                                  <a:pt x="23" y="16"/>
                                </a:lnTo>
                                <a:lnTo>
                                  <a:pt x="27" y="21"/>
                                </a:lnTo>
                                <a:lnTo>
                                  <a:pt x="12" y="21"/>
                                </a:lnTo>
                                <a:lnTo>
                                  <a:pt x="7" y="27"/>
                                </a:lnTo>
                                <a:lnTo>
                                  <a:pt x="6" y="31"/>
                                </a:lnTo>
                                <a:lnTo>
                                  <a:pt x="30" y="31"/>
                                </a:lnTo>
                                <a:lnTo>
                                  <a:pt x="30" y="36"/>
                                </a:lnTo>
                                <a:lnTo>
                                  <a:pt x="6" y="36"/>
                                </a:lnTo>
                                <a:lnTo>
                                  <a:pt x="6" y="41"/>
                                </a:lnTo>
                                <a:lnTo>
                                  <a:pt x="12" y="48"/>
                                </a:lnTo>
                                <a:lnTo>
                                  <a:pt x="28" y="48"/>
                                </a:lnTo>
                                <a:lnTo>
                                  <a:pt x="28" y="49"/>
                                </a:lnTo>
                                <a:lnTo>
                                  <a:pt x="23" y="52"/>
                                </a:lnTo>
                                <a:close/>
                                <a:moveTo>
                                  <a:pt x="30" y="31"/>
                                </a:moveTo>
                                <a:lnTo>
                                  <a:pt x="25" y="31"/>
                                </a:lnTo>
                                <a:lnTo>
                                  <a:pt x="24" y="26"/>
                                </a:lnTo>
                                <a:lnTo>
                                  <a:pt x="20" y="21"/>
                                </a:lnTo>
                                <a:lnTo>
                                  <a:pt x="27" y="21"/>
                                </a:lnTo>
                                <a:lnTo>
                                  <a:pt x="30" y="25"/>
                                </a:lnTo>
                                <a:lnTo>
                                  <a:pt x="30" y="31"/>
                                </a:lnTo>
                                <a:close/>
                                <a:moveTo>
                                  <a:pt x="28" y="48"/>
                                </a:moveTo>
                                <a:lnTo>
                                  <a:pt x="23" y="48"/>
                                </a:lnTo>
                                <a:lnTo>
                                  <a:pt x="28" y="44"/>
                                </a:lnTo>
                                <a:lnTo>
                                  <a:pt x="28" y="48"/>
                                </a:lnTo>
                                <a:close/>
                                <a:moveTo>
                                  <a:pt x="48" y="23"/>
                                </a:moveTo>
                                <a:lnTo>
                                  <a:pt x="44" y="23"/>
                                </a:lnTo>
                                <a:lnTo>
                                  <a:pt x="48" y="16"/>
                                </a:lnTo>
                                <a:lnTo>
                                  <a:pt x="61" y="16"/>
                                </a:lnTo>
                                <a:lnTo>
                                  <a:pt x="65" y="21"/>
                                </a:lnTo>
                                <a:lnTo>
                                  <a:pt x="49" y="21"/>
                                </a:lnTo>
                                <a:lnTo>
                                  <a:pt x="48" y="23"/>
                                </a:lnTo>
                                <a:close/>
                                <a:moveTo>
                                  <a:pt x="44" y="51"/>
                                </a:moveTo>
                                <a:lnTo>
                                  <a:pt x="38" y="51"/>
                                </a:lnTo>
                                <a:lnTo>
                                  <a:pt x="38" y="17"/>
                                </a:lnTo>
                                <a:lnTo>
                                  <a:pt x="44" y="17"/>
                                </a:lnTo>
                                <a:lnTo>
                                  <a:pt x="44" y="23"/>
                                </a:lnTo>
                                <a:lnTo>
                                  <a:pt x="48" y="23"/>
                                </a:lnTo>
                                <a:lnTo>
                                  <a:pt x="44" y="27"/>
                                </a:lnTo>
                                <a:lnTo>
                                  <a:pt x="44" y="51"/>
                                </a:lnTo>
                                <a:close/>
                                <a:moveTo>
                                  <a:pt x="67" y="51"/>
                                </a:moveTo>
                                <a:lnTo>
                                  <a:pt x="61" y="51"/>
                                </a:lnTo>
                                <a:lnTo>
                                  <a:pt x="61" y="21"/>
                                </a:lnTo>
                                <a:lnTo>
                                  <a:pt x="65" y="21"/>
                                </a:lnTo>
                                <a:lnTo>
                                  <a:pt x="67" y="24"/>
                                </a:lnTo>
                                <a:lnTo>
                                  <a:pt x="67" y="51"/>
                                </a:lnTo>
                                <a:close/>
                                <a:moveTo>
                                  <a:pt x="84" y="17"/>
                                </a:moveTo>
                                <a:lnTo>
                                  <a:pt x="79" y="17"/>
                                </a:lnTo>
                                <a:lnTo>
                                  <a:pt x="79" y="9"/>
                                </a:lnTo>
                                <a:lnTo>
                                  <a:pt x="84" y="7"/>
                                </a:lnTo>
                                <a:lnTo>
                                  <a:pt x="84" y="17"/>
                                </a:lnTo>
                                <a:close/>
                                <a:moveTo>
                                  <a:pt x="93" y="22"/>
                                </a:moveTo>
                                <a:lnTo>
                                  <a:pt x="73" y="22"/>
                                </a:lnTo>
                                <a:lnTo>
                                  <a:pt x="73" y="17"/>
                                </a:lnTo>
                                <a:lnTo>
                                  <a:pt x="93" y="17"/>
                                </a:lnTo>
                                <a:lnTo>
                                  <a:pt x="93" y="22"/>
                                </a:lnTo>
                                <a:close/>
                                <a:moveTo>
                                  <a:pt x="91" y="52"/>
                                </a:moveTo>
                                <a:lnTo>
                                  <a:pt x="79" y="52"/>
                                </a:lnTo>
                                <a:lnTo>
                                  <a:pt x="79" y="22"/>
                                </a:lnTo>
                                <a:lnTo>
                                  <a:pt x="84" y="22"/>
                                </a:lnTo>
                                <a:lnTo>
                                  <a:pt x="84" y="45"/>
                                </a:lnTo>
                                <a:lnTo>
                                  <a:pt x="87" y="48"/>
                                </a:lnTo>
                                <a:lnTo>
                                  <a:pt x="93" y="48"/>
                                </a:lnTo>
                                <a:lnTo>
                                  <a:pt x="93" y="51"/>
                                </a:lnTo>
                                <a:lnTo>
                                  <a:pt x="91" y="52"/>
                                </a:lnTo>
                                <a:close/>
                                <a:moveTo>
                                  <a:pt x="93" y="48"/>
                                </a:moveTo>
                                <a:lnTo>
                                  <a:pt x="92" y="48"/>
                                </a:lnTo>
                                <a:lnTo>
                                  <a:pt x="93" y="46"/>
                                </a:lnTo>
                                <a:lnTo>
                                  <a:pt x="93" y="48"/>
                                </a:lnTo>
                                <a:close/>
                                <a:moveTo>
                                  <a:pt x="109" y="24"/>
                                </a:moveTo>
                                <a:lnTo>
                                  <a:pt x="106" y="24"/>
                                </a:lnTo>
                                <a:lnTo>
                                  <a:pt x="107" y="21"/>
                                </a:lnTo>
                                <a:lnTo>
                                  <a:pt x="112" y="17"/>
                                </a:lnTo>
                                <a:lnTo>
                                  <a:pt x="117" y="17"/>
                                </a:lnTo>
                                <a:lnTo>
                                  <a:pt x="118" y="17"/>
                                </a:lnTo>
                                <a:lnTo>
                                  <a:pt x="118" y="22"/>
                                </a:lnTo>
                                <a:lnTo>
                                  <a:pt x="111" y="22"/>
                                </a:lnTo>
                                <a:lnTo>
                                  <a:pt x="109" y="24"/>
                                </a:lnTo>
                                <a:close/>
                                <a:moveTo>
                                  <a:pt x="106" y="51"/>
                                </a:moveTo>
                                <a:lnTo>
                                  <a:pt x="100" y="51"/>
                                </a:lnTo>
                                <a:lnTo>
                                  <a:pt x="100" y="17"/>
                                </a:lnTo>
                                <a:lnTo>
                                  <a:pt x="106" y="17"/>
                                </a:lnTo>
                                <a:lnTo>
                                  <a:pt x="106" y="24"/>
                                </a:lnTo>
                                <a:lnTo>
                                  <a:pt x="109" y="24"/>
                                </a:lnTo>
                                <a:lnTo>
                                  <a:pt x="106" y="28"/>
                                </a:lnTo>
                                <a:lnTo>
                                  <a:pt x="106" y="51"/>
                                </a:lnTo>
                                <a:close/>
                                <a:moveTo>
                                  <a:pt x="118" y="23"/>
                                </a:moveTo>
                                <a:lnTo>
                                  <a:pt x="117" y="22"/>
                                </a:lnTo>
                                <a:lnTo>
                                  <a:pt x="118" y="22"/>
                                </a:lnTo>
                                <a:lnTo>
                                  <a:pt x="118" y="23"/>
                                </a:lnTo>
                                <a:close/>
                                <a:moveTo>
                                  <a:pt x="133" y="63"/>
                                </a:moveTo>
                                <a:lnTo>
                                  <a:pt x="128" y="63"/>
                                </a:lnTo>
                                <a:lnTo>
                                  <a:pt x="130" y="58"/>
                                </a:lnTo>
                                <a:lnTo>
                                  <a:pt x="132" y="51"/>
                                </a:lnTo>
                                <a:lnTo>
                                  <a:pt x="119" y="17"/>
                                </a:lnTo>
                                <a:lnTo>
                                  <a:pt x="125" y="17"/>
                                </a:lnTo>
                                <a:lnTo>
                                  <a:pt x="134" y="44"/>
                                </a:lnTo>
                                <a:lnTo>
                                  <a:pt x="135" y="44"/>
                                </a:lnTo>
                                <a:lnTo>
                                  <a:pt x="135" y="46"/>
                                </a:lnTo>
                                <a:lnTo>
                                  <a:pt x="140" y="46"/>
                                </a:lnTo>
                                <a:lnTo>
                                  <a:pt x="133" y="63"/>
                                </a:lnTo>
                                <a:close/>
                                <a:moveTo>
                                  <a:pt x="140" y="46"/>
                                </a:moveTo>
                                <a:lnTo>
                                  <a:pt x="135" y="46"/>
                                </a:lnTo>
                                <a:lnTo>
                                  <a:pt x="135" y="45"/>
                                </a:lnTo>
                                <a:lnTo>
                                  <a:pt x="136" y="44"/>
                                </a:lnTo>
                                <a:lnTo>
                                  <a:pt x="146" y="17"/>
                                </a:lnTo>
                                <a:lnTo>
                                  <a:pt x="151" y="17"/>
                                </a:lnTo>
                                <a:lnTo>
                                  <a:pt x="140" y="46"/>
                                </a:lnTo>
                                <a:close/>
                                <a:moveTo>
                                  <a:pt x="131" y="68"/>
                                </a:moveTo>
                                <a:lnTo>
                                  <a:pt x="122" y="68"/>
                                </a:lnTo>
                                <a:lnTo>
                                  <a:pt x="120" y="67"/>
                                </a:lnTo>
                                <a:lnTo>
                                  <a:pt x="120" y="62"/>
                                </a:lnTo>
                                <a:lnTo>
                                  <a:pt x="122" y="63"/>
                                </a:lnTo>
                                <a:lnTo>
                                  <a:pt x="133" y="63"/>
                                </a:lnTo>
                                <a:lnTo>
                                  <a:pt x="131" y="68"/>
                                </a:lnTo>
                                <a:close/>
                                <a:moveTo>
                                  <a:pt x="172" y="62"/>
                                </a:moveTo>
                                <a:lnTo>
                                  <a:pt x="167" y="62"/>
                                </a:lnTo>
                                <a:lnTo>
                                  <a:pt x="156" y="50"/>
                                </a:lnTo>
                                <a:lnTo>
                                  <a:pt x="156" y="16"/>
                                </a:lnTo>
                                <a:lnTo>
                                  <a:pt x="167" y="4"/>
                                </a:lnTo>
                                <a:lnTo>
                                  <a:pt x="172" y="4"/>
                                </a:lnTo>
                                <a:lnTo>
                                  <a:pt x="161" y="16"/>
                                </a:lnTo>
                                <a:lnTo>
                                  <a:pt x="161" y="50"/>
                                </a:lnTo>
                                <a:lnTo>
                                  <a:pt x="172" y="62"/>
                                </a:lnTo>
                                <a:close/>
                                <a:moveTo>
                                  <a:pt x="197" y="51"/>
                                </a:moveTo>
                                <a:lnTo>
                                  <a:pt x="190" y="51"/>
                                </a:lnTo>
                                <a:lnTo>
                                  <a:pt x="173" y="4"/>
                                </a:lnTo>
                                <a:lnTo>
                                  <a:pt x="179" y="4"/>
                                </a:lnTo>
                                <a:lnTo>
                                  <a:pt x="193" y="43"/>
                                </a:lnTo>
                                <a:lnTo>
                                  <a:pt x="193" y="46"/>
                                </a:lnTo>
                                <a:lnTo>
                                  <a:pt x="199" y="46"/>
                                </a:lnTo>
                                <a:lnTo>
                                  <a:pt x="197" y="51"/>
                                </a:lnTo>
                                <a:close/>
                                <a:moveTo>
                                  <a:pt x="199" y="46"/>
                                </a:moveTo>
                                <a:lnTo>
                                  <a:pt x="194" y="46"/>
                                </a:lnTo>
                                <a:lnTo>
                                  <a:pt x="194" y="44"/>
                                </a:lnTo>
                                <a:lnTo>
                                  <a:pt x="208" y="4"/>
                                </a:lnTo>
                                <a:lnTo>
                                  <a:pt x="214" y="4"/>
                                </a:lnTo>
                                <a:lnTo>
                                  <a:pt x="199" y="46"/>
                                </a:lnTo>
                                <a:close/>
                                <a:moveTo>
                                  <a:pt x="241" y="52"/>
                                </a:moveTo>
                                <a:lnTo>
                                  <a:pt x="226" y="52"/>
                                </a:lnTo>
                                <a:lnTo>
                                  <a:pt x="218" y="43"/>
                                </a:lnTo>
                                <a:lnTo>
                                  <a:pt x="218" y="26"/>
                                </a:lnTo>
                                <a:lnTo>
                                  <a:pt x="227" y="16"/>
                                </a:lnTo>
                                <a:lnTo>
                                  <a:pt x="241" y="16"/>
                                </a:lnTo>
                                <a:lnTo>
                                  <a:pt x="244" y="21"/>
                                </a:lnTo>
                                <a:lnTo>
                                  <a:pt x="230" y="21"/>
                                </a:lnTo>
                                <a:lnTo>
                                  <a:pt x="224" y="27"/>
                                </a:lnTo>
                                <a:lnTo>
                                  <a:pt x="224" y="31"/>
                                </a:lnTo>
                                <a:lnTo>
                                  <a:pt x="248" y="31"/>
                                </a:lnTo>
                                <a:lnTo>
                                  <a:pt x="248" y="36"/>
                                </a:lnTo>
                                <a:lnTo>
                                  <a:pt x="224" y="36"/>
                                </a:lnTo>
                                <a:lnTo>
                                  <a:pt x="224" y="41"/>
                                </a:lnTo>
                                <a:lnTo>
                                  <a:pt x="230" y="48"/>
                                </a:lnTo>
                                <a:lnTo>
                                  <a:pt x="246" y="48"/>
                                </a:lnTo>
                                <a:lnTo>
                                  <a:pt x="246" y="49"/>
                                </a:lnTo>
                                <a:lnTo>
                                  <a:pt x="241" y="52"/>
                                </a:lnTo>
                                <a:close/>
                                <a:moveTo>
                                  <a:pt x="248" y="31"/>
                                </a:moveTo>
                                <a:lnTo>
                                  <a:pt x="242" y="31"/>
                                </a:lnTo>
                                <a:lnTo>
                                  <a:pt x="242" y="26"/>
                                </a:lnTo>
                                <a:lnTo>
                                  <a:pt x="238" y="21"/>
                                </a:lnTo>
                                <a:lnTo>
                                  <a:pt x="244" y="21"/>
                                </a:lnTo>
                                <a:lnTo>
                                  <a:pt x="248" y="25"/>
                                </a:lnTo>
                                <a:lnTo>
                                  <a:pt x="248" y="31"/>
                                </a:lnTo>
                                <a:close/>
                                <a:moveTo>
                                  <a:pt x="246" y="48"/>
                                </a:moveTo>
                                <a:lnTo>
                                  <a:pt x="241" y="48"/>
                                </a:lnTo>
                                <a:lnTo>
                                  <a:pt x="246" y="44"/>
                                </a:lnTo>
                                <a:lnTo>
                                  <a:pt x="246" y="48"/>
                                </a:lnTo>
                                <a:close/>
                                <a:moveTo>
                                  <a:pt x="265" y="24"/>
                                </a:moveTo>
                                <a:lnTo>
                                  <a:pt x="262" y="24"/>
                                </a:lnTo>
                                <a:lnTo>
                                  <a:pt x="263" y="21"/>
                                </a:lnTo>
                                <a:lnTo>
                                  <a:pt x="268" y="17"/>
                                </a:lnTo>
                                <a:lnTo>
                                  <a:pt x="273" y="17"/>
                                </a:lnTo>
                                <a:lnTo>
                                  <a:pt x="274" y="17"/>
                                </a:lnTo>
                                <a:lnTo>
                                  <a:pt x="274" y="22"/>
                                </a:lnTo>
                                <a:lnTo>
                                  <a:pt x="266" y="22"/>
                                </a:lnTo>
                                <a:lnTo>
                                  <a:pt x="265" y="24"/>
                                </a:lnTo>
                                <a:close/>
                                <a:moveTo>
                                  <a:pt x="262" y="51"/>
                                </a:moveTo>
                                <a:lnTo>
                                  <a:pt x="256" y="51"/>
                                </a:lnTo>
                                <a:lnTo>
                                  <a:pt x="256" y="17"/>
                                </a:lnTo>
                                <a:lnTo>
                                  <a:pt x="262" y="17"/>
                                </a:lnTo>
                                <a:lnTo>
                                  <a:pt x="262" y="24"/>
                                </a:lnTo>
                                <a:lnTo>
                                  <a:pt x="265" y="24"/>
                                </a:lnTo>
                                <a:lnTo>
                                  <a:pt x="262" y="28"/>
                                </a:lnTo>
                                <a:lnTo>
                                  <a:pt x="262" y="51"/>
                                </a:lnTo>
                                <a:close/>
                                <a:moveTo>
                                  <a:pt x="274" y="23"/>
                                </a:moveTo>
                                <a:lnTo>
                                  <a:pt x="273" y="22"/>
                                </a:lnTo>
                                <a:lnTo>
                                  <a:pt x="274" y="22"/>
                                </a:lnTo>
                                <a:lnTo>
                                  <a:pt x="274" y="23"/>
                                </a:lnTo>
                                <a:close/>
                                <a:moveTo>
                                  <a:pt x="284" y="9"/>
                                </a:moveTo>
                                <a:lnTo>
                                  <a:pt x="281" y="9"/>
                                </a:lnTo>
                                <a:lnTo>
                                  <a:pt x="279" y="7"/>
                                </a:lnTo>
                                <a:lnTo>
                                  <a:pt x="279" y="3"/>
                                </a:lnTo>
                                <a:lnTo>
                                  <a:pt x="281" y="1"/>
                                </a:lnTo>
                                <a:lnTo>
                                  <a:pt x="284" y="1"/>
                                </a:lnTo>
                                <a:lnTo>
                                  <a:pt x="286" y="3"/>
                                </a:lnTo>
                                <a:lnTo>
                                  <a:pt x="286" y="6"/>
                                </a:lnTo>
                                <a:lnTo>
                                  <a:pt x="284" y="9"/>
                                </a:lnTo>
                                <a:close/>
                                <a:moveTo>
                                  <a:pt x="285" y="51"/>
                                </a:moveTo>
                                <a:lnTo>
                                  <a:pt x="280" y="51"/>
                                </a:lnTo>
                                <a:lnTo>
                                  <a:pt x="280" y="17"/>
                                </a:lnTo>
                                <a:lnTo>
                                  <a:pt x="285" y="17"/>
                                </a:lnTo>
                                <a:lnTo>
                                  <a:pt x="285" y="51"/>
                                </a:lnTo>
                                <a:close/>
                                <a:moveTo>
                                  <a:pt x="304" y="17"/>
                                </a:moveTo>
                                <a:lnTo>
                                  <a:pt x="299" y="17"/>
                                </a:lnTo>
                                <a:lnTo>
                                  <a:pt x="299" y="6"/>
                                </a:lnTo>
                                <a:lnTo>
                                  <a:pt x="305" y="0"/>
                                </a:lnTo>
                                <a:lnTo>
                                  <a:pt x="312" y="0"/>
                                </a:lnTo>
                                <a:lnTo>
                                  <a:pt x="313" y="1"/>
                                </a:lnTo>
                                <a:lnTo>
                                  <a:pt x="313" y="5"/>
                                </a:lnTo>
                                <a:lnTo>
                                  <a:pt x="304" y="5"/>
                                </a:lnTo>
                                <a:lnTo>
                                  <a:pt x="304" y="17"/>
                                </a:lnTo>
                                <a:close/>
                                <a:moveTo>
                                  <a:pt x="313" y="6"/>
                                </a:moveTo>
                                <a:lnTo>
                                  <a:pt x="312" y="5"/>
                                </a:lnTo>
                                <a:lnTo>
                                  <a:pt x="313" y="5"/>
                                </a:lnTo>
                                <a:lnTo>
                                  <a:pt x="313" y="6"/>
                                </a:lnTo>
                                <a:close/>
                                <a:moveTo>
                                  <a:pt x="312" y="22"/>
                                </a:moveTo>
                                <a:lnTo>
                                  <a:pt x="293" y="22"/>
                                </a:lnTo>
                                <a:lnTo>
                                  <a:pt x="293" y="17"/>
                                </a:lnTo>
                                <a:lnTo>
                                  <a:pt x="312" y="17"/>
                                </a:lnTo>
                                <a:lnTo>
                                  <a:pt x="312" y="22"/>
                                </a:lnTo>
                                <a:close/>
                                <a:moveTo>
                                  <a:pt x="327" y="63"/>
                                </a:moveTo>
                                <a:lnTo>
                                  <a:pt x="321" y="63"/>
                                </a:lnTo>
                                <a:lnTo>
                                  <a:pt x="324" y="58"/>
                                </a:lnTo>
                                <a:lnTo>
                                  <a:pt x="326" y="51"/>
                                </a:lnTo>
                                <a:lnTo>
                                  <a:pt x="313" y="17"/>
                                </a:lnTo>
                                <a:lnTo>
                                  <a:pt x="319" y="17"/>
                                </a:lnTo>
                                <a:lnTo>
                                  <a:pt x="328" y="44"/>
                                </a:lnTo>
                                <a:lnTo>
                                  <a:pt x="329" y="46"/>
                                </a:lnTo>
                                <a:lnTo>
                                  <a:pt x="334" y="46"/>
                                </a:lnTo>
                                <a:lnTo>
                                  <a:pt x="327" y="63"/>
                                </a:lnTo>
                                <a:close/>
                                <a:moveTo>
                                  <a:pt x="334" y="46"/>
                                </a:moveTo>
                                <a:lnTo>
                                  <a:pt x="329" y="46"/>
                                </a:lnTo>
                                <a:lnTo>
                                  <a:pt x="329" y="45"/>
                                </a:lnTo>
                                <a:lnTo>
                                  <a:pt x="330" y="44"/>
                                </a:lnTo>
                                <a:lnTo>
                                  <a:pt x="340" y="17"/>
                                </a:lnTo>
                                <a:lnTo>
                                  <a:pt x="345" y="17"/>
                                </a:lnTo>
                                <a:lnTo>
                                  <a:pt x="334" y="46"/>
                                </a:lnTo>
                                <a:close/>
                                <a:moveTo>
                                  <a:pt x="304" y="51"/>
                                </a:moveTo>
                                <a:lnTo>
                                  <a:pt x="299" y="51"/>
                                </a:lnTo>
                                <a:lnTo>
                                  <a:pt x="299" y="22"/>
                                </a:lnTo>
                                <a:lnTo>
                                  <a:pt x="304" y="22"/>
                                </a:lnTo>
                                <a:lnTo>
                                  <a:pt x="304" y="51"/>
                                </a:lnTo>
                                <a:close/>
                                <a:moveTo>
                                  <a:pt x="325" y="68"/>
                                </a:moveTo>
                                <a:lnTo>
                                  <a:pt x="316" y="68"/>
                                </a:lnTo>
                                <a:lnTo>
                                  <a:pt x="314" y="67"/>
                                </a:lnTo>
                                <a:lnTo>
                                  <a:pt x="314" y="62"/>
                                </a:lnTo>
                                <a:lnTo>
                                  <a:pt x="316" y="63"/>
                                </a:lnTo>
                                <a:lnTo>
                                  <a:pt x="327" y="63"/>
                                </a:lnTo>
                                <a:lnTo>
                                  <a:pt x="325" y="68"/>
                                </a:lnTo>
                                <a:close/>
                                <a:moveTo>
                                  <a:pt x="355" y="9"/>
                                </a:moveTo>
                                <a:lnTo>
                                  <a:pt x="352" y="9"/>
                                </a:lnTo>
                                <a:lnTo>
                                  <a:pt x="350" y="7"/>
                                </a:lnTo>
                                <a:lnTo>
                                  <a:pt x="350" y="3"/>
                                </a:lnTo>
                                <a:lnTo>
                                  <a:pt x="352" y="1"/>
                                </a:lnTo>
                                <a:lnTo>
                                  <a:pt x="355" y="1"/>
                                </a:lnTo>
                                <a:lnTo>
                                  <a:pt x="358" y="3"/>
                                </a:lnTo>
                                <a:lnTo>
                                  <a:pt x="358" y="6"/>
                                </a:lnTo>
                                <a:lnTo>
                                  <a:pt x="355" y="9"/>
                                </a:lnTo>
                                <a:close/>
                                <a:moveTo>
                                  <a:pt x="357" y="51"/>
                                </a:moveTo>
                                <a:lnTo>
                                  <a:pt x="351" y="51"/>
                                </a:lnTo>
                                <a:lnTo>
                                  <a:pt x="351" y="17"/>
                                </a:lnTo>
                                <a:lnTo>
                                  <a:pt x="357" y="17"/>
                                </a:lnTo>
                                <a:lnTo>
                                  <a:pt x="357" y="51"/>
                                </a:lnTo>
                                <a:close/>
                                <a:moveTo>
                                  <a:pt x="377" y="23"/>
                                </a:moveTo>
                                <a:lnTo>
                                  <a:pt x="373" y="23"/>
                                </a:lnTo>
                                <a:lnTo>
                                  <a:pt x="377" y="16"/>
                                </a:lnTo>
                                <a:lnTo>
                                  <a:pt x="390" y="16"/>
                                </a:lnTo>
                                <a:lnTo>
                                  <a:pt x="394" y="21"/>
                                </a:lnTo>
                                <a:lnTo>
                                  <a:pt x="379" y="21"/>
                                </a:lnTo>
                                <a:lnTo>
                                  <a:pt x="377" y="23"/>
                                </a:lnTo>
                                <a:close/>
                                <a:moveTo>
                                  <a:pt x="373" y="51"/>
                                </a:moveTo>
                                <a:lnTo>
                                  <a:pt x="368" y="51"/>
                                </a:lnTo>
                                <a:lnTo>
                                  <a:pt x="368" y="17"/>
                                </a:lnTo>
                                <a:lnTo>
                                  <a:pt x="373" y="17"/>
                                </a:lnTo>
                                <a:lnTo>
                                  <a:pt x="373" y="23"/>
                                </a:lnTo>
                                <a:lnTo>
                                  <a:pt x="377" y="23"/>
                                </a:lnTo>
                                <a:lnTo>
                                  <a:pt x="373" y="27"/>
                                </a:lnTo>
                                <a:lnTo>
                                  <a:pt x="373" y="51"/>
                                </a:lnTo>
                                <a:close/>
                                <a:moveTo>
                                  <a:pt x="396" y="51"/>
                                </a:moveTo>
                                <a:lnTo>
                                  <a:pt x="391" y="51"/>
                                </a:lnTo>
                                <a:lnTo>
                                  <a:pt x="391" y="21"/>
                                </a:lnTo>
                                <a:lnTo>
                                  <a:pt x="394" y="21"/>
                                </a:lnTo>
                                <a:lnTo>
                                  <a:pt x="396" y="24"/>
                                </a:lnTo>
                                <a:lnTo>
                                  <a:pt x="396" y="51"/>
                                </a:lnTo>
                                <a:close/>
                                <a:moveTo>
                                  <a:pt x="426" y="52"/>
                                </a:moveTo>
                                <a:lnTo>
                                  <a:pt x="412" y="52"/>
                                </a:lnTo>
                                <a:lnTo>
                                  <a:pt x="404" y="43"/>
                                </a:lnTo>
                                <a:lnTo>
                                  <a:pt x="404" y="27"/>
                                </a:lnTo>
                                <a:lnTo>
                                  <a:pt x="412" y="16"/>
                                </a:lnTo>
                                <a:lnTo>
                                  <a:pt x="427" y="16"/>
                                </a:lnTo>
                                <a:lnTo>
                                  <a:pt x="429" y="21"/>
                                </a:lnTo>
                                <a:lnTo>
                                  <a:pt x="415" y="21"/>
                                </a:lnTo>
                                <a:lnTo>
                                  <a:pt x="410" y="28"/>
                                </a:lnTo>
                                <a:lnTo>
                                  <a:pt x="410" y="41"/>
                                </a:lnTo>
                                <a:lnTo>
                                  <a:pt x="415" y="48"/>
                                </a:lnTo>
                                <a:lnTo>
                                  <a:pt x="429" y="48"/>
                                </a:lnTo>
                                <a:lnTo>
                                  <a:pt x="426" y="52"/>
                                </a:lnTo>
                                <a:close/>
                                <a:moveTo>
                                  <a:pt x="436" y="22"/>
                                </a:moveTo>
                                <a:lnTo>
                                  <a:pt x="430" y="22"/>
                                </a:lnTo>
                                <a:lnTo>
                                  <a:pt x="430" y="17"/>
                                </a:lnTo>
                                <a:lnTo>
                                  <a:pt x="436" y="17"/>
                                </a:lnTo>
                                <a:lnTo>
                                  <a:pt x="436" y="22"/>
                                </a:lnTo>
                                <a:close/>
                                <a:moveTo>
                                  <a:pt x="429" y="48"/>
                                </a:moveTo>
                                <a:lnTo>
                                  <a:pt x="424" y="48"/>
                                </a:lnTo>
                                <a:lnTo>
                                  <a:pt x="430" y="41"/>
                                </a:lnTo>
                                <a:lnTo>
                                  <a:pt x="430" y="27"/>
                                </a:lnTo>
                                <a:lnTo>
                                  <a:pt x="425" y="21"/>
                                </a:lnTo>
                                <a:lnTo>
                                  <a:pt x="429" y="21"/>
                                </a:lnTo>
                                <a:lnTo>
                                  <a:pt x="430" y="22"/>
                                </a:lnTo>
                                <a:lnTo>
                                  <a:pt x="436" y="22"/>
                                </a:lnTo>
                                <a:lnTo>
                                  <a:pt x="436" y="46"/>
                                </a:lnTo>
                                <a:lnTo>
                                  <a:pt x="430" y="46"/>
                                </a:lnTo>
                                <a:lnTo>
                                  <a:pt x="429" y="48"/>
                                </a:lnTo>
                                <a:close/>
                                <a:moveTo>
                                  <a:pt x="436" y="63"/>
                                </a:moveTo>
                                <a:lnTo>
                                  <a:pt x="430" y="63"/>
                                </a:lnTo>
                                <a:lnTo>
                                  <a:pt x="430" y="46"/>
                                </a:lnTo>
                                <a:lnTo>
                                  <a:pt x="436" y="46"/>
                                </a:lnTo>
                                <a:lnTo>
                                  <a:pt x="436" y="63"/>
                                </a:lnTo>
                                <a:close/>
                                <a:moveTo>
                                  <a:pt x="436" y="68"/>
                                </a:moveTo>
                                <a:lnTo>
                                  <a:pt x="411" y="68"/>
                                </a:lnTo>
                                <a:lnTo>
                                  <a:pt x="406" y="65"/>
                                </a:lnTo>
                                <a:lnTo>
                                  <a:pt x="406" y="60"/>
                                </a:lnTo>
                                <a:lnTo>
                                  <a:pt x="412" y="63"/>
                                </a:lnTo>
                                <a:lnTo>
                                  <a:pt x="436" y="63"/>
                                </a:lnTo>
                                <a:lnTo>
                                  <a:pt x="436" y="68"/>
                                </a:lnTo>
                                <a:close/>
                                <a:moveTo>
                                  <a:pt x="447" y="62"/>
                                </a:moveTo>
                                <a:lnTo>
                                  <a:pt x="442" y="62"/>
                                </a:lnTo>
                                <a:lnTo>
                                  <a:pt x="452" y="50"/>
                                </a:lnTo>
                                <a:lnTo>
                                  <a:pt x="452" y="16"/>
                                </a:lnTo>
                                <a:lnTo>
                                  <a:pt x="442" y="4"/>
                                </a:lnTo>
                                <a:lnTo>
                                  <a:pt x="447" y="4"/>
                                </a:lnTo>
                                <a:lnTo>
                                  <a:pt x="457" y="16"/>
                                </a:lnTo>
                                <a:lnTo>
                                  <a:pt x="457" y="50"/>
                                </a:lnTo>
                                <a:lnTo>
                                  <a:pt x="447"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7" name="Freeform 546"/>
                        <wps:cNvSpPr>
                          <a:spLocks/>
                        </wps:cNvSpPr>
                        <wps:spPr bwMode="auto">
                          <a:xfrm>
                            <a:off x="6315" y="-1327"/>
                            <a:ext cx="531" cy="223"/>
                          </a:xfrm>
                          <a:custGeom>
                            <a:avLst/>
                            <a:gdLst>
                              <a:gd name="T0" fmla="+- 0 6315 6315"/>
                              <a:gd name="T1" fmla="*/ T0 w 531"/>
                              <a:gd name="T2" fmla="+- 0 -1284 -1327"/>
                              <a:gd name="T3" fmla="*/ -1284 h 223"/>
                              <a:gd name="T4" fmla="+- 0 6315 6315"/>
                              <a:gd name="T5" fmla="*/ T4 w 531"/>
                              <a:gd name="T6" fmla="+- 0 -1148 -1327"/>
                              <a:gd name="T7" fmla="*/ -1148 h 223"/>
                              <a:gd name="T8" fmla="+- 0 6318 6315"/>
                              <a:gd name="T9" fmla="*/ T8 w 531"/>
                              <a:gd name="T10" fmla="+- 0 -1131 -1327"/>
                              <a:gd name="T11" fmla="*/ -1131 h 223"/>
                              <a:gd name="T12" fmla="+- 0 6327 6315"/>
                              <a:gd name="T13" fmla="*/ T12 w 531"/>
                              <a:gd name="T14" fmla="+- 0 -1117 -1327"/>
                              <a:gd name="T15" fmla="*/ -1117 h 223"/>
                              <a:gd name="T16" fmla="+- 0 6341 6315"/>
                              <a:gd name="T17" fmla="*/ T16 w 531"/>
                              <a:gd name="T18" fmla="+- 0 -1108 -1327"/>
                              <a:gd name="T19" fmla="*/ -1108 h 223"/>
                              <a:gd name="T20" fmla="+- 0 6358 6315"/>
                              <a:gd name="T21" fmla="*/ T20 w 531"/>
                              <a:gd name="T22" fmla="+- 0 -1105 -1327"/>
                              <a:gd name="T23" fmla="*/ -1105 h 223"/>
                              <a:gd name="T24" fmla="+- 0 6802 6315"/>
                              <a:gd name="T25" fmla="*/ T24 w 531"/>
                              <a:gd name="T26" fmla="+- 0 -1105 -1327"/>
                              <a:gd name="T27" fmla="*/ -1105 h 223"/>
                              <a:gd name="T28" fmla="+- 0 6819 6315"/>
                              <a:gd name="T29" fmla="*/ T28 w 531"/>
                              <a:gd name="T30" fmla="+- 0 -1108 -1327"/>
                              <a:gd name="T31" fmla="*/ -1108 h 223"/>
                              <a:gd name="T32" fmla="+- 0 6833 6315"/>
                              <a:gd name="T33" fmla="*/ T32 w 531"/>
                              <a:gd name="T34" fmla="+- 0 -1117 -1327"/>
                              <a:gd name="T35" fmla="*/ -1117 h 223"/>
                              <a:gd name="T36" fmla="+- 0 6842 6315"/>
                              <a:gd name="T37" fmla="*/ T36 w 531"/>
                              <a:gd name="T38" fmla="+- 0 -1131 -1327"/>
                              <a:gd name="T39" fmla="*/ -1131 h 223"/>
                              <a:gd name="T40" fmla="+- 0 6845 6315"/>
                              <a:gd name="T41" fmla="*/ T40 w 531"/>
                              <a:gd name="T42" fmla="+- 0 -1148 -1327"/>
                              <a:gd name="T43" fmla="*/ -1148 h 223"/>
                              <a:gd name="T44" fmla="+- 0 6845 6315"/>
                              <a:gd name="T45" fmla="*/ T44 w 531"/>
                              <a:gd name="T46" fmla="+- 0 -1284 -1327"/>
                              <a:gd name="T47" fmla="*/ -1284 h 223"/>
                              <a:gd name="T48" fmla="+- 0 6842 6315"/>
                              <a:gd name="T49" fmla="*/ T48 w 531"/>
                              <a:gd name="T50" fmla="+- 0 -1301 -1327"/>
                              <a:gd name="T51" fmla="*/ -1301 h 223"/>
                              <a:gd name="T52" fmla="+- 0 6833 6315"/>
                              <a:gd name="T53" fmla="*/ T52 w 531"/>
                              <a:gd name="T54" fmla="+- 0 -1315 -1327"/>
                              <a:gd name="T55" fmla="*/ -1315 h 223"/>
                              <a:gd name="T56" fmla="+- 0 6819 6315"/>
                              <a:gd name="T57" fmla="*/ T56 w 531"/>
                              <a:gd name="T58" fmla="+- 0 -1324 -1327"/>
                              <a:gd name="T59" fmla="*/ -1324 h 223"/>
                              <a:gd name="T60" fmla="+- 0 6802 6315"/>
                              <a:gd name="T61" fmla="*/ T60 w 531"/>
                              <a:gd name="T62" fmla="+- 0 -1327 -1327"/>
                              <a:gd name="T63" fmla="*/ -1327 h 223"/>
                              <a:gd name="T64" fmla="+- 0 6358 6315"/>
                              <a:gd name="T65" fmla="*/ T64 w 531"/>
                              <a:gd name="T66" fmla="+- 0 -1327 -1327"/>
                              <a:gd name="T67" fmla="*/ -1327 h 223"/>
                              <a:gd name="T68" fmla="+- 0 6341 6315"/>
                              <a:gd name="T69" fmla="*/ T68 w 531"/>
                              <a:gd name="T70" fmla="+- 0 -1324 -1327"/>
                              <a:gd name="T71" fmla="*/ -1324 h 223"/>
                              <a:gd name="T72" fmla="+- 0 6327 6315"/>
                              <a:gd name="T73" fmla="*/ T72 w 531"/>
                              <a:gd name="T74" fmla="+- 0 -1315 -1327"/>
                              <a:gd name="T75" fmla="*/ -1315 h 223"/>
                              <a:gd name="T76" fmla="+- 0 6318 6315"/>
                              <a:gd name="T77" fmla="*/ T76 w 531"/>
                              <a:gd name="T78" fmla="+- 0 -1301 -1327"/>
                              <a:gd name="T79" fmla="*/ -1301 h 223"/>
                              <a:gd name="T80" fmla="+- 0 6315 6315"/>
                              <a:gd name="T81" fmla="*/ T80 w 531"/>
                              <a:gd name="T82" fmla="+- 0 -1284 -1327"/>
                              <a:gd name="T83" fmla="*/ -1284 h 22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31" h="223">
                                <a:moveTo>
                                  <a:pt x="0" y="43"/>
                                </a:moveTo>
                                <a:lnTo>
                                  <a:pt x="0" y="179"/>
                                </a:lnTo>
                                <a:lnTo>
                                  <a:pt x="3" y="196"/>
                                </a:lnTo>
                                <a:lnTo>
                                  <a:pt x="12" y="210"/>
                                </a:lnTo>
                                <a:lnTo>
                                  <a:pt x="26" y="219"/>
                                </a:lnTo>
                                <a:lnTo>
                                  <a:pt x="43" y="222"/>
                                </a:lnTo>
                                <a:lnTo>
                                  <a:pt x="487" y="222"/>
                                </a:lnTo>
                                <a:lnTo>
                                  <a:pt x="504" y="219"/>
                                </a:lnTo>
                                <a:lnTo>
                                  <a:pt x="518" y="210"/>
                                </a:lnTo>
                                <a:lnTo>
                                  <a:pt x="527" y="196"/>
                                </a:lnTo>
                                <a:lnTo>
                                  <a:pt x="530" y="179"/>
                                </a:lnTo>
                                <a:lnTo>
                                  <a:pt x="530" y="43"/>
                                </a:lnTo>
                                <a:lnTo>
                                  <a:pt x="527" y="26"/>
                                </a:lnTo>
                                <a:lnTo>
                                  <a:pt x="518" y="12"/>
                                </a:lnTo>
                                <a:lnTo>
                                  <a:pt x="504" y="3"/>
                                </a:lnTo>
                                <a:lnTo>
                                  <a:pt x="487" y="0"/>
                                </a:lnTo>
                                <a:lnTo>
                                  <a:pt x="43" y="0"/>
                                </a:lnTo>
                                <a:lnTo>
                                  <a:pt x="26" y="3"/>
                                </a:lnTo>
                                <a:lnTo>
                                  <a:pt x="12" y="12"/>
                                </a:lnTo>
                                <a:lnTo>
                                  <a:pt x="3" y="26"/>
                                </a:lnTo>
                                <a:lnTo>
                                  <a:pt x="0" y="43"/>
                                </a:lnTo>
                                <a:close/>
                              </a:path>
                            </a:pathLst>
                          </a:custGeom>
                          <a:noFill/>
                          <a:ln w="398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 name="Line 545"/>
                        <wps:cNvCnPr>
                          <a:cxnSpLocks noChangeShapeType="1"/>
                        </wps:cNvCnPr>
                        <wps:spPr bwMode="auto">
                          <a:xfrm>
                            <a:off x="6389" y="-959"/>
                            <a:ext cx="331" cy="0"/>
                          </a:xfrm>
                          <a:prstGeom prst="line">
                            <a:avLst/>
                          </a:prstGeom>
                          <a:noFill/>
                          <a:ln w="32568">
                            <a:solidFill>
                              <a:srgbClr val="FFFFFF"/>
                            </a:solidFill>
                            <a:round/>
                            <a:headEnd/>
                            <a:tailEnd/>
                          </a:ln>
                          <a:extLst>
                            <a:ext uri="{909E8E84-426E-40DD-AFC4-6F175D3DCCD1}">
                              <a14:hiddenFill xmlns:a14="http://schemas.microsoft.com/office/drawing/2010/main">
                                <a:noFill/>
                              </a14:hiddenFill>
                            </a:ext>
                          </a:extLst>
                        </wps:spPr>
                        <wps:bodyPr/>
                      </wps:wsp>
                      <wps:wsp>
                        <wps:cNvPr id="319" name="Rectangle 544"/>
                        <wps:cNvSpPr>
                          <a:spLocks noChangeArrowheads="1"/>
                        </wps:cNvSpPr>
                        <wps:spPr bwMode="auto">
                          <a:xfrm>
                            <a:off x="6389" y="-985"/>
                            <a:ext cx="331" cy="51"/>
                          </a:xfrm>
                          <a:prstGeom prst="rect">
                            <a:avLst/>
                          </a:prstGeom>
                          <a:noFill/>
                          <a:ln w="3981">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 name="Line 543"/>
                        <wps:cNvCnPr>
                          <a:cxnSpLocks noChangeShapeType="1"/>
                        </wps:cNvCnPr>
                        <wps:spPr bwMode="auto">
                          <a:xfrm>
                            <a:off x="6378" y="61"/>
                            <a:ext cx="376" cy="0"/>
                          </a:xfrm>
                          <a:prstGeom prst="line">
                            <a:avLst/>
                          </a:prstGeom>
                          <a:noFill/>
                          <a:ln w="32568">
                            <a:solidFill>
                              <a:srgbClr val="FFFFFF"/>
                            </a:solidFill>
                            <a:round/>
                            <a:headEnd/>
                            <a:tailEnd/>
                          </a:ln>
                          <a:extLst>
                            <a:ext uri="{909E8E84-426E-40DD-AFC4-6F175D3DCCD1}">
                              <a14:hiddenFill xmlns:a14="http://schemas.microsoft.com/office/drawing/2010/main">
                                <a:noFill/>
                              </a14:hiddenFill>
                            </a:ext>
                          </a:extLst>
                        </wps:spPr>
                        <wps:bodyPr/>
                      </wps:wsp>
                      <wps:wsp>
                        <wps:cNvPr id="321" name="Rectangle 542"/>
                        <wps:cNvSpPr>
                          <a:spLocks noChangeArrowheads="1"/>
                        </wps:cNvSpPr>
                        <wps:spPr bwMode="auto">
                          <a:xfrm>
                            <a:off x="6378" y="35"/>
                            <a:ext cx="376" cy="51"/>
                          </a:xfrm>
                          <a:prstGeom prst="rect">
                            <a:avLst/>
                          </a:prstGeom>
                          <a:noFill/>
                          <a:ln w="3981">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 name="Freeform 541"/>
                        <wps:cNvSpPr>
                          <a:spLocks/>
                        </wps:cNvSpPr>
                        <wps:spPr bwMode="auto">
                          <a:xfrm>
                            <a:off x="6303" y="212"/>
                            <a:ext cx="588" cy="171"/>
                          </a:xfrm>
                          <a:custGeom>
                            <a:avLst/>
                            <a:gdLst>
                              <a:gd name="T0" fmla="+- 0 6891 6303"/>
                              <a:gd name="T1" fmla="*/ T0 w 588"/>
                              <a:gd name="T2" fmla="+- 0 383 212"/>
                              <a:gd name="T3" fmla="*/ 383 h 171"/>
                              <a:gd name="T4" fmla="+- 0 6303 6303"/>
                              <a:gd name="T5" fmla="*/ T4 w 588"/>
                              <a:gd name="T6" fmla="+- 0 383 212"/>
                              <a:gd name="T7" fmla="*/ 383 h 171"/>
                              <a:gd name="T8" fmla="+- 0 6446 6303"/>
                              <a:gd name="T9" fmla="*/ T8 w 588"/>
                              <a:gd name="T10" fmla="+- 0 297 212"/>
                              <a:gd name="T11" fmla="*/ 297 h 171"/>
                              <a:gd name="T12" fmla="+- 0 6303 6303"/>
                              <a:gd name="T13" fmla="*/ T12 w 588"/>
                              <a:gd name="T14" fmla="+- 0 212 212"/>
                              <a:gd name="T15" fmla="*/ 212 h 171"/>
                              <a:gd name="T16" fmla="+- 0 6891 6303"/>
                              <a:gd name="T17" fmla="*/ T16 w 588"/>
                              <a:gd name="T18" fmla="+- 0 212 212"/>
                              <a:gd name="T19" fmla="*/ 212 h 171"/>
                              <a:gd name="T20" fmla="+- 0 6891 6303"/>
                              <a:gd name="T21" fmla="*/ T20 w 588"/>
                              <a:gd name="T22" fmla="+- 0 383 212"/>
                              <a:gd name="T23" fmla="*/ 383 h 171"/>
                            </a:gdLst>
                            <a:ahLst/>
                            <a:cxnLst>
                              <a:cxn ang="0">
                                <a:pos x="T1" y="T3"/>
                              </a:cxn>
                              <a:cxn ang="0">
                                <a:pos x="T5" y="T7"/>
                              </a:cxn>
                              <a:cxn ang="0">
                                <a:pos x="T9" y="T11"/>
                              </a:cxn>
                              <a:cxn ang="0">
                                <a:pos x="T13" y="T15"/>
                              </a:cxn>
                              <a:cxn ang="0">
                                <a:pos x="T17" y="T19"/>
                              </a:cxn>
                              <a:cxn ang="0">
                                <a:pos x="T21" y="T23"/>
                              </a:cxn>
                            </a:cxnLst>
                            <a:rect l="0" t="0" r="r" b="b"/>
                            <a:pathLst>
                              <a:path w="588" h="171">
                                <a:moveTo>
                                  <a:pt x="588" y="171"/>
                                </a:moveTo>
                                <a:lnTo>
                                  <a:pt x="0" y="171"/>
                                </a:lnTo>
                                <a:lnTo>
                                  <a:pt x="143" y="85"/>
                                </a:lnTo>
                                <a:lnTo>
                                  <a:pt x="0" y="0"/>
                                </a:lnTo>
                                <a:lnTo>
                                  <a:pt x="588" y="0"/>
                                </a:lnTo>
                                <a:lnTo>
                                  <a:pt x="588" y="1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3" name="Freeform 540"/>
                        <wps:cNvSpPr>
                          <a:spLocks/>
                        </wps:cNvSpPr>
                        <wps:spPr bwMode="auto">
                          <a:xfrm>
                            <a:off x="6303" y="212"/>
                            <a:ext cx="588" cy="171"/>
                          </a:xfrm>
                          <a:custGeom>
                            <a:avLst/>
                            <a:gdLst>
                              <a:gd name="T0" fmla="+- 0 6303 6303"/>
                              <a:gd name="T1" fmla="*/ T0 w 588"/>
                              <a:gd name="T2" fmla="+- 0 212 212"/>
                              <a:gd name="T3" fmla="*/ 212 h 171"/>
                              <a:gd name="T4" fmla="+- 0 6891 6303"/>
                              <a:gd name="T5" fmla="*/ T4 w 588"/>
                              <a:gd name="T6" fmla="+- 0 212 212"/>
                              <a:gd name="T7" fmla="*/ 212 h 171"/>
                              <a:gd name="T8" fmla="+- 0 6891 6303"/>
                              <a:gd name="T9" fmla="*/ T8 w 588"/>
                              <a:gd name="T10" fmla="+- 0 383 212"/>
                              <a:gd name="T11" fmla="*/ 383 h 171"/>
                              <a:gd name="T12" fmla="+- 0 6303 6303"/>
                              <a:gd name="T13" fmla="*/ T12 w 588"/>
                              <a:gd name="T14" fmla="+- 0 383 212"/>
                              <a:gd name="T15" fmla="*/ 383 h 171"/>
                              <a:gd name="T16" fmla="+- 0 6446 6303"/>
                              <a:gd name="T17" fmla="*/ T16 w 588"/>
                              <a:gd name="T18" fmla="+- 0 297 212"/>
                              <a:gd name="T19" fmla="*/ 297 h 171"/>
                              <a:gd name="T20" fmla="+- 0 6303 6303"/>
                              <a:gd name="T21" fmla="*/ T20 w 588"/>
                              <a:gd name="T22" fmla="+- 0 212 212"/>
                              <a:gd name="T23" fmla="*/ 212 h 171"/>
                            </a:gdLst>
                            <a:ahLst/>
                            <a:cxnLst>
                              <a:cxn ang="0">
                                <a:pos x="T1" y="T3"/>
                              </a:cxn>
                              <a:cxn ang="0">
                                <a:pos x="T5" y="T7"/>
                              </a:cxn>
                              <a:cxn ang="0">
                                <a:pos x="T9" y="T11"/>
                              </a:cxn>
                              <a:cxn ang="0">
                                <a:pos x="T13" y="T15"/>
                              </a:cxn>
                              <a:cxn ang="0">
                                <a:pos x="T17" y="T19"/>
                              </a:cxn>
                              <a:cxn ang="0">
                                <a:pos x="T21" y="T23"/>
                              </a:cxn>
                            </a:cxnLst>
                            <a:rect l="0" t="0" r="r" b="b"/>
                            <a:pathLst>
                              <a:path w="588" h="171">
                                <a:moveTo>
                                  <a:pt x="0" y="0"/>
                                </a:moveTo>
                                <a:lnTo>
                                  <a:pt x="588" y="0"/>
                                </a:lnTo>
                                <a:lnTo>
                                  <a:pt x="588" y="171"/>
                                </a:lnTo>
                                <a:lnTo>
                                  <a:pt x="0" y="171"/>
                                </a:lnTo>
                                <a:lnTo>
                                  <a:pt x="143" y="85"/>
                                </a:lnTo>
                                <a:lnTo>
                                  <a:pt x="0" y="0"/>
                                </a:lnTo>
                                <a:close/>
                              </a:path>
                            </a:pathLst>
                          </a:custGeom>
                          <a:noFill/>
                          <a:ln w="398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AutoShape 539"/>
                        <wps:cNvSpPr>
                          <a:spLocks/>
                        </wps:cNvSpPr>
                        <wps:spPr bwMode="auto">
                          <a:xfrm>
                            <a:off x="6612" y="283"/>
                            <a:ext cx="115" cy="64"/>
                          </a:xfrm>
                          <a:custGeom>
                            <a:avLst/>
                            <a:gdLst>
                              <a:gd name="T0" fmla="+- 0 6612 6612"/>
                              <a:gd name="T1" fmla="*/ T0 w 115"/>
                              <a:gd name="T2" fmla="+- 0 331 283"/>
                              <a:gd name="T3" fmla="*/ 331 h 64"/>
                              <a:gd name="T4" fmla="+- 0 6636 6612"/>
                              <a:gd name="T5" fmla="*/ T4 w 115"/>
                              <a:gd name="T6" fmla="+- 0 283 283"/>
                              <a:gd name="T7" fmla="*/ 283 h 64"/>
                              <a:gd name="T8" fmla="+- 0 6633 6612"/>
                              <a:gd name="T9" fmla="*/ T8 w 115"/>
                              <a:gd name="T10" fmla="+- 0 289 283"/>
                              <a:gd name="T11" fmla="*/ 289 h 64"/>
                              <a:gd name="T12" fmla="+- 0 6633 6612"/>
                              <a:gd name="T13" fmla="*/ T12 w 115"/>
                              <a:gd name="T14" fmla="+- 0 292 283"/>
                              <a:gd name="T15" fmla="*/ 292 h 64"/>
                              <a:gd name="T16" fmla="+- 0 6648 6612"/>
                              <a:gd name="T17" fmla="*/ T16 w 115"/>
                              <a:gd name="T18" fmla="+- 0 313 283"/>
                              <a:gd name="T19" fmla="*/ 313 h 64"/>
                              <a:gd name="T20" fmla="+- 0 6623 6612"/>
                              <a:gd name="T21" fmla="*/ T20 w 115"/>
                              <a:gd name="T22" fmla="+- 0 318 283"/>
                              <a:gd name="T23" fmla="*/ 318 h 64"/>
                              <a:gd name="T24" fmla="+- 0 6648 6612"/>
                              <a:gd name="T25" fmla="*/ T24 w 115"/>
                              <a:gd name="T26" fmla="+- 0 313 283"/>
                              <a:gd name="T27" fmla="*/ 313 h 64"/>
                              <a:gd name="T28" fmla="+- 0 6634 6612"/>
                              <a:gd name="T29" fmla="*/ T28 w 115"/>
                              <a:gd name="T30" fmla="+- 0 292 283"/>
                              <a:gd name="T31" fmla="*/ 292 h 64"/>
                              <a:gd name="T32" fmla="+- 0 6633 6612"/>
                              <a:gd name="T33" fmla="*/ T32 w 115"/>
                              <a:gd name="T34" fmla="+- 0 289 283"/>
                              <a:gd name="T35" fmla="*/ 289 h 64"/>
                              <a:gd name="T36" fmla="+- 0 6648 6612"/>
                              <a:gd name="T37" fmla="*/ T36 w 115"/>
                              <a:gd name="T38" fmla="+- 0 313 283"/>
                              <a:gd name="T39" fmla="*/ 313 h 64"/>
                              <a:gd name="T40" fmla="+- 0 6649 6612"/>
                              <a:gd name="T41" fmla="*/ T40 w 115"/>
                              <a:gd name="T42" fmla="+- 0 331 283"/>
                              <a:gd name="T43" fmla="*/ 331 h 64"/>
                              <a:gd name="T44" fmla="+- 0 6650 6612"/>
                              <a:gd name="T45" fmla="*/ T44 w 115"/>
                              <a:gd name="T46" fmla="+- 0 318 283"/>
                              <a:gd name="T47" fmla="*/ 318 h 64"/>
                              <a:gd name="T48" fmla="+- 0 6670 6612"/>
                              <a:gd name="T49" fmla="*/ T48 w 115"/>
                              <a:gd name="T50" fmla="+- 0 303 283"/>
                              <a:gd name="T51" fmla="*/ 303 h 64"/>
                              <a:gd name="T52" fmla="+- 0 6671 6612"/>
                              <a:gd name="T53" fmla="*/ T52 w 115"/>
                              <a:gd name="T54" fmla="+- 0 296 283"/>
                              <a:gd name="T55" fmla="*/ 296 h 64"/>
                              <a:gd name="T56" fmla="+- 0 6687 6612"/>
                              <a:gd name="T57" fmla="*/ T56 w 115"/>
                              <a:gd name="T58" fmla="+- 0 301 283"/>
                              <a:gd name="T59" fmla="*/ 301 h 64"/>
                              <a:gd name="T60" fmla="+- 0 6670 6612"/>
                              <a:gd name="T61" fmla="*/ T60 w 115"/>
                              <a:gd name="T62" fmla="+- 0 303 283"/>
                              <a:gd name="T63" fmla="*/ 303 h 64"/>
                              <a:gd name="T64" fmla="+- 0 6661 6612"/>
                              <a:gd name="T65" fmla="*/ T64 w 115"/>
                              <a:gd name="T66" fmla="+- 0 331 283"/>
                              <a:gd name="T67" fmla="*/ 331 h 64"/>
                              <a:gd name="T68" fmla="+- 0 6667 6612"/>
                              <a:gd name="T69" fmla="*/ T68 w 115"/>
                              <a:gd name="T70" fmla="+- 0 297 283"/>
                              <a:gd name="T71" fmla="*/ 297 h 64"/>
                              <a:gd name="T72" fmla="+- 0 6670 6612"/>
                              <a:gd name="T73" fmla="*/ T72 w 115"/>
                              <a:gd name="T74" fmla="+- 0 303 283"/>
                              <a:gd name="T75" fmla="*/ 303 h 64"/>
                              <a:gd name="T76" fmla="+- 0 6667 6612"/>
                              <a:gd name="T77" fmla="*/ T76 w 115"/>
                              <a:gd name="T78" fmla="+- 0 331 283"/>
                              <a:gd name="T79" fmla="*/ 331 h 64"/>
                              <a:gd name="T80" fmla="+- 0 6684 6612"/>
                              <a:gd name="T81" fmla="*/ T80 w 115"/>
                              <a:gd name="T82" fmla="+- 0 331 283"/>
                              <a:gd name="T83" fmla="*/ 331 h 64"/>
                              <a:gd name="T84" fmla="+- 0 6687 6612"/>
                              <a:gd name="T85" fmla="*/ T84 w 115"/>
                              <a:gd name="T86" fmla="+- 0 301 283"/>
                              <a:gd name="T87" fmla="*/ 301 h 64"/>
                              <a:gd name="T88" fmla="+- 0 6690 6612"/>
                              <a:gd name="T89" fmla="*/ T88 w 115"/>
                              <a:gd name="T90" fmla="+- 0 331 283"/>
                              <a:gd name="T91" fmla="*/ 331 h 64"/>
                              <a:gd name="T92" fmla="+- 0 6703 6612"/>
                              <a:gd name="T93" fmla="*/ T92 w 115"/>
                              <a:gd name="T94" fmla="+- 0 343 283"/>
                              <a:gd name="T95" fmla="*/ 343 h 64"/>
                              <a:gd name="T96" fmla="+- 0 6708 6612"/>
                              <a:gd name="T97" fmla="*/ T96 w 115"/>
                              <a:gd name="T98" fmla="+- 0 331 283"/>
                              <a:gd name="T99" fmla="*/ 331 h 64"/>
                              <a:gd name="T100" fmla="+- 0 6701 6612"/>
                              <a:gd name="T101" fmla="*/ T100 w 115"/>
                              <a:gd name="T102" fmla="+- 0 297 283"/>
                              <a:gd name="T103" fmla="*/ 297 h 64"/>
                              <a:gd name="T104" fmla="+- 0 6710 6612"/>
                              <a:gd name="T105" fmla="*/ T104 w 115"/>
                              <a:gd name="T106" fmla="+- 0 324 283"/>
                              <a:gd name="T107" fmla="*/ 324 h 64"/>
                              <a:gd name="T108" fmla="+- 0 6716 6612"/>
                              <a:gd name="T109" fmla="*/ T108 w 115"/>
                              <a:gd name="T110" fmla="+- 0 326 283"/>
                              <a:gd name="T111" fmla="*/ 326 h 64"/>
                              <a:gd name="T112" fmla="+- 0 6716 6612"/>
                              <a:gd name="T113" fmla="*/ T112 w 115"/>
                              <a:gd name="T114" fmla="+- 0 326 283"/>
                              <a:gd name="T115" fmla="*/ 326 h 64"/>
                              <a:gd name="T116" fmla="+- 0 6711 6612"/>
                              <a:gd name="T117" fmla="*/ T116 w 115"/>
                              <a:gd name="T118" fmla="+- 0 325 283"/>
                              <a:gd name="T119" fmla="*/ 325 h 64"/>
                              <a:gd name="T120" fmla="+- 0 6721 6612"/>
                              <a:gd name="T121" fmla="*/ T120 w 115"/>
                              <a:gd name="T122" fmla="+- 0 297 283"/>
                              <a:gd name="T123" fmla="*/ 297 h 64"/>
                              <a:gd name="T124" fmla="+- 0 6716 6612"/>
                              <a:gd name="T125" fmla="*/ T124 w 115"/>
                              <a:gd name="T126" fmla="+- 0 326 283"/>
                              <a:gd name="T127" fmla="*/ 326 h 64"/>
                              <a:gd name="T128" fmla="+- 0 6697 6612"/>
                              <a:gd name="T129" fmla="*/ T128 w 115"/>
                              <a:gd name="T130" fmla="+- 0 347 283"/>
                              <a:gd name="T131" fmla="*/ 347 h 64"/>
                              <a:gd name="T132" fmla="+- 0 6696 6612"/>
                              <a:gd name="T133" fmla="*/ T132 w 115"/>
                              <a:gd name="T134" fmla="+- 0 342 283"/>
                              <a:gd name="T135" fmla="*/ 342 h 64"/>
                              <a:gd name="T136" fmla="+- 0 6709 6612"/>
                              <a:gd name="T137" fmla="*/ T136 w 115"/>
                              <a:gd name="T138" fmla="+- 0 343 283"/>
                              <a:gd name="T139" fmla="*/ 343 h 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15" h="64">
                                <a:moveTo>
                                  <a:pt x="6" y="48"/>
                                </a:moveTo>
                                <a:lnTo>
                                  <a:pt x="0" y="48"/>
                                </a:lnTo>
                                <a:lnTo>
                                  <a:pt x="19" y="0"/>
                                </a:lnTo>
                                <a:lnTo>
                                  <a:pt x="24" y="0"/>
                                </a:lnTo>
                                <a:lnTo>
                                  <a:pt x="27" y="6"/>
                                </a:lnTo>
                                <a:lnTo>
                                  <a:pt x="21" y="6"/>
                                </a:lnTo>
                                <a:lnTo>
                                  <a:pt x="21" y="8"/>
                                </a:lnTo>
                                <a:lnTo>
                                  <a:pt x="21" y="9"/>
                                </a:lnTo>
                                <a:lnTo>
                                  <a:pt x="13" y="30"/>
                                </a:lnTo>
                                <a:lnTo>
                                  <a:pt x="36" y="30"/>
                                </a:lnTo>
                                <a:lnTo>
                                  <a:pt x="38" y="35"/>
                                </a:lnTo>
                                <a:lnTo>
                                  <a:pt x="11" y="35"/>
                                </a:lnTo>
                                <a:lnTo>
                                  <a:pt x="6" y="48"/>
                                </a:lnTo>
                                <a:close/>
                                <a:moveTo>
                                  <a:pt x="36" y="30"/>
                                </a:moveTo>
                                <a:lnTo>
                                  <a:pt x="30" y="30"/>
                                </a:lnTo>
                                <a:lnTo>
                                  <a:pt x="22" y="9"/>
                                </a:lnTo>
                                <a:lnTo>
                                  <a:pt x="22" y="8"/>
                                </a:lnTo>
                                <a:lnTo>
                                  <a:pt x="21" y="6"/>
                                </a:lnTo>
                                <a:lnTo>
                                  <a:pt x="27" y="6"/>
                                </a:lnTo>
                                <a:lnTo>
                                  <a:pt x="36" y="30"/>
                                </a:lnTo>
                                <a:close/>
                                <a:moveTo>
                                  <a:pt x="43" y="48"/>
                                </a:moveTo>
                                <a:lnTo>
                                  <a:pt x="37" y="48"/>
                                </a:lnTo>
                                <a:lnTo>
                                  <a:pt x="32" y="35"/>
                                </a:lnTo>
                                <a:lnTo>
                                  <a:pt x="38" y="35"/>
                                </a:lnTo>
                                <a:lnTo>
                                  <a:pt x="43" y="48"/>
                                </a:lnTo>
                                <a:close/>
                                <a:moveTo>
                                  <a:pt x="58" y="20"/>
                                </a:moveTo>
                                <a:lnTo>
                                  <a:pt x="55" y="20"/>
                                </a:lnTo>
                                <a:lnTo>
                                  <a:pt x="59" y="13"/>
                                </a:lnTo>
                                <a:lnTo>
                                  <a:pt x="72" y="13"/>
                                </a:lnTo>
                                <a:lnTo>
                                  <a:pt x="75" y="18"/>
                                </a:lnTo>
                                <a:lnTo>
                                  <a:pt x="60" y="18"/>
                                </a:lnTo>
                                <a:lnTo>
                                  <a:pt x="58" y="20"/>
                                </a:lnTo>
                                <a:close/>
                                <a:moveTo>
                                  <a:pt x="55" y="48"/>
                                </a:moveTo>
                                <a:lnTo>
                                  <a:pt x="49" y="48"/>
                                </a:lnTo>
                                <a:lnTo>
                                  <a:pt x="49" y="14"/>
                                </a:lnTo>
                                <a:lnTo>
                                  <a:pt x="55" y="14"/>
                                </a:lnTo>
                                <a:lnTo>
                                  <a:pt x="55" y="20"/>
                                </a:lnTo>
                                <a:lnTo>
                                  <a:pt x="58" y="20"/>
                                </a:lnTo>
                                <a:lnTo>
                                  <a:pt x="55" y="24"/>
                                </a:lnTo>
                                <a:lnTo>
                                  <a:pt x="55" y="48"/>
                                </a:lnTo>
                                <a:close/>
                                <a:moveTo>
                                  <a:pt x="78" y="48"/>
                                </a:moveTo>
                                <a:lnTo>
                                  <a:pt x="72" y="48"/>
                                </a:lnTo>
                                <a:lnTo>
                                  <a:pt x="72" y="18"/>
                                </a:lnTo>
                                <a:lnTo>
                                  <a:pt x="75" y="18"/>
                                </a:lnTo>
                                <a:lnTo>
                                  <a:pt x="78" y="21"/>
                                </a:lnTo>
                                <a:lnTo>
                                  <a:pt x="78" y="48"/>
                                </a:lnTo>
                                <a:close/>
                                <a:moveTo>
                                  <a:pt x="97" y="60"/>
                                </a:moveTo>
                                <a:lnTo>
                                  <a:pt x="91" y="60"/>
                                </a:lnTo>
                                <a:lnTo>
                                  <a:pt x="93" y="55"/>
                                </a:lnTo>
                                <a:lnTo>
                                  <a:pt x="96" y="48"/>
                                </a:lnTo>
                                <a:lnTo>
                                  <a:pt x="83" y="14"/>
                                </a:lnTo>
                                <a:lnTo>
                                  <a:pt x="89" y="14"/>
                                </a:lnTo>
                                <a:lnTo>
                                  <a:pt x="98" y="40"/>
                                </a:lnTo>
                                <a:lnTo>
                                  <a:pt x="98" y="41"/>
                                </a:lnTo>
                                <a:lnTo>
                                  <a:pt x="99" y="43"/>
                                </a:lnTo>
                                <a:lnTo>
                                  <a:pt x="104" y="43"/>
                                </a:lnTo>
                                <a:lnTo>
                                  <a:pt x="97" y="60"/>
                                </a:lnTo>
                                <a:close/>
                                <a:moveTo>
                                  <a:pt x="104" y="43"/>
                                </a:moveTo>
                                <a:lnTo>
                                  <a:pt x="99" y="43"/>
                                </a:lnTo>
                                <a:lnTo>
                                  <a:pt x="99" y="42"/>
                                </a:lnTo>
                                <a:lnTo>
                                  <a:pt x="100" y="40"/>
                                </a:lnTo>
                                <a:lnTo>
                                  <a:pt x="109" y="14"/>
                                </a:lnTo>
                                <a:lnTo>
                                  <a:pt x="115" y="14"/>
                                </a:lnTo>
                                <a:lnTo>
                                  <a:pt x="104" y="43"/>
                                </a:lnTo>
                                <a:close/>
                                <a:moveTo>
                                  <a:pt x="95" y="64"/>
                                </a:moveTo>
                                <a:lnTo>
                                  <a:pt x="85" y="64"/>
                                </a:lnTo>
                                <a:lnTo>
                                  <a:pt x="84" y="64"/>
                                </a:lnTo>
                                <a:lnTo>
                                  <a:pt x="84" y="59"/>
                                </a:lnTo>
                                <a:lnTo>
                                  <a:pt x="86" y="60"/>
                                </a:lnTo>
                                <a:lnTo>
                                  <a:pt x="97" y="60"/>
                                </a:lnTo>
                                <a:lnTo>
                                  <a:pt x="95" y="6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25" name="Picture 53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6514" y="-695"/>
                            <a:ext cx="366" cy="3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6" name="Rectangle 537"/>
                        <wps:cNvSpPr>
                          <a:spLocks noChangeArrowheads="1"/>
                        </wps:cNvSpPr>
                        <wps:spPr bwMode="auto">
                          <a:xfrm>
                            <a:off x="6275" y="-2632"/>
                            <a:ext cx="644" cy="3077"/>
                          </a:xfrm>
                          <a:prstGeom prst="rect">
                            <a:avLst/>
                          </a:prstGeom>
                          <a:noFill/>
                          <a:ln w="3984">
                            <a:solidFill>
                              <a:srgbClr val="7F7F7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 name="Rectangle 536"/>
                        <wps:cNvSpPr>
                          <a:spLocks noChangeArrowheads="1"/>
                        </wps:cNvSpPr>
                        <wps:spPr bwMode="auto">
                          <a:xfrm>
                            <a:off x="6269" y="-2740"/>
                            <a:ext cx="644" cy="3186"/>
                          </a:xfrm>
                          <a:prstGeom prst="rect">
                            <a:avLst/>
                          </a:prstGeom>
                          <a:noFill/>
                          <a:ln w="3984">
                            <a:solidFill>
                              <a:srgbClr val="7F7F7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28" name="Picture 53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6931" y="-2740"/>
                            <a:ext cx="376" cy="1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9" name="AutoShape 534"/>
                        <wps:cNvSpPr>
                          <a:spLocks/>
                        </wps:cNvSpPr>
                        <wps:spPr bwMode="auto">
                          <a:xfrm>
                            <a:off x="7029" y="-2698"/>
                            <a:ext cx="185" cy="50"/>
                          </a:xfrm>
                          <a:custGeom>
                            <a:avLst/>
                            <a:gdLst>
                              <a:gd name="T0" fmla="+- 0 7029 7029"/>
                              <a:gd name="T1" fmla="*/ T0 w 185"/>
                              <a:gd name="T2" fmla="+- 0 -2692 -2698"/>
                              <a:gd name="T3" fmla="*/ -2692 h 50"/>
                              <a:gd name="T4" fmla="+- 0 7062 7029"/>
                              <a:gd name="T5" fmla="*/ T4 w 185"/>
                              <a:gd name="T6" fmla="+- 0 -2697 -2698"/>
                              <a:gd name="T7" fmla="*/ -2697 h 50"/>
                              <a:gd name="T8" fmla="+- 0 7049 7029"/>
                              <a:gd name="T9" fmla="*/ T8 w 185"/>
                              <a:gd name="T10" fmla="+- 0 -2649 -2698"/>
                              <a:gd name="T11" fmla="*/ -2649 h 50"/>
                              <a:gd name="T12" fmla="+- 0 7043 7029"/>
                              <a:gd name="T13" fmla="*/ T12 w 185"/>
                              <a:gd name="T14" fmla="+- 0 -2692 -2698"/>
                              <a:gd name="T15" fmla="*/ -2692 h 50"/>
                              <a:gd name="T16" fmla="+- 0 7049 7029"/>
                              <a:gd name="T17" fmla="*/ T16 w 185"/>
                              <a:gd name="T18" fmla="+- 0 -2649 -2698"/>
                              <a:gd name="T19" fmla="*/ -2649 h 50"/>
                              <a:gd name="T20" fmla="+- 0 7070 7029"/>
                              <a:gd name="T21" fmla="*/ T20 w 185"/>
                              <a:gd name="T22" fmla="+- 0 -2695 -2698"/>
                              <a:gd name="T23" fmla="*/ -2695 h 50"/>
                              <a:gd name="T24" fmla="+- 0 7087 7029"/>
                              <a:gd name="T25" fmla="*/ T24 w 185"/>
                              <a:gd name="T26" fmla="+- 0 -2698 -2698"/>
                              <a:gd name="T27" fmla="*/ -2698 h 50"/>
                              <a:gd name="T28" fmla="+- 0 7074 7029"/>
                              <a:gd name="T29" fmla="*/ T28 w 185"/>
                              <a:gd name="T30" fmla="+- 0 -2693 -2698"/>
                              <a:gd name="T31" fmla="*/ -2693 h 50"/>
                              <a:gd name="T32" fmla="+- 0 7092 7029"/>
                              <a:gd name="T33" fmla="*/ T32 w 185"/>
                              <a:gd name="T34" fmla="+- 0 -2653 -2698"/>
                              <a:gd name="T35" fmla="*/ -2653 h 50"/>
                              <a:gd name="T36" fmla="+- 0 7090 7029"/>
                              <a:gd name="T37" fmla="*/ T36 w 185"/>
                              <a:gd name="T38" fmla="+- 0 -2658 -2698"/>
                              <a:gd name="T39" fmla="*/ -2658 h 50"/>
                              <a:gd name="T40" fmla="+- 0 7073 7029"/>
                              <a:gd name="T41" fmla="*/ T40 w 185"/>
                              <a:gd name="T42" fmla="+- 0 -2672 -2698"/>
                              <a:gd name="T43" fmla="*/ -2672 h 50"/>
                              <a:gd name="T44" fmla="+- 0 7088 7029"/>
                              <a:gd name="T45" fmla="*/ T44 w 185"/>
                              <a:gd name="T46" fmla="+- 0 -2676 -2698"/>
                              <a:gd name="T47" fmla="*/ -2676 h 50"/>
                              <a:gd name="T48" fmla="+- 0 7092 7029"/>
                              <a:gd name="T49" fmla="*/ T48 w 185"/>
                              <a:gd name="T50" fmla="+- 0 -2693 -2698"/>
                              <a:gd name="T51" fmla="*/ -2693 h 50"/>
                              <a:gd name="T52" fmla="+- 0 7094 7029"/>
                              <a:gd name="T53" fmla="*/ T52 w 185"/>
                              <a:gd name="T54" fmla="+- 0 -2677 -2698"/>
                              <a:gd name="T55" fmla="*/ -2677 h 50"/>
                              <a:gd name="T56" fmla="+- 0 7084 7029"/>
                              <a:gd name="T57" fmla="*/ T56 w 185"/>
                              <a:gd name="T58" fmla="+- 0 -2674 -2698"/>
                              <a:gd name="T59" fmla="*/ -2674 h 50"/>
                              <a:gd name="T60" fmla="+- 0 7096 7029"/>
                              <a:gd name="T61" fmla="*/ T60 w 185"/>
                              <a:gd name="T62" fmla="+- 0 -2667 -2698"/>
                              <a:gd name="T63" fmla="*/ -2667 h 50"/>
                              <a:gd name="T64" fmla="+- 0 7092 7029"/>
                              <a:gd name="T65" fmla="*/ T64 w 185"/>
                              <a:gd name="T66" fmla="+- 0 -2653 -2698"/>
                              <a:gd name="T67" fmla="*/ -2653 h 50"/>
                              <a:gd name="T68" fmla="+- 0 7072 7029"/>
                              <a:gd name="T69" fmla="*/ T68 w 185"/>
                              <a:gd name="T70" fmla="+- 0 -2648 -2698"/>
                              <a:gd name="T71" fmla="*/ -2648 h 50"/>
                              <a:gd name="T72" fmla="+- 0 7068 7029"/>
                              <a:gd name="T73" fmla="*/ T72 w 185"/>
                              <a:gd name="T74" fmla="+- 0 -2657 -2698"/>
                              <a:gd name="T75" fmla="*/ -2657 h 50"/>
                              <a:gd name="T76" fmla="+- 0 7092 7029"/>
                              <a:gd name="T77" fmla="*/ T76 w 185"/>
                              <a:gd name="T78" fmla="+- 0 -2653 -2698"/>
                              <a:gd name="T79" fmla="*/ -2653 h 50"/>
                              <a:gd name="T80" fmla="+- 0 7112 7029"/>
                              <a:gd name="T81" fmla="*/ T80 w 185"/>
                              <a:gd name="T82" fmla="+- 0 -2649 -2698"/>
                              <a:gd name="T83" fmla="*/ -2649 h 50"/>
                              <a:gd name="T84" fmla="+- 0 7107 7029"/>
                              <a:gd name="T85" fmla="*/ T84 w 185"/>
                              <a:gd name="T86" fmla="+- 0 -2697 -2698"/>
                              <a:gd name="T87" fmla="*/ -2697 h 50"/>
                              <a:gd name="T88" fmla="+- 0 7130 7029"/>
                              <a:gd name="T89" fmla="*/ T88 w 185"/>
                              <a:gd name="T90" fmla="+- 0 -2695 -2698"/>
                              <a:gd name="T91" fmla="*/ -2695 h 50"/>
                              <a:gd name="T92" fmla="+- 0 7134 7029"/>
                              <a:gd name="T93" fmla="*/ T92 w 185"/>
                              <a:gd name="T94" fmla="+- 0 -2692 -2698"/>
                              <a:gd name="T95" fmla="*/ -2692 h 50"/>
                              <a:gd name="T96" fmla="+- 0 7112 7029"/>
                              <a:gd name="T97" fmla="*/ T96 w 185"/>
                              <a:gd name="T98" fmla="+- 0 -2675 -2698"/>
                              <a:gd name="T99" fmla="*/ -2675 h 50"/>
                              <a:gd name="T100" fmla="+- 0 7131 7029"/>
                              <a:gd name="T101" fmla="*/ T100 w 185"/>
                              <a:gd name="T102" fmla="+- 0 -2674 -2698"/>
                              <a:gd name="T103" fmla="*/ -2674 h 50"/>
                              <a:gd name="T104" fmla="+- 0 7125 7029"/>
                              <a:gd name="T105" fmla="*/ T104 w 185"/>
                              <a:gd name="T106" fmla="+- 0 -2671 -2698"/>
                              <a:gd name="T107" fmla="*/ -2671 h 50"/>
                              <a:gd name="T108" fmla="+- 0 7126 7029"/>
                              <a:gd name="T109" fmla="*/ T108 w 185"/>
                              <a:gd name="T110" fmla="+- 0 -2671 -2698"/>
                              <a:gd name="T111" fmla="*/ -2671 h 50"/>
                              <a:gd name="T112" fmla="+- 0 7112 7029"/>
                              <a:gd name="T113" fmla="*/ T112 w 185"/>
                              <a:gd name="T114" fmla="+- 0 -2670 -2698"/>
                              <a:gd name="T115" fmla="*/ -2670 h 50"/>
                              <a:gd name="T116" fmla="+- 0 7132 7029"/>
                              <a:gd name="T117" fmla="*/ T116 w 185"/>
                              <a:gd name="T118" fmla="+- 0 -2675 -2698"/>
                              <a:gd name="T119" fmla="*/ -2675 h 50"/>
                              <a:gd name="T120" fmla="+- 0 7126 7029"/>
                              <a:gd name="T121" fmla="*/ T120 w 185"/>
                              <a:gd name="T122" fmla="+- 0 -2676 -2698"/>
                              <a:gd name="T123" fmla="*/ -2676 h 50"/>
                              <a:gd name="T124" fmla="+- 0 7130 7029"/>
                              <a:gd name="T125" fmla="*/ T124 w 185"/>
                              <a:gd name="T126" fmla="+- 0 -2682 -2698"/>
                              <a:gd name="T127" fmla="*/ -2682 h 50"/>
                              <a:gd name="T128" fmla="+- 0 7125 7029"/>
                              <a:gd name="T129" fmla="*/ T128 w 185"/>
                              <a:gd name="T130" fmla="+- 0 -2692 -2698"/>
                              <a:gd name="T131" fmla="*/ -2692 h 50"/>
                              <a:gd name="T132" fmla="+- 0 7136 7029"/>
                              <a:gd name="T133" fmla="*/ T132 w 185"/>
                              <a:gd name="T134" fmla="+- 0 -2688 -2698"/>
                              <a:gd name="T135" fmla="*/ -2688 h 50"/>
                              <a:gd name="T136" fmla="+- 0 7134 7029"/>
                              <a:gd name="T137" fmla="*/ T136 w 185"/>
                              <a:gd name="T138" fmla="+- 0 -2678 -2698"/>
                              <a:gd name="T139" fmla="*/ -2678 h 50"/>
                              <a:gd name="T140" fmla="+- 0 7141 7029"/>
                              <a:gd name="T141" fmla="*/ T140 w 185"/>
                              <a:gd name="T142" fmla="+- 0 -2649 -2698"/>
                              <a:gd name="T143" fmla="*/ -2649 h 50"/>
                              <a:gd name="T144" fmla="+- 0 7126 7029"/>
                              <a:gd name="T145" fmla="*/ T144 w 185"/>
                              <a:gd name="T146" fmla="+- 0 -2663 -2698"/>
                              <a:gd name="T147" fmla="*/ -2663 h 50"/>
                              <a:gd name="T148" fmla="+- 0 7123 7029"/>
                              <a:gd name="T149" fmla="*/ T148 w 185"/>
                              <a:gd name="T150" fmla="+- 0 -2667 -2698"/>
                              <a:gd name="T151" fmla="*/ -2667 h 50"/>
                              <a:gd name="T152" fmla="+- 0 7119 7029"/>
                              <a:gd name="T153" fmla="*/ T152 w 185"/>
                              <a:gd name="T154" fmla="+- 0 -2670 -2698"/>
                              <a:gd name="T155" fmla="*/ -2670 h 50"/>
                              <a:gd name="T156" fmla="+- 0 7128 7029"/>
                              <a:gd name="T157" fmla="*/ T156 w 185"/>
                              <a:gd name="T158" fmla="+- 0 -2669 -2698"/>
                              <a:gd name="T159" fmla="*/ -2669 h 50"/>
                              <a:gd name="T160" fmla="+- 0 7131 7029"/>
                              <a:gd name="T161" fmla="*/ T160 w 185"/>
                              <a:gd name="T162" fmla="+- 0 -2665 -2698"/>
                              <a:gd name="T163" fmla="*/ -2665 h 50"/>
                              <a:gd name="T164" fmla="+- 0 7141 7029"/>
                              <a:gd name="T165" fmla="*/ T164 w 185"/>
                              <a:gd name="T166" fmla="+- 0 -2649 -2698"/>
                              <a:gd name="T167" fmla="*/ -2649 h 50"/>
                              <a:gd name="T168" fmla="+- 0 7146 7029"/>
                              <a:gd name="T169" fmla="*/ T168 w 185"/>
                              <a:gd name="T170" fmla="+- 0 -2648 -2698"/>
                              <a:gd name="T171" fmla="*/ -2648 h 50"/>
                              <a:gd name="T172" fmla="+- 0 7152 7029"/>
                              <a:gd name="T173" fmla="*/ T172 w 185"/>
                              <a:gd name="T174" fmla="+- 0 -2683 -2698"/>
                              <a:gd name="T175" fmla="*/ -2683 h 50"/>
                              <a:gd name="T176" fmla="+- 0 7168 7029"/>
                              <a:gd name="T177" fmla="*/ T176 w 185"/>
                              <a:gd name="T178" fmla="+- 0 -2653 -2698"/>
                              <a:gd name="T179" fmla="*/ -2653 h 50"/>
                              <a:gd name="T180" fmla="+- 0 7168 7029"/>
                              <a:gd name="T181" fmla="*/ T180 w 185"/>
                              <a:gd name="T182" fmla="+- 0 -2653 -2698"/>
                              <a:gd name="T183" fmla="*/ -2653 h 50"/>
                              <a:gd name="T184" fmla="+- 0 7169 7029"/>
                              <a:gd name="T185" fmla="*/ T184 w 185"/>
                              <a:gd name="T186" fmla="+- 0 -2659 -2698"/>
                              <a:gd name="T187" fmla="*/ -2659 h 50"/>
                              <a:gd name="T188" fmla="+- 0 7175 7029"/>
                              <a:gd name="T189" fmla="*/ T188 w 185"/>
                              <a:gd name="T190" fmla="+- 0 -2683 -2698"/>
                              <a:gd name="T191" fmla="*/ -2683 h 50"/>
                              <a:gd name="T192" fmla="+- 0 7169 7029"/>
                              <a:gd name="T193" fmla="*/ T192 w 185"/>
                              <a:gd name="T194" fmla="+- 0 -2655 -2698"/>
                              <a:gd name="T195" fmla="*/ -2655 h 50"/>
                              <a:gd name="T196" fmla="+- 0 7175 7029"/>
                              <a:gd name="T197" fmla="*/ T196 w 185"/>
                              <a:gd name="T198" fmla="+- 0 -2649 -2698"/>
                              <a:gd name="T199" fmla="*/ -2649 h 50"/>
                              <a:gd name="T200" fmla="+- 0 7169 7029"/>
                              <a:gd name="T201" fmla="*/ T200 w 185"/>
                              <a:gd name="T202" fmla="+- 0 -2655 -2698"/>
                              <a:gd name="T203" fmla="*/ -2655 h 50"/>
                              <a:gd name="T204" fmla="+- 0 7175 7029"/>
                              <a:gd name="T205" fmla="*/ T204 w 185"/>
                              <a:gd name="T206" fmla="+- 0 -2649 -2698"/>
                              <a:gd name="T207" fmla="*/ -2649 h 50"/>
                              <a:gd name="T208" fmla="+- 0 7191 7029"/>
                              <a:gd name="T209" fmla="*/ T208 w 185"/>
                              <a:gd name="T210" fmla="+- 0 -2678 -2698"/>
                              <a:gd name="T211" fmla="*/ -2678 h 50"/>
                              <a:gd name="T212" fmla="+- 0 7208 7029"/>
                              <a:gd name="T213" fmla="*/ T212 w 185"/>
                              <a:gd name="T214" fmla="+- 0 -2684 -2698"/>
                              <a:gd name="T215" fmla="*/ -2684 h 50"/>
                              <a:gd name="T216" fmla="+- 0 7197 7029"/>
                              <a:gd name="T217" fmla="*/ T216 w 185"/>
                              <a:gd name="T218" fmla="+- 0 -2680 -2698"/>
                              <a:gd name="T219" fmla="*/ -2680 h 50"/>
                              <a:gd name="T220" fmla="+- 0 7191 7029"/>
                              <a:gd name="T221" fmla="*/ T220 w 185"/>
                              <a:gd name="T222" fmla="+- 0 -2649 -2698"/>
                              <a:gd name="T223" fmla="*/ -2649 h 50"/>
                              <a:gd name="T224" fmla="+- 0 7186 7029"/>
                              <a:gd name="T225" fmla="*/ T224 w 185"/>
                              <a:gd name="T226" fmla="+- 0 -2683 -2698"/>
                              <a:gd name="T227" fmla="*/ -2683 h 50"/>
                              <a:gd name="T228" fmla="+- 0 7191 7029"/>
                              <a:gd name="T229" fmla="*/ T228 w 185"/>
                              <a:gd name="T230" fmla="+- 0 -2678 -2698"/>
                              <a:gd name="T231" fmla="*/ -2678 h 50"/>
                              <a:gd name="T232" fmla="+- 0 7191 7029"/>
                              <a:gd name="T233" fmla="*/ T232 w 185"/>
                              <a:gd name="T234" fmla="+- 0 -2673 -2698"/>
                              <a:gd name="T235" fmla="*/ -2673 h 50"/>
                              <a:gd name="T236" fmla="+- 0 7214 7029"/>
                              <a:gd name="T237" fmla="*/ T236 w 185"/>
                              <a:gd name="T238" fmla="+- 0 -2649 -2698"/>
                              <a:gd name="T239" fmla="*/ -2649 h 50"/>
                              <a:gd name="T240" fmla="+- 0 7209 7029"/>
                              <a:gd name="T241" fmla="*/ T240 w 185"/>
                              <a:gd name="T242" fmla="+- 0 -2680 -2698"/>
                              <a:gd name="T243" fmla="*/ -2680 h 50"/>
                              <a:gd name="T244" fmla="+- 0 7214 7029"/>
                              <a:gd name="T245" fmla="*/ T244 w 185"/>
                              <a:gd name="T246" fmla="+- 0 -2677 -2698"/>
                              <a:gd name="T247" fmla="*/ -2677 h 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185" h="50">
                                <a:moveTo>
                                  <a:pt x="33" y="6"/>
                                </a:moveTo>
                                <a:lnTo>
                                  <a:pt x="0" y="6"/>
                                </a:lnTo>
                                <a:lnTo>
                                  <a:pt x="0" y="1"/>
                                </a:lnTo>
                                <a:lnTo>
                                  <a:pt x="33" y="1"/>
                                </a:lnTo>
                                <a:lnTo>
                                  <a:pt x="33" y="6"/>
                                </a:lnTo>
                                <a:close/>
                                <a:moveTo>
                                  <a:pt x="20" y="49"/>
                                </a:moveTo>
                                <a:lnTo>
                                  <a:pt x="14" y="49"/>
                                </a:lnTo>
                                <a:lnTo>
                                  <a:pt x="14" y="6"/>
                                </a:lnTo>
                                <a:lnTo>
                                  <a:pt x="20" y="6"/>
                                </a:lnTo>
                                <a:lnTo>
                                  <a:pt x="20" y="49"/>
                                </a:lnTo>
                                <a:close/>
                                <a:moveTo>
                                  <a:pt x="41" y="8"/>
                                </a:moveTo>
                                <a:lnTo>
                                  <a:pt x="41" y="3"/>
                                </a:lnTo>
                                <a:lnTo>
                                  <a:pt x="45" y="0"/>
                                </a:lnTo>
                                <a:lnTo>
                                  <a:pt x="58" y="0"/>
                                </a:lnTo>
                                <a:lnTo>
                                  <a:pt x="63" y="5"/>
                                </a:lnTo>
                                <a:lnTo>
                                  <a:pt x="45" y="5"/>
                                </a:lnTo>
                                <a:lnTo>
                                  <a:pt x="41" y="8"/>
                                </a:lnTo>
                                <a:close/>
                                <a:moveTo>
                                  <a:pt x="63" y="45"/>
                                </a:moveTo>
                                <a:lnTo>
                                  <a:pt x="55" y="45"/>
                                </a:lnTo>
                                <a:lnTo>
                                  <a:pt x="61" y="40"/>
                                </a:lnTo>
                                <a:lnTo>
                                  <a:pt x="61" y="26"/>
                                </a:lnTo>
                                <a:lnTo>
                                  <a:pt x="44" y="26"/>
                                </a:lnTo>
                                <a:lnTo>
                                  <a:pt x="44" y="22"/>
                                </a:lnTo>
                                <a:lnTo>
                                  <a:pt x="59" y="22"/>
                                </a:lnTo>
                                <a:lnTo>
                                  <a:pt x="59" y="5"/>
                                </a:lnTo>
                                <a:lnTo>
                                  <a:pt x="63" y="5"/>
                                </a:lnTo>
                                <a:lnTo>
                                  <a:pt x="65" y="7"/>
                                </a:lnTo>
                                <a:lnTo>
                                  <a:pt x="65" y="21"/>
                                </a:lnTo>
                                <a:lnTo>
                                  <a:pt x="55" y="24"/>
                                </a:lnTo>
                                <a:lnTo>
                                  <a:pt x="61" y="24"/>
                                </a:lnTo>
                                <a:lnTo>
                                  <a:pt x="67" y="31"/>
                                </a:lnTo>
                                <a:lnTo>
                                  <a:pt x="67" y="42"/>
                                </a:lnTo>
                                <a:lnTo>
                                  <a:pt x="63" y="45"/>
                                </a:lnTo>
                                <a:close/>
                                <a:moveTo>
                                  <a:pt x="57" y="50"/>
                                </a:moveTo>
                                <a:lnTo>
                                  <a:pt x="43" y="50"/>
                                </a:lnTo>
                                <a:lnTo>
                                  <a:pt x="39" y="47"/>
                                </a:lnTo>
                                <a:lnTo>
                                  <a:pt x="39" y="41"/>
                                </a:lnTo>
                                <a:lnTo>
                                  <a:pt x="44" y="45"/>
                                </a:lnTo>
                                <a:lnTo>
                                  <a:pt x="63" y="45"/>
                                </a:lnTo>
                                <a:lnTo>
                                  <a:pt x="57" y="50"/>
                                </a:lnTo>
                                <a:close/>
                                <a:moveTo>
                                  <a:pt x="83" y="49"/>
                                </a:moveTo>
                                <a:lnTo>
                                  <a:pt x="78" y="49"/>
                                </a:lnTo>
                                <a:lnTo>
                                  <a:pt x="78" y="1"/>
                                </a:lnTo>
                                <a:lnTo>
                                  <a:pt x="95" y="1"/>
                                </a:lnTo>
                                <a:lnTo>
                                  <a:pt x="101" y="3"/>
                                </a:lnTo>
                                <a:lnTo>
                                  <a:pt x="104" y="6"/>
                                </a:lnTo>
                                <a:lnTo>
                                  <a:pt x="105" y="6"/>
                                </a:lnTo>
                                <a:lnTo>
                                  <a:pt x="83" y="6"/>
                                </a:lnTo>
                                <a:lnTo>
                                  <a:pt x="83" y="23"/>
                                </a:lnTo>
                                <a:lnTo>
                                  <a:pt x="103" y="23"/>
                                </a:lnTo>
                                <a:lnTo>
                                  <a:pt x="102" y="24"/>
                                </a:lnTo>
                                <a:lnTo>
                                  <a:pt x="99" y="26"/>
                                </a:lnTo>
                                <a:lnTo>
                                  <a:pt x="96" y="27"/>
                                </a:lnTo>
                                <a:lnTo>
                                  <a:pt x="97" y="27"/>
                                </a:lnTo>
                                <a:lnTo>
                                  <a:pt x="99" y="28"/>
                                </a:lnTo>
                                <a:lnTo>
                                  <a:pt x="83" y="28"/>
                                </a:lnTo>
                                <a:lnTo>
                                  <a:pt x="83" y="49"/>
                                </a:lnTo>
                                <a:close/>
                                <a:moveTo>
                                  <a:pt x="103" y="23"/>
                                </a:moveTo>
                                <a:lnTo>
                                  <a:pt x="93" y="23"/>
                                </a:lnTo>
                                <a:lnTo>
                                  <a:pt x="97" y="22"/>
                                </a:lnTo>
                                <a:lnTo>
                                  <a:pt x="99" y="20"/>
                                </a:lnTo>
                                <a:lnTo>
                                  <a:pt x="101" y="16"/>
                                </a:lnTo>
                                <a:lnTo>
                                  <a:pt x="101" y="10"/>
                                </a:lnTo>
                                <a:lnTo>
                                  <a:pt x="96" y="6"/>
                                </a:lnTo>
                                <a:lnTo>
                                  <a:pt x="105" y="6"/>
                                </a:lnTo>
                                <a:lnTo>
                                  <a:pt x="107" y="10"/>
                                </a:lnTo>
                                <a:lnTo>
                                  <a:pt x="107" y="16"/>
                                </a:lnTo>
                                <a:lnTo>
                                  <a:pt x="105" y="20"/>
                                </a:lnTo>
                                <a:lnTo>
                                  <a:pt x="103" y="23"/>
                                </a:lnTo>
                                <a:close/>
                                <a:moveTo>
                                  <a:pt x="112" y="49"/>
                                </a:moveTo>
                                <a:lnTo>
                                  <a:pt x="105" y="49"/>
                                </a:lnTo>
                                <a:lnTo>
                                  <a:pt x="97" y="35"/>
                                </a:lnTo>
                                <a:lnTo>
                                  <a:pt x="96" y="34"/>
                                </a:lnTo>
                                <a:lnTo>
                                  <a:pt x="94" y="31"/>
                                </a:lnTo>
                                <a:lnTo>
                                  <a:pt x="92" y="29"/>
                                </a:lnTo>
                                <a:lnTo>
                                  <a:pt x="90" y="28"/>
                                </a:lnTo>
                                <a:lnTo>
                                  <a:pt x="99" y="28"/>
                                </a:lnTo>
                                <a:lnTo>
                                  <a:pt x="99" y="29"/>
                                </a:lnTo>
                                <a:lnTo>
                                  <a:pt x="101" y="30"/>
                                </a:lnTo>
                                <a:lnTo>
                                  <a:pt x="102" y="33"/>
                                </a:lnTo>
                                <a:lnTo>
                                  <a:pt x="103" y="34"/>
                                </a:lnTo>
                                <a:lnTo>
                                  <a:pt x="112" y="49"/>
                                </a:lnTo>
                                <a:close/>
                                <a:moveTo>
                                  <a:pt x="137" y="50"/>
                                </a:moveTo>
                                <a:lnTo>
                                  <a:pt x="117" y="50"/>
                                </a:lnTo>
                                <a:lnTo>
                                  <a:pt x="117" y="15"/>
                                </a:lnTo>
                                <a:lnTo>
                                  <a:pt x="123" y="15"/>
                                </a:lnTo>
                                <a:lnTo>
                                  <a:pt x="123" y="45"/>
                                </a:lnTo>
                                <a:lnTo>
                                  <a:pt x="139" y="45"/>
                                </a:lnTo>
                                <a:lnTo>
                                  <a:pt x="137" y="50"/>
                                </a:lnTo>
                                <a:close/>
                                <a:moveTo>
                                  <a:pt x="139" y="45"/>
                                </a:moveTo>
                                <a:lnTo>
                                  <a:pt x="135" y="45"/>
                                </a:lnTo>
                                <a:lnTo>
                                  <a:pt x="140" y="39"/>
                                </a:lnTo>
                                <a:lnTo>
                                  <a:pt x="140" y="15"/>
                                </a:lnTo>
                                <a:lnTo>
                                  <a:pt x="146" y="15"/>
                                </a:lnTo>
                                <a:lnTo>
                                  <a:pt x="146" y="43"/>
                                </a:lnTo>
                                <a:lnTo>
                                  <a:pt x="140" y="43"/>
                                </a:lnTo>
                                <a:lnTo>
                                  <a:pt x="139" y="45"/>
                                </a:lnTo>
                                <a:close/>
                                <a:moveTo>
                                  <a:pt x="146" y="49"/>
                                </a:moveTo>
                                <a:lnTo>
                                  <a:pt x="140" y="49"/>
                                </a:lnTo>
                                <a:lnTo>
                                  <a:pt x="140" y="43"/>
                                </a:lnTo>
                                <a:lnTo>
                                  <a:pt x="146" y="43"/>
                                </a:lnTo>
                                <a:lnTo>
                                  <a:pt x="146" y="49"/>
                                </a:lnTo>
                                <a:close/>
                                <a:moveTo>
                                  <a:pt x="166" y="20"/>
                                </a:moveTo>
                                <a:lnTo>
                                  <a:pt x="162" y="20"/>
                                </a:lnTo>
                                <a:lnTo>
                                  <a:pt x="166" y="14"/>
                                </a:lnTo>
                                <a:lnTo>
                                  <a:pt x="179" y="14"/>
                                </a:lnTo>
                                <a:lnTo>
                                  <a:pt x="183" y="18"/>
                                </a:lnTo>
                                <a:lnTo>
                                  <a:pt x="168" y="18"/>
                                </a:lnTo>
                                <a:lnTo>
                                  <a:pt x="166" y="20"/>
                                </a:lnTo>
                                <a:close/>
                                <a:moveTo>
                                  <a:pt x="162" y="49"/>
                                </a:moveTo>
                                <a:lnTo>
                                  <a:pt x="157" y="49"/>
                                </a:lnTo>
                                <a:lnTo>
                                  <a:pt x="157" y="15"/>
                                </a:lnTo>
                                <a:lnTo>
                                  <a:pt x="162" y="15"/>
                                </a:lnTo>
                                <a:lnTo>
                                  <a:pt x="162" y="20"/>
                                </a:lnTo>
                                <a:lnTo>
                                  <a:pt x="166" y="20"/>
                                </a:lnTo>
                                <a:lnTo>
                                  <a:pt x="162" y="25"/>
                                </a:lnTo>
                                <a:lnTo>
                                  <a:pt x="162" y="49"/>
                                </a:lnTo>
                                <a:close/>
                                <a:moveTo>
                                  <a:pt x="185" y="49"/>
                                </a:moveTo>
                                <a:lnTo>
                                  <a:pt x="180" y="49"/>
                                </a:lnTo>
                                <a:lnTo>
                                  <a:pt x="180" y="18"/>
                                </a:lnTo>
                                <a:lnTo>
                                  <a:pt x="183" y="18"/>
                                </a:lnTo>
                                <a:lnTo>
                                  <a:pt x="185" y="21"/>
                                </a:lnTo>
                                <a:lnTo>
                                  <a:pt x="185" y="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30" name="Picture 53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6979" y="-1894"/>
                            <a:ext cx="300"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1" name="Rectangle 532"/>
                        <wps:cNvSpPr>
                          <a:spLocks noChangeArrowheads="1"/>
                        </wps:cNvSpPr>
                        <wps:spPr bwMode="auto">
                          <a:xfrm>
                            <a:off x="6937" y="-2632"/>
                            <a:ext cx="371" cy="1145"/>
                          </a:xfrm>
                          <a:prstGeom prst="rect">
                            <a:avLst/>
                          </a:prstGeom>
                          <a:noFill/>
                          <a:ln w="3984">
                            <a:solidFill>
                              <a:srgbClr val="7F7F7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 name="Rectangle 531"/>
                        <wps:cNvSpPr>
                          <a:spLocks noChangeArrowheads="1"/>
                        </wps:cNvSpPr>
                        <wps:spPr bwMode="auto">
                          <a:xfrm>
                            <a:off x="6931" y="-2740"/>
                            <a:ext cx="371" cy="1254"/>
                          </a:xfrm>
                          <a:prstGeom prst="rect">
                            <a:avLst/>
                          </a:prstGeom>
                          <a:noFill/>
                          <a:ln w="3984">
                            <a:solidFill>
                              <a:srgbClr val="7F7F7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33" name="Picture 53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7319" y="-2740"/>
                            <a:ext cx="371" cy="1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4" name="AutoShape 529"/>
                        <wps:cNvSpPr>
                          <a:spLocks/>
                        </wps:cNvSpPr>
                        <wps:spPr bwMode="auto">
                          <a:xfrm>
                            <a:off x="7411" y="-2697"/>
                            <a:ext cx="185" cy="49"/>
                          </a:xfrm>
                          <a:custGeom>
                            <a:avLst/>
                            <a:gdLst>
                              <a:gd name="T0" fmla="+- 0 7411 7411"/>
                              <a:gd name="T1" fmla="*/ T0 w 185"/>
                              <a:gd name="T2" fmla="+- 0 -2692 -2697"/>
                              <a:gd name="T3" fmla="*/ -2692 h 49"/>
                              <a:gd name="T4" fmla="+- 0 7445 7411"/>
                              <a:gd name="T5" fmla="*/ T4 w 185"/>
                              <a:gd name="T6" fmla="+- 0 -2697 -2697"/>
                              <a:gd name="T7" fmla="*/ -2697 h 49"/>
                              <a:gd name="T8" fmla="+- 0 7431 7411"/>
                              <a:gd name="T9" fmla="*/ T8 w 185"/>
                              <a:gd name="T10" fmla="+- 0 -2649 -2697"/>
                              <a:gd name="T11" fmla="*/ -2649 h 49"/>
                              <a:gd name="T12" fmla="+- 0 7425 7411"/>
                              <a:gd name="T13" fmla="*/ T12 w 185"/>
                              <a:gd name="T14" fmla="+- 0 -2692 -2697"/>
                              <a:gd name="T15" fmla="*/ -2692 h 49"/>
                              <a:gd name="T16" fmla="+- 0 7431 7411"/>
                              <a:gd name="T17" fmla="*/ T16 w 185"/>
                              <a:gd name="T18" fmla="+- 0 -2649 -2697"/>
                              <a:gd name="T19" fmla="*/ -2649 h 49"/>
                              <a:gd name="T20" fmla="+- 0 7446 7411"/>
                              <a:gd name="T21" fmla="*/ T20 w 185"/>
                              <a:gd name="T22" fmla="+- 0 -2662 -2697"/>
                              <a:gd name="T23" fmla="*/ -2662 h 49"/>
                              <a:gd name="T24" fmla="+- 0 7468 7411"/>
                              <a:gd name="T25" fmla="*/ T24 w 185"/>
                              <a:gd name="T26" fmla="+- 0 -2697 -2697"/>
                              <a:gd name="T27" fmla="*/ -2697 h 49"/>
                              <a:gd name="T28" fmla="+- 0 7474 7411"/>
                              <a:gd name="T29" fmla="*/ T28 w 185"/>
                              <a:gd name="T30" fmla="+- 0 -2692 -2697"/>
                              <a:gd name="T31" fmla="*/ -2692 h 49"/>
                              <a:gd name="T32" fmla="+- 0 7468 7411"/>
                              <a:gd name="T33" fmla="*/ T32 w 185"/>
                              <a:gd name="T34" fmla="+- 0 -2691 -2697"/>
                              <a:gd name="T35" fmla="*/ -2691 h 49"/>
                              <a:gd name="T36" fmla="+- 0 7452 7411"/>
                              <a:gd name="T37" fmla="*/ T36 w 185"/>
                              <a:gd name="T38" fmla="+- 0 -2666 -2697"/>
                              <a:gd name="T39" fmla="*/ -2666 h 49"/>
                              <a:gd name="T40" fmla="+- 0 7480 7411"/>
                              <a:gd name="T41" fmla="*/ T40 w 185"/>
                              <a:gd name="T42" fmla="+- 0 -2662 -2697"/>
                              <a:gd name="T43" fmla="*/ -2662 h 49"/>
                              <a:gd name="T44" fmla="+- 0 7469 7411"/>
                              <a:gd name="T45" fmla="*/ T44 w 185"/>
                              <a:gd name="T46" fmla="+- 0 -2666 -2697"/>
                              <a:gd name="T47" fmla="*/ -2666 h 49"/>
                              <a:gd name="T48" fmla="+- 0 7469 7411"/>
                              <a:gd name="T49" fmla="*/ T48 w 185"/>
                              <a:gd name="T50" fmla="+- 0 -2692 -2697"/>
                              <a:gd name="T51" fmla="*/ -2692 h 49"/>
                              <a:gd name="T52" fmla="+- 0 7474 7411"/>
                              <a:gd name="T53" fmla="*/ T52 w 185"/>
                              <a:gd name="T54" fmla="+- 0 -2666 -2697"/>
                              <a:gd name="T55" fmla="*/ -2666 h 49"/>
                              <a:gd name="T56" fmla="+- 0 7469 7411"/>
                              <a:gd name="T57" fmla="*/ T56 w 185"/>
                              <a:gd name="T58" fmla="+- 0 -2649 -2697"/>
                              <a:gd name="T59" fmla="*/ -2649 h 49"/>
                              <a:gd name="T60" fmla="+- 0 7474 7411"/>
                              <a:gd name="T61" fmla="*/ T60 w 185"/>
                              <a:gd name="T62" fmla="+- 0 -2662 -2697"/>
                              <a:gd name="T63" fmla="*/ -2662 h 49"/>
                              <a:gd name="T64" fmla="+- 0 7495 7411"/>
                              <a:gd name="T65" fmla="*/ T64 w 185"/>
                              <a:gd name="T66" fmla="+- 0 -2649 -2697"/>
                              <a:gd name="T67" fmla="*/ -2649 h 49"/>
                              <a:gd name="T68" fmla="+- 0 7489 7411"/>
                              <a:gd name="T69" fmla="*/ T68 w 185"/>
                              <a:gd name="T70" fmla="+- 0 -2697 -2697"/>
                              <a:gd name="T71" fmla="*/ -2697 h 49"/>
                              <a:gd name="T72" fmla="+- 0 7512 7411"/>
                              <a:gd name="T73" fmla="*/ T72 w 185"/>
                              <a:gd name="T74" fmla="+- 0 -2695 -2697"/>
                              <a:gd name="T75" fmla="*/ -2695 h 49"/>
                              <a:gd name="T76" fmla="+- 0 7516 7411"/>
                              <a:gd name="T77" fmla="*/ T76 w 185"/>
                              <a:gd name="T78" fmla="+- 0 -2692 -2697"/>
                              <a:gd name="T79" fmla="*/ -2692 h 49"/>
                              <a:gd name="T80" fmla="+- 0 7495 7411"/>
                              <a:gd name="T81" fmla="*/ T80 w 185"/>
                              <a:gd name="T82" fmla="+- 0 -2675 -2697"/>
                              <a:gd name="T83" fmla="*/ -2675 h 49"/>
                              <a:gd name="T84" fmla="+- 0 7514 7411"/>
                              <a:gd name="T85" fmla="*/ T84 w 185"/>
                              <a:gd name="T86" fmla="+- 0 -2674 -2697"/>
                              <a:gd name="T87" fmla="*/ -2674 h 49"/>
                              <a:gd name="T88" fmla="+- 0 7507 7411"/>
                              <a:gd name="T89" fmla="*/ T88 w 185"/>
                              <a:gd name="T90" fmla="+- 0 -2671 -2697"/>
                              <a:gd name="T91" fmla="*/ -2671 h 49"/>
                              <a:gd name="T92" fmla="+- 0 7508 7411"/>
                              <a:gd name="T93" fmla="*/ T92 w 185"/>
                              <a:gd name="T94" fmla="+- 0 -2671 -2697"/>
                              <a:gd name="T95" fmla="*/ -2671 h 49"/>
                              <a:gd name="T96" fmla="+- 0 7495 7411"/>
                              <a:gd name="T97" fmla="*/ T96 w 185"/>
                              <a:gd name="T98" fmla="+- 0 -2670 -2697"/>
                              <a:gd name="T99" fmla="*/ -2670 h 49"/>
                              <a:gd name="T100" fmla="+- 0 7514 7411"/>
                              <a:gd name="T101" fmla="*/ T100 w 185"/>
                              <a:gd name="T102" fmla="+- 0 -2675 -2697"/>
                              <a:gd name="T103" fmla="*/ -2675 h 49"/>
                              <a:gd name="T104" fmla="+- 0 7508 7411"/>
                              <a:gd name="T105" fmla="*/ T104 w 185"/>
                              <a:gd name="T106" fmla="+- 0 -2676 -2697"/>
                              <a:gd name="T107" fmla="*/ -2676 h 49"/>
                              <a:gd name="T108" fmla="+- 0 7512 7411"/>
                              <a:gd name="T109" fmla="*/ T108 w 185"/>
                              <a:gd name="T110" fmla="+- 0 -2682 -2697"/>
                              <a:gd name="T111" fmla="*/ -2682 h 49"/>
                              <a:gd name="T112" fmla="+- 0 7507 7411"/>
                              <a:gd name="T113" fmla="*/ T112 w 185"/>
                              <a:gd name="T114" fmla="+- 0 -2692 -2697"/>
                              <a:gd name="T115" fmla="*/ -2692 h 49"/>
                              <a:gd name="T116" fmla="+- 0 7518 7411"/>
                              <a:gd name="T117" fmla="*/ T116 w 185"/>
                              <a:gd name="T118" fmla="+- 0 -2688 -2697"/>
                              <a:gd name="T119" fmla="*/ -2688 h 49"/>
                              <a:gd name="T120" fmla="+- 0 7516 7411"/>
                              <a:gd name="T121" fmla="*/ T120 w 185"/>
                              <a:gd name="T122" fmla="+- 0 -2678 -2697"/>
                              <a:gd name="T123" fmla="*/ -2678 h 49"/>
                              <a:gd name="T124" fmla="+- 0 7523 7411"/>
                              <a:gd name="T125" fmla="*/ T124 w 185"/>
                              <a:gd name="T126" fmla="+- 0 -2649 -2697"/>
                              <a:gd name="T127" fmla="*/ -2649 h 49"/>
                              <a:gd name="T128" fmla="+- 0 7509 7411"/>
                              <a:gd name="T129" fmla="*/ T128 w 185"/>
                              <a:gd name="T130" fmla="+- 0 -2663 -2697"/>
                              <a:gd name="T131" fmla="*/ -2663 h 49"/>
                              <a:gd name="T132" fmla="+- 0 7505 7411"/>
                              <a:gd name="T133" fmla="*/ T132 w 185"/>
                              <a:gd name="T134" fmla="+- 0 -2667 -2697"/>
                              <a:gd name="T135" fmla="*/ -2667 h 49"/>
                              <a:gd name="T136" fmla="+- 0 7501 7411"/>
                              <a:gd name="T137" fmla="*/ T136 w 185"/>
                              <a:gd name="T138" fmla="+- 0 -2670 -2697"/>
                              <a:gd name="T139" fmla="*/ -2670 h 49"/>
                              <a:gd name="T140" fmla="+- 0 7510 7411"/>
                              <a:gd name="T141" fmla="*/ T140 w 185"/>
                              <a:gd name="T142" fmla="+- 0 -2669 -2697"/>
                              <a:gd name="T143" fmla="*/ -2669 h 49"/>
                              <a:gd name="T144" fmla="+- 0 7513 7411"/>
                              <a:gd name="T145" fmla="*/ T144 w 185"/>
                              <a:gd name="T146" fmla="+- 0 -2665 -2697"/>
                              <a:gd name="T147" fmla="*/ -2665 h 49"/>
                              <a:gd name="T148" fmla="+- 0 7523 7411"/>
                              <a:gd name="T149" fmla="*/ T148 w 185"/>
                              <a:gd name="T150" fmla="+- 0 -2649 -2697"/>
                              <a:gd name="T151" fmla="*/ -2649 h 49"/>
                              <a:gd name="T152" fmla="+- 0 7528 7411"/>
                              <a:gd name="T153" fmla="*/ T152 w 185"/>
                              <a:gd name="T154" fmla="+- 0 -2648 -2697"/>
                              <a:gd name="T155" fmla="*/ -2648 h 49"/>
                              <a:gd name="T156" fmla="+- 0 7534 7411"/>
                              <a:gd name="T157" fmla="*/ T156 w 185"/>
                              <a:gd name="T158" fmla="+- 0 -2683 -2697"/>
                              <a:gd name="T159" fmla="*/ -2683 h 49"/>
                              <a:gd name="T160" fmla="+- 0 7550 7411"/>
                              <a:gd name="T161" fmla="*/ T160 w 185"/>
                              <a:gd name="T162" fmla="+- 0 -2653 -2697"/>
                              <a:gd name="T163" fmla="*/ -2653 h 49"/>
                              <a:gd name="T164" fmla="+- 0 7550 7411"/>
                              <a:gd name="T165" fmla="*/ T164 w 185"/>
                              <a:gd name="T166" fmla="+- 0 -2653 -2697"/>
                              <a:gd name="T167" fmla="*/ -2653 h 49"/>
                              <a:gd name="T168" fmla="+- 0 7551 7411"/>
                              <a:gd name="T169" fmla="*/ T168 w 185"/>
                              <a:gd name="T170" fmla="+- 0 -2659 -2697"/>
                              <a:gd name="T171" fmla="*/ -2659 h 49"/>
                              <a:gd name="T172" fmla="+- 0 7557 7411"/>
                              <a:gd name="T173" fmla="*/ T172 w 185"/>
                              <a:gd name="T174" fmla="+- 0 -2683 -2697"/>
                              <a:gd name="T175" fmla="*/ -2683 h 49"/>
                              <a:gd name="T176" fmla="+- 0 7551 7411"/>
                              <a:gd name="T177" fmla="*/ T176 w 185"/>
                              <a:gd name="T178" fmla="+- 0 -2655 -2697"/>
                              <a:gd name="T179" fmla="*/ -2655 h 49"/>
                              <a:gd name="T180" fmla="+- 0 7557 7411"/>
                              <a:gd name="T181" fmla="*/ T180 w 185"/>
                              <a:gd name="T182" fmla="+- 0 -2649 -2697"/>
                              <a:gd name="T183" fmla="*/ -2649 h 49"/>
                              <a:gd name="T184" fmla="+- 0 7551 7411"/>
                              <a:gd name="T185" fmla="*/ T184 w 185"/>
                              <a:gd name="T186" fmla="+- 0 -2655 -2697"/>
                              <a:gd name="T187" fmla="*/ -2655 h 49"/>
                              <a:gd name="T188" fmla="+- 0 7557 7411"/>
                              <a:gd name="T189" fmla="*/ T188 w 185"/>
                              <a:gd name="T190" fmla="+- 0 -2649 -2697"/>
                              <a:gd name="T191" fmla="*/ -2649 h 49"/>
                              <a:gd name="T192" fmla="+- 0 7573 7411"/>
                              <a:gd name="T193" fmla="*/ T192 w 185"/>
                              <a:gd name="T194" fmla="+- 0 -2678 -2697"/>
                              <a:gd name="T195" fmla="*/ -2678 h 49"/>
                              <a:gd name="T196" fmla="+- 0 7590 7411"/>
                              <a:gd name="T197" fmla="*/ T196 w 185"/>
                              <a:gd name="T198" fmla="+- 0 -2684 -2697"/>
                              <a:gd name="T199" fmla="*/ -2684 h 49"/>
                              <a:gd name="T200" fmla="+- 0 7579 7411"/>
                              <a:gd name="T201" fmla="*/ T200 w 185"/>
                              <a:gd name="T202" fmla="+- 0 -2680 -2697"/>
                              <a:gd name="T203" fmla="*/ -2680 h 49"/>
                              <a:gd name="T204" fmla="+- 0 7573 7411"/>
                              <a:gd name="T205" fmla="*/ T204 w 185"/>
                              <a:gd name="T206" fmla="+- 0 -2649 -2697"/>
                              <a:gd name="T207" fmla="*/ -2649 h 49"/>
                              <a:gd name="T208" fmla="+- 0 7568 7411"/>
                              <a:gd name="T209" fmla="*/ T208 w 185"/>
                              <a:gd name="T210" fmla="+- 0 -2683 -2697"/>
                              <a:gd name="T211" fmla="*/ -2683 h 49"/>
                              <a:gd name="T212" fmla="+- 0 7573 7411"/>
                              <a:gd name="T213" fmla="*/ T212 w 185"/>
                              <a:gd name="T214" fmla="+- 0 -2678 -2697"/>
                              <a:gd name="T215" fmla="*/ -2678 h 49"/>
                              <a:gd name="T216" fmla="+- 0 7573 7411"/>
                              <a:gd name="T217" fmla="*/ T216 w 185"/>
                              <a:gd name="T218" fmla="+- 0 -2673 -2697"/>
                              <a:gd name="T219" fmla="*/ -2673 h 49"/>
                              <a:gd name="T220" fmla="+- 0 7596 7411"/>
                              <a:gd name="T221" fmla="*/ T220 w 185"/>
                              <a:gd name="T222" fmla="+- 0 -2649 -2697"/>
                              <a:gd name="T223" fmla="*/ -2649 h 49"/>
                              <a:gd name="T224" fmla="+- 0 7591 7411"/>
                              <a:gd name="T225" fmla="*/ T224 w 185"/>
                              <a:gd name="T226" fmla="+- 0 -2680 -2697"/>
                              <a:gd name="T227" fmla="*/ -2680 h 49"/>
                              <a:gd name="T228" fmla="+- 0 7596 7411"/>
                              <a:gd name="T229" fmla="*/ T228 w 185"/>
                              <a:gd name="T230" fmla="+- 0 -2677 -2697"/>
                              <a:gd name="T231" fmla="*/ -2677 h 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185" h="49">
                                <a:moveTo>
                                  <a:pt x="34" y="5"/>
                                </a:moveTo>
                                <a:lnTo>
                                  <a:pt x="0" y="5"/>
                                </a:lnTo>
                                <a:lnTo>
                                  <a:pt x="0" y="0"/>
                                </a:lnTo>
                                <a:lnTo>
                                  <a:pt x="34" y="0"/>
                                </a:lnTo>
                                <a:lnTo>
                                  <a:pt x="34" y="5"/>
                                </a:lnTo>
                                <a:close/>
                                <a:moveTo>
                                  <a:pt x="20" y="48"/>
                                </a:moveTo>
                                <a:lnTo>
                                  <a:pt x="14" y="48"/>
                                </a:lnTo>
                                <a:lnTo>
                                  <a:pt x="14" y="5"/>
                                </a:lnTo>
                                <a:lnTo>
                                  <a:pt x="20" y="5"/>
                                </a:lnTo>
                                <a:lnTo>
                                  <a:pt x="20" y="48"/>
                                </a:lnTo>
                                <a:close/>
                                <a:moveTo>
                                  <a:pt x="69" y="35"/>
                                </a:moveTo>
                                <a:lnTo>
                                  <a:pt x="35" y="35"/>
                                </a:lnTo>
                                <a:lnTo>
                                  <a:pt x="35" y="32"/>
                                </a:lnTo>
                                <a:lnTo>
                                  <a:pt x="57" y="0"/>
                                </a:lnTo>
                                <a:lnTo>
                                  <a:pt x="63" y="0"/>
                                </a:lnTo>
                                <a:lnTo>
                                  <a:pt x="63" y="5"/>
                                </a:lnTo>
                                <a:lnTo>
                                  <a:pt x="58" y="5"/>
                                </a:lnTo>
                                <a:lnTo>
                                  <a:pt x="57" y="6"/>
                                </a:lnTo>
                                <a:lnTo>
                                  <a:pt x="56" y="9"/>
                                </a:lnTo>
                                <a:lnTo>
                                  <a:pt x="41" y="31"/>
                                </a:lnTo>
                                <a:lnTo>
                                  <a:pt x="69" y="31"/>
                                </a:lnTo>
                                <a:lnTo>
                                  <a:pt x="69" y="35"/>
                                </a:lnTo>
                                <a:close/>
                                <a:moveTo>
                                  <a:pt x="63" y="31"/>
                                </a:moveTo>
                                <a:lnTo>
                                  <a:pt x="58" y="31"/>
                                </a:lnTo>
                                <a:lnTo>
                                  <a:pt x="58" y="8"/>
                                </a:lnTo>
                                <a:lnTo>
                                  <a:pt x="58" y="5"/>
                                </a:lnTo>
                                <a:lnTo>
                                  <a:pt x="63" y="5"/>
                                </a:lnTo>
                                <a:lnTo>
                                  <a:pt x="63" y="31"/>
                                </a:lnTo>
                                <a:close/>
                                <a:moveTo>
                                  <a:pt x="63" y="48"/>
                                </a:moveTo>
                                <a:lnTo>
                                  <a:pt x="58" y="48"/>
                                </a:lnTo>
                                <a:lnTo>
                                  <a:pt x="58" y="35"/>
                                </a:lnTo>
                                <a:lnTo>
                                  <a:pt x="63" y="35"/>
                                </a:lnTo>
                                <a:lnTo>
                                  <a:pt x="63" y="48"/>
                                </a:lnTo>
                                <a:close/>
                                <a:moveTo>
                                  <a:pt x="84" y="48"/>
                                </a:moveTo>
                                <a:lnTo>
                                  <a:pt x="78" y="48"/>
                                </a:lnTo>
                                <a:lnTo>
                                  <a:pt x="78" y="0"/>
                                </a:lnTo>
                                <a:lnTo>
                                  <a:pt x="95" y="0"/>
                                </a:lnTo>
                                <a:lnTo>
                                  <a:pt x="101" y="2"/>
                                </a:lnTo>
                                <a:lnTo>
                                  <a:pt x="105" y="5"/>
                                </a:lnTo>
                                <a:lnTo>
                                  <a:pt x="84" y="5"/>
                                </a:lnTo>
                                <a:lnTo>
                                  <a:pt x="84" y="22"/>
                                </a:lnTo>
                                <a:lnTo>
                                  <a:pt x="103" y="22"/>
                                </a:lnTo>
                                <a:lnTo>
                                  <a:pt x="103" y="23"/>
                                </a:lnTo>
                                <a:lnTo>
                                  <a:pt x="99" y="25"/>
                                </a:lnTo>
                                <a:lnTo>
                                  <a:pt x="96" y="26"/>
                                </a:lnTo>
                                <a:lnTo>
                                  <a:pt x="97" y="26"/>
                                </a:lnTo>
                                <a:lnTo>
                                  <a:pt x="99" y="27"/>
                                </a:lnTo>
                                <a:lnTo>
                                  <a:pt x="84" y="27"/>
                                </a:lnTo>
                                <a:lnTo>
                                  <a:pt x="84" y="48"/>
                                </a:lnTo>
                                <a:close/>
                                <a:moveTo>
                                  <a:pt x="103" y="22"/>
                                </a:moveTo>
                                <a:lnTo>
                                  <a:pt x="93" y="22"/>
                                </a:lnTo>
                                <a:lnTo>
                                  <a:pt x="97" y="21"/>
                                </a:lnTo>
                                <a:lnTo>
                                  <a:pt x="99" y="19"/>
                                </a:lnTo>
                                <a:lnTo>
                                  <a:pt x="101" y="15"/>
                                </a:lnTo>
                                <a:lnTo>
                                  <a:pt x="101" y="9"/>
                                </a:lnTo>
                                <a:lnTo>
                                  <a:pt x="96" y="5"/>
                                </a:lnTo>
                                <a:lnTo>
                                  <a:pt x="105" y="5"/>
                                </a:lnTo>
                                <a:lnTo>
                                  <a:pt x="107" y="9"/>
                                </a:lnTo>
                                <a:lnTo>
                                  <a:pt x="107" y="15"/>
                                </a:lnTo>
                                <a:lnTo>
                                  <a:pt x="105" y="19"/>
                                </a:lnTo>
                                <a:lnTo>
                                  <a:pt x="103" y="22"/>
                                </a:lnTo>
                                <a:close/>
                                <a:moveTo>
                                  <a:pt x="112" y="48"/>
                                </a:moveTo>
                                <a:lnTo>
                                  <a:pt x="106" y="48"/>
                                </a:lnTo>
                                <a:lnTo>
                                  <a:pt x="98" y="34"/>
                                </a:lnTo>
                                <a:lnTo>
                                  <a:pt x="97" y="33"/>
                                </a:lnTo>
                                <a:lnTo>
                                  <a:pt x="94" y="30"/>
                                </a:lnTo>
                                <a:lnTo>
                                  <a:pt x="92" y="28"/>
                                </a:lnTo>
                                <a:lnTo>
                                  <a:pt x="90" y="27"/>
                                </a:lnTo>
                                <a:lnTo>
                                  <a:pt x="99" y="27"/>
                                </a:lnTo>
                                <a:lnTo>
                                  <a:pt x="99" y="28"/>
                                </a:lnTo>
                                <a:lnTo>
                                  <a:pt x="101" y="29"/>
                                </a:lnTo>
                                <a:lnTo>
                                  <a:pt x="102" y="32"/>
                                </a:lnTo>
                                <a:lnTo>
                                  <a:pt x="103" y="33"/>
                                </a:lnTo>
                                <a:lnTo>
                                  <a:pt x="112" y="48"/>
                                </a:lnTo>
                                <a:close/>
                                <a:moveTo>
                                  <a:pt x="137" y="49"/>
                                </a:moveTo>
                                <a:lnTo>
                                  <a:pt x="117" y="49"/>
                                </a:lnTo>
                                <a:lnTo>
                                  <a:pt x="117" y="14"/>
                                </a:lnTo>
                                <a:lnTo>
                                  <a:pt x="123" y="14"/>
                                </a:lnTo>
                                <a:lnTo>
                                  <a:pt x="123" y="44"/>
                                </a:lnTo>
                                <a:lnTo>
                                  <a:pt x="139" y="44"/>
                                </a:lnTo>
                                <a:lnTo>
                                  <a:pt x="137" y="49"/>
                                </a:lnTo>
                                <a:close/>
                                <a:moveTo>
                                  <a:pt x="139" y="44"/>
                                </a:moveTo>
                                <a:lnTo>
                                  <a:pt x="135" y="44"/>
                                </a:lnTo>
                                <a:lnTo>
                                  <a:pt x="140" y="38"/>
                                </a:lnTo>
                                <a:lnTo>
                                  <a:pt x="140" y="14"/>
                                </a:lnTo>
                                <a:lnTo>
                                  <a:pt x="146" y="14"/>
                                </a:lnTo>
                                <a:lnTo>
                                  <a:pt x="146" y="42"/>
                                </a:lnTo>
                                <a:lnTo>
                                  <a:pt x="140" y="42"/>
                                </a:lnTo>
                                <a:lnTo>
                                  <a:pt x="139" y="44"/>
                                </a:lnTo>
                                <a:close/>
                                <a:moveTo>
                                  <a:pt x="146" y="48"/>
                                </a:moveTo>
                                <a:lnTo>
                                  <a:pt x="140" y="48"/>
                                </a:lnTo>
                                <a:lnTo>
                                  <a:pt x="140" y="42"/>
                                </a:lnTo>
                                <a:lnTo>
                                  <a:pt x="146" y="42"/>
                                </a:lnTo>
                                <a:lnTo>
                                  <a:pt x="146" y="48"/>
                                </a:lnTo>
                                <a:close/>
                                <a:moveTo>
                                  <a:pt x="166" y="19"/>
                                </a:moveTo>
                                <a:lnTo>
                                  <a:pt x="162" y="19"/>
                                </a:lnTo>
                                <a:lnTo>
                                  <a:pt x="166" y="13"/>
                                </a:lnTo>
                                <a:lnTo>
                                  <a:pt x="179" y="13"/>
                                </a:lnTo>
                                <a:lnTo>
                                  <a:pt x="183" y="17"/>
                                </a:lnTo>
                                <a:lnTo>
                                  <a:pt x="168" y="17"/>
                                </a:lnTo>
                                <a:lnTo>
                                  <a:pt x="166" y="19"/>
                                </a:lnTo>
                                <a:close/>
                                <a:moveTo>
                                  <a:pt x="162" y="48"/>
                                </a:moveTo>
                                <a:lnTo>
                                  <a:pt x="157" y="48"/>
                                </a:lnTo>
                                <a:lnTo>
                                  <a:pt x="157" y="14"/>
                                </a:lnTo>
                                <a:lnTo>
                                  <a:pt x="162" y="14"/>
                                </a:lnTo>
                                <a:lnTo>
                                  <a:pt x="162" y="19"/>
                                </a:lnTo>
                                <a:lnTo>
                                  <a:pt x="166" y="19"/>
                                </a:lnTo>
                                <a:lnTo>
                                  <a:pt x="162" y="24"/>
                                </a:lnTo>
                                <a:lnTo>
                                  <a:pt x="162" y="48"/>
                                </a:lnTo>
                                <a:close/>
                                <a:moveTo>
                                  <a:pt x="185" y="48"/>
                                </a:moveTo>
                                <a:lnTo>
                                  <a:pt x="180" y="48"/>
                                </a:lnTo>
                                <a:lnTo>
                                  <a:pt x="180" y="17"/>
                                </a:lnTo>
                                <a:lnTo>
                                  <a:pt x="183" y="17"/>
                                </a:lnTo>
                                <a:lnTo>
                                  <a:pt x="185" y="20"/>
                                </a:lnTo>
                                <a:lnTo>
                                  <a:pt x="185" y="4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35" name="Picture 52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7350" y="-1877"/>
                            <a:ext cx="311"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6" name="Rectangle 527"/>
                        <wps:cNvSpPr>
                          <a:spLocks noChangeArrowheads="1"/>
                        </wps:cNvSpPr>
                        <wps:spPr bwMode="auto">
                          <a:xfrm>
                            <a:off x="7324" y="-2632"/>
                            <a:ext cx="365" cy="1163"/>
                          </a:xfrm>
                          <a:prstGeom prst="rect">
                            <a:avLst/>
                          </a:prstGeom>
                          <a:noFill/>
                          <a:ln w="3984">
                            <a:solidFill>
                              <a:srgbClr val="7F7F7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 name="Rectangle 526"/>
                        <wps:cNvSpPr>
                          <a:spLocks noChangeArrowheads="1"/>
                        </wps:cNvSpPr>
                        <wps:spPr bwMode="auto">
                          <a:xfrm>
                            <a:off x="7319" y="-2740"/>
                            <a:ext cx="365" cy="1271"/>
                          </a:xfrm>
                          <a:prstGeom prst="rect">
                            <a:avLst/>
                          </a:prstGeom>
                          <a:noFill/>
                          <a:ln w="3984">
                            <a:solidFill>
                              <a:srgbClr val="7F7F7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38" name="Picture 52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7701" y="-2740"/>
                            <a:ext cx="702" cy="3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9" name="AutoShape 524"/>
                        <wps:cNvSpPr>
                          <a:spLocks/>
                        </wps:cNvSpPr>
                        <wps:spPr bwMode="auto">
                          <a:xfrm>
                            <a:off x="7821" y="-2701"/>
                            <a:ext cx="470" cy="68"/>
                          </a:xfrm>
                          <a:custGeom>
                            <a:avLst/>
                            <a:gdLst>
                              <a:gd name="T0" fmla="+- 0 7842 7821"/>
                              <a:gd name="T1" fmla="*/ T0 w 470"/>
                              <a:gd name="T2" fmla="+- 0 -2655 -2701"/>
                              <a:gd name="T3" fmla="*/ -2655 h 68"/>
                              <a:gd name="T4" fmla="+- 0 7856 7821"/>
                              <a:gd name="T5" fmla="*/ T4 w 470"/>
                              <a:gd name="T6" fmla="+- 0 -2697 -2701"/>
                              <a:gd name="T7" fmla="*/ -2697 h 68"/>
                              <a:gd name="T8" fmla="+- 0 7866 7821"/>
                              <a:gd name="T9" fmla="*/ T8 w 470"/>
                              <a:gd name="T10" fmla="+- 0 -2674 -2701"/>
                              <a:gd name="T11" fmla="*/ -2674 h 68"/>
                              <a:gd name="T12" fmla="+- 0 7872 7821"/>
                              <a:gd name="T13" fmla="*/ T12 w 470"/>
                              <a:gd name="T14" fmla="+- 0 -2670 -2701"/>
                              <a:gd name="T15" fmla="*/ -2670 h 68"/>
                              <a:gd name="T16" fmla="+- 0 7894 7821"/>
                              <a:gd name="T17" fmla="*/ T16 w 470"/>
                              <a:gd name="T18" fmla="+- 0 -2653 -2701"/>
                              <a:gd name="T19" fmla="*/ -2653 h 68"/>
                              <a:gd name="T20" fmla="+- 0 7886 7821"/>
                              <a:gd name="T21" fmla="*/ T20 w 470"/>
                              <a:gd name="T22" fmla="+- 0 -2680 -2701"/>
                              <a:gd name="T23" fmla="*/ -2680 h 68"/>
                              <a:gd name="T24" fmla="+- 0 7894 7821"/>
                              <a:gd name="T25" fmla="*/ T24 w 470"/>
                              <a:gd name="T26" fmla="+- 0 -2657 -2701"/>
                              <a:gd name="T27" fmla="*/ -2657 h 68"/>
                              <a:gd name="T28" fmla="+- 0 7921 7821"/>
                              <a:gd name="T29" fmla="*/ T28 w 470"/>
                              <a:gd name="T30" fmla="+- 0 -2684 -2701"/>
                              <a:gd name="T31" fmla="*/ -2684 h 68"/>
                              <a:gd name="T32" fmla="+- 0 7904 7821"/>
                              <a:gd name="T33" fmla="*/ T32 w 470"/>
                              <a:gd name="T34" fmla="+- 0 -2649 -2701"/>
                              <a:gd name="T35" fmla="*/ -2649 h 68"/>
                              <a:gd name="T36" fmla="+- 0 7910 7821"/>
                              <a:gd name="T37" fmla="*/ T36 w 470"/>
                              <a:gd name="T38" fmla="+- 0 -2649 -2701"/>
                              <a:gd name="T39" fmla="*/ -2649 h 68"/>
                              <a:gd name="T40" fmla="+- 0 7930 7821"/>
                              <a:gd name="T41" fmla="*/ T40 w 470"/>
                              <a:gd name="T42" fmla="+- 0 -2692 -2701"/>
                              <a:gd name="T43" fmla="*/ -2692 h 68"/>
                              <a:gd name="T44" fmla="+- 0 7935 7821"/>
                              <a:gd name="T45" fmla="*/ T44 w 470"/>
                              <a:gd name="T46" fmla="+- 0 -2694 -2701"/>
                              <a:gd name="T47" fmla="*/ -2694 h 68"/>
                              <a:gd name="T48" fmla="+- 0 7934 7821"/>
                              <a:gd name="T49" fmla="*/ T48 w 470"/>
                              <a:gd name="T50" fmla="+- 0 -2649 -2701"/>
                              <a:gd name="T51" fmla="*/ -2649 h 68"/>
                              <a:gd name="T52" fmla="+- 0 7962 7821"/>
                              <a:gd name="T53" fmla="*/ T52 w 470"/>
                              <a:gd name="T54" fmla="+- 0 -2700 -2701"/>
                              <a:gd name="T55" fmla="*/ -2700 h 68"/>
                              <a:gd name="T56" fmla="+- 0 7962 7821"/>
                              <a:gd name="T57" fmla="*/ T56 w 470"/>
                              <a:gd name="T58" fmla="+- 0 -2696 -2701"/>
                              <a:gd name="T59" fmla="*/ -2696 h 68"/>
                              <a:gd name="T60" fmla="+- 0 7960 7821"/>
                              <a:gd name="T61" fmla="*/ T60 w 470"/>
                              <a:gd name="T62" fmla="+- 0 -2679 -2701"/>
                              <a:gd name="T63" fmla="*/ -2679 h 68"/>
                              <a:gd name="T64" fmla="+- 0 7967 7821"/>
                              <a:gd name="T65" fmla="*/ T64 w 470"/>
                              <a:gd name="T66" fmla="+- 0 -2683 -2701"/>
                              <a:gd name="T67" fmla="*/ -2683 h 68"/>
                              <a:gd name="T68" fmla="+- 0 7982 7821"/>
                              <a:gd name="T69" fmla="*/ T68 w 470"/>
                              <a:gd name="T70" fmla="+- 0 -2654 -2701"/>
                              <a:gd name="T71" fmla="*/ -2654 h 68"/>
                              <a:gd name="T72" fmla="+- 0 7982 7821"/>
                              <a:gd name="T73" fmla="*/ T72 w 470"/>
                              <a:gd name="T74" fmla="+- 0 -2654 -2701"/>
                              <a:gd name="T75" fmla="*/ -2654 h 68"/>
                              <a:gd name="T76" fmla="+- 0 7973 7821"/>
                              <a:gd name="T77" fmla="*/ T76 w 470"/>
                              <a:gd name="T78" fmla="+- 0 -2633 -2701"/>
                              <a:gd name="T79" fmla="*/ -2633 h 68"/>
                              <a:gd name="T80" fmla="+- 0 7973 7821"/>
                              <a:gd name="T81" fmla="*/ T80 w 470"/>
                              <a:gd name="T82" fmla="+- 0 -2633 -2701"/>
                              <a:gd name="T83" fmla="*/ -2633 h 68"/>
                              <a:gd name="T84" fmla="+- 0 8004 7821"/>
                              <a:gd name="T85" fmla="*/ T84 w 470"/>
                              <a:gd name="T86" fmla="+- 0 -2699 -2701"/>
                              <a:gd name="T87" fmla="*/ -2699 h 68"/>
                              <a:gd name="T88" fmla="+- 0 7999 7821"/>
                              <a:gd name="T89" fmla="*/ T88 w 470"/>
                              <a:gd name="T90" fmla="+- 0 -2683 -2701"/>
                              <a:gd name="T91" fmla="*/ -2683 h 68"/>
                              <a:gd name="T92" fmla="+- 0 8038 7821"/>
                              <a:gd name="T93" fmla="*/ T92 w 470"/>
                              <a:gd name="T94" fmla="+- 0 -2684 -2701"/>
                              <a:gd name="T95" fmla="*/ -2684 h 68"/>
                              <a:gd name="T96" fmla="+- 0 8016 7821"/>
                              <a:gd name="T97" fmla="*/ T96 w 470"/>
                              <a:gd name="T98" fmla="+- 0 -2683 -2701"/>
                              <a:gd name="T99" fmla="*/ -2683 h 68"/>
                              <a:gd name="T100" fmla="+- 0 8044 7821"/>
                              <a:gd name="T101" fmla="*/ T100 w 470"/>
                              <a:gd name="T102" fmla="+- 0 -2649 -2701"/>
                              <a:gd name="T103" fmla="*/ -2649 h 68"/>
                              <a:gd name="T104" fmla="+- 0 8074 7821"/>
                              <a:gd name="T105" fmla="*/ T104 w 470"/>
                              <a:gd name="T106" fmla="+- 0 -2648 -2701"/>
                              <a:gd name="T107" fmla="*/ -2648 h 68"/>
                              <a:gd name="T108" fmla="+- 0 8078 7821"/>
                              <a:gd name="T109" fmla="*/ T108 w 470"/>
                              <a:gd name="T110" fmla="+- 0 -2680 -2701"/>
                              <a:gd name="T111" fmla="*/ -2680 h 68"/>
                              <a:gd name="T112" fmla="+- 0 8074 7821"/>
                              <a:gd name="T113" fmla="*/ T112 w 470"/>
                              <a:gd name="T114" fmla="+- 0 -2648 -2701"/>
                              <a:gd name="T115" fmla="*/ -2648 h 68"/>
                              <a:gd name="T116" fmla="+- 0 8077 7821"/>
                              <a:gd name="T117" fmla="*/ T116 w 470"/>
                              <a:gd name="T118" fmla="+- 0 -2653 -2701"/>
                              <a:gd name="T119" fmla="*/ -2653 h 68"/>
                              <a:gd name="T120" fmla="+- 0 8078 7821"/>
                              <a:gd name="T121" fmla="*/ T120 w 470"/>
                              <a:gd name="T122" fmla="+- 0 -2679 -2701"/>
                              <a:gd name="T123" fmla="*/ -2679 h 68"/>
                              <a:gd name="T124" fmla="+- 0 8078 7821"/>
                              <a:gd name="T125" fmla="*/ T124 w 470"/>
                              <a:gd name="T126" fmla="+- 0 -2638 -2701"/>
                              <a:gd name="T127" fmla="*/ -2638 h 68"/>
                              <a:gd name="T128" fmla="+- 0 8055 7821"/>
                              <a:gd name="T129" fmla="*/ T128 w 470"/>
                              <a:gd name="T130" fmla="+- 0 -2635 -2701"/>
                              <a:gd name="T131" fmla="*/ -2635 h 68"/>
                              <a:gd name="T132" fmla="+- 0 8096 7821"/>
                              <a:gd name="T133" fmla="*/ T132 w 470"/>
                              <a:gd name="T134" fmla="+- 0 -2649 -2701"/>
                              <a:gd name="T135" fmla="*/ -2649 h 68"/>
                              <a:gd name="T136" fmla="+- 0 8125 7821"/>
                              <a:gd name="T137" fmla="*/ T136 w 470"/>
                              <a:gd name="T138" fmla="+- 0 -2654 -2701"/>
                              <a:gd name="T139" fmla="*/ -2654 h 68"/>
                              <a:gd name="T140" fmla="+- 0 8134 7821"/>
                              <a:gd name="T141" fmla="*/ T140 w 470"/>
                              <a:gd name="T142" fmla="+- 0 -2692 -2701"/>
                              <a:gd name="T143" fmla="*/ -2692 h 68"/>
                              <a:gd name="T144" fmla="+- 0 8141 7821"/>
                              <a:gd name="T145" fmla="*/ T144 w 470"/>
                              <a:gd name="T146" fmla="+- 0 -2674 -2701"/>
                              <a:gd name="T147" fmla="*/ -2674 h 68"/>
                              <a:gd name="T148" fmla="+- 0 8146 7821"/>
                              <a:gd name="T149" fmla="*/ T148 w 470"/>
                              <a:gd name="T150" fmla="+- 0 -2660 -2701"/>
                              <a:gd name="T151" fmla="*/ -2660 h 68"/>
                              <a:gd name="T152" fmla="+- 0 8169 7821"/>
                              <a:gd name="T153" fmla="*/ T152 w 470"/>
                              <a:gd name="T154" fmla="+- 0 -2660 -2701"/>
                              <a:gd name="T155" fmla="*/ -2660 h 68"/>
                              <a:gd name="T156" fmla="+- 0 8169 7821"/>
                              <a:gd name="T157" fmla="*/ T156 w 470"/>
                              <a:gd name="T158" fmla="+- 0 -2653 -2701"/>
                              <a:gd name="T159" fmla="*/ -2653 h 68"/>
                              <a:gd name="T160" fmla="+- 0 8210 7821"/>
                              <a:gd name="T161" fmla="*/ T160 w 470"/>
                              <a:gd name="T162" fmla="+- 0 -2692 -2701"/>
                              <a:gd name="T163" fmla="*/ -2692 h 68"/>
                              <a:gd name="T164" fmla="+- 0 8204 7821"/>
                              <a:gd name="T165" fmla="*/ T164 w 470"/>
                              <a:gd name="T166" fmla="+- 0 -2672 -2701"/>
                              <a:gd name="T167" fmla="*/ -2672 h 68"/>
                              <a:gd name="T168" fmla="+- 0 8189 7821"/>
                              <a:gd name="T169" fmla="*/ T168 w 470"/>
                              <a:gd name="T170" fmla="+- 0 -2649 -2701"/>
                              <a:gd name="T171" fmla="*/ -2649 h 68"/>
                              <a:gd name="T172" fmla="+- 0 8207 7821"/>
                              <a:gd name="T173" fmla="*/ T172 w 470"/>
                              <a:gd name="T174" fmla="+- 0 -2688 -2701"/>
                              <a:gd name="T175" fmla="*/ -2688 h 68"/>
                              <a:gd name="T176" fmla="+- 0 8209 7821"/>
                              <a:gd name="T177" fmla="*/ T176 w 470"/>
                              <a:gd name="T178" fmla="+- 0 -2675 -2701"/>
                              <a:gd name="T179" fmla="*/ -2675 h 68"/>
                              <a:gd name="T180" fmla="+- 0 8198 7821"/>
                              <a:gd name="T181" fmla="*/ T180 w 470"/>
                              <a:gd name="T182" fmla="+- 0 -2669 -2701"/>
                              <a:gd name="T183" fmla="*/ -2669 h 68"/>
                              <a:gd name="T184" fmla="+- 0 8209 7821"/>
                              <a:gd name="T185" fmla="*/ T184 w 470"/>
                              <a:gd name="T186" fmla="+- 0 -2664 -2701"/>
                              <a:gd name="T187" fmla="*/ -2664 h 68"/>
                              <a:gd name="T188" fmla="+- 0 8229 7821"/>
                              <a:gd name="T189" fmla="*/ T188 w 470"/>
                              <a:gd name="T190" fmla="+- 0 -2653 -2701"/>
                              <a:gd name="T191" fmla="*/ -2653 h 68"/>
                              <a:gd name="T192" fmla="+- 0 8246 7821"/>
                              <a:gd name="T193" fmla="*/ T192 w 470"/>
                              <a:gd name="T194" fmla="+- 0 -2683 -2701"/>
                              <a:gd name="T195" fmla="*/ -2683 h 68"/>
                              <a:gd name="T196" fmla="+- 0 8246 7821"/>
                              <a:gd name="T197" fmla="*/ T196 w 470"/>
                              <a:gd name="T198" fmla="+- 0 -2649 -2701"/>
                              <a:gd name="T199" fmla="*/ -2649 h 68"/>
                              <a:gd name="T200" fmla="+- 0 8272 7821"/>
                              <a:gd name="T201" fmla="*/ T200 w 470"/>
                              <a:gd name="T202" fmla="+- 0 -2684 -2701"/>
                              <a:gd name="T203" fmla="*/ -2684 h 68"/>
                              <a:gd name="T204" fmla="+- 0 8263 7821"/>
                              <a:gd name="T205" fmla="*/ T204 w 470"/>
                              <a:gd name="T206" fmla="+- 0 -2649 -2701"/>
                              <a:gd name="T207" fmla="*/ -2649 h 68"/>
                              <a:gd name="T208" fmla="+- 0 8268 7821"/>
                              <a:gd name="T209" fmla="*/ T208 w 470"/>
                              <a:gd name="T210" fmla="+- 0 -2649 -2701"/>
                              <a:gd name="T211" fmla="*/ -2649 h 68"/>
                              <a:gd name="T212" fmla="+- 0 8291 7821"/>
                              <a:gd name="T213" fmla="*/ T212 w 470"/>
                              <a:gd name="T214" fmla="+- 0 -2649 -2701"/>
                              <a:gd name="T215" fmla="*/ -2649 h 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470" h="68">
                                <a:moveTo>
                                  <a:pt x="24" y="52"/>
                                </a:moveTo>
                                <a:lnTo>
                                  <a:pt x="18" y="52"/>
                                </a:lnTo>
                                <a:lnTo>
                                  <a:pt x="0" y="4"/>
                                </a:lnTo>
                                <a:lnTo>
                                  <a:pt x="6" y="4"/>
                                </a:lnTo>
                                <a:lnTo>
                                  <a:pt x="20" y="44"/>
                                </a:lnTo>
                                <a:lnTo>
                                  <a:pt x="21" y="46"/>
                                </a:lnTo>
                                <a:lnTo>
                                  <a:pt x="26" y="46"/>
                                </a:lnTo>
                                <a:lnTo>
                                  <a:pt x="24" y="52"/>
                                </a:lnTo>
                                <a:close/>
                                <a:moveTo>
                                  <a:pt x="26" y="46"/>
                                </a:moveTo>
                                <a:lnTo>
                                  <a:pt x="21" y="46"/>
                                </a:lnTo>
                                <a:lnTo>
                                  <a:pt x="21" y="44"/>
                                </a:lnTo>
                                <a:lnTo>
                                  <a:pt x="35" y="4"/>
                                </a:lnTo>
                                <a:lnTo>
                                  <a:pt x="41" y="4"/>
                                </a:lnTo>
                                <a:lnTo>
                                  <a:pt x="26" y="46"/>
                                </a:lnTo>
                                <a:close/>
                                <a:moveTo>
                                  <a:pt x="68" y="53"/>
                                </a:moveTo>
                                <a:lnTo>
                                  <a:pt x="54" y="53"/>
                                </a:lnTo>
                                <a:lnTo>
                                  <a:pt x="45" y="43"/>
                                </a:lnTo>
                                <a:lnTo>
                                  <a:pt x="45" y="27"/>
                                </a:lnTo>
                                <a:lnTo>
                                  <a:pt x="54" y="17"/>
                                </a:lnTo>
                                <a:lnTo>
                                  <a:pt x="68" y="17"/>
                                </a:lnTo>
                                <a:lnTo>
                                  <a:pt x="72" y="21"/>
                                </a:lnTo>
                                <a:lnTo>
                                  <a:pt x="57" y="21"/>
                                </a:lnTo>
                                <a:lnTo>
                                  <a:pt x="52" y="27"/>
                                </a:lnTo>
                                <a:lnTo>
                                  <a:pt x="51" y="31"/>
                                </a:lnTo>
                                <a:lnTo>
                                  <a:pt x="75" y="31"/>
                                </a:lnTo>
                                <a:lnTo>
                                  <a:pt x="75" y="36"/>
                                </a:lnTo>
                                <a:lnTo>
                                  <a:pt x="51" y="36"/>
                                </a:lnTo>
                                <a:lnTo>
                                  <a:pt x="51" y="42"/>
                                </a:lnTo>
                                <a:lnTo>
                                  <a:pt x="57" y="48"/>
                                </a:lnTo>
                                <a:lnTo>
                                  <a:pt x="73" y="48"/>
                                </a:lnTo>
                                <a:lnTo>
                                  <a:pt x="73" y="49"/>
                                </a:lnTo>
                                <a:lnTo>
                                  <a:pt x="68" y="53"/>
                                </a:lnTo>
                                <a:close/>
                                <a:moveTo>
                                  <a:pt x="75" y="31"/>
                                </a:moveTo>
                                <a:lnTo>
                                  <a:pt x="70" y="31"/>
                                </a:lnTo>
                                <a:lnTo>
                                  <a:pt x="69" y="27"/>
                                </a:lnTo>
                                <a:lnTo>
                                  <a:pt x="65" y="21"/>
                                </a:lnTo>
                                <a:lnTo>
                                  <a:pt x="72" y="21"/>
                                </a:lnTo>
                                <a:lnTo>
                                  <a:pt x="75" y="26"/>
                                </a:lnTo>
                                <a:lnTo>
                                  <a:pt x="75" y="31"/>
                                </a:lnTo>
                                <a:close/>
                                <a:moveTo>
                                  <a:pt x="73" y="48"/>
                                </a:moveTo>
                                <a:lnTo>
                                  <a:pt x="68" y="48"/>
                                </a:lnTo>
                                <a:lnTo>
                                  <a:pt x="73" y="44"/>
                                </a:lnTo>
                                <a:lnTo>
                                  <a:pt x="73" y="48"/>
                                </a:lnTo>
                                <a:close/>
                                <a:moveTo>
                                  <a:pt x="92" y="25"/>
                                </a:moveTo>
                                <a:lnTo>
                                  <a:pt x="89" y="25"/>
                                </a:lnTo>
                                <a:lnTo>
                                  <a:pt x="90" y="21"/>
                                </a:lnTo>
                                <a:lnTo>
                                  <a:pt x="95" y="17"/>
                                </a:lnTo>
                                <a:lnTo>
                                  <a:pt x="100" y="17"/>
                                </a:lnTo>
                                <a:lnTo>
                                  <a:pt x="101" y="18"/>
                                </a:lnTo>
                                <a:lnTo>
                                  <a:pt x="101" y="22"/>
                                </a:lnTo>
                                <a:lnTo>
                                  <a:pt x="94" y="22"/>
                                </a:lnTo>
                                <a:lnTo>
                                  <a:pt x="92" y="25"/>
                                </a:lnTo>
                                <a:close/>
                                <a:moveTo>
                                  <a:pt x="89" y="52"/>
                                </a:moveTo>
                                <a:lnTo>
                                  <a:pt x="83" y="52"/>
                                </a:lnTo>
                                <a:lnTo>
                                  <a:pt x="83" y="18"/>
                                </a:lnTo>
                                <a:lnTo>
                                  <a:pt x="89" y="18"/>
                                </a:lnTo>
                                <a:lnTo>
                                  <a:pt x="89" y="25"/>
                                </a:lnTo>
                                <a:lnTo>
                                  <a:pt x="92" y="25"/>
                                </a:lnTo>
                                <a:lnTo>
                                  <a:pt x="89" y="29"/>
                                </a:lnTo>
                                <a:lnTo>
                                  <a:pt x="89" y="52"/>
                                </a:lnTo>
                                <a:close/>
                                <a:moveTo>
                                  <a:pt x="101" y="23"/>
                                </a:moveTo>
                                <a:lnTo>
                                  <a:pt x="100" y="22"/>
                                </a:lnTo>
                                <a:lnTo>
                                  <a:pt x="101" y="22"/>
                                </a:lnTo>
                                <a:lnTo>
                                  <a:pt x="101" y="23"/>
                                </a:lnTo>
                                <a:close/>
                                <a:moveTo>
                                  <a:pt x="112" y="9"/>
                                </a:moveTo>
                                <a:lnTo>
                                  <a:pt x="109" y="9"/>
                                </a:lnTo>
                                <a:lnTo>
                                  <a:pt x="106" y="7"/>
                                </a:lnTo>
                                <a:lnTo>
                                  <a:pt x="106" y="4"/>
                                </a:lnTo>
                                <a:lnTo>
                                  <a:pt x="109" y="2"/>
                                </a:lnTo>
                                <a:lnTo>
                                  <a:pt x="112" y="2"/>
                                </a:lnTo>
                                <a:lnTo>
                                  <a:pt x="114" y="4"/>
                                </a:lnTo>
                                <a:lnTo>
                                  <a:pt x="114" y="7"/>
                                </a:lnTo>
                                <a:lnTo>
                                  <a:pt x="112" y="9"/>
                                </a:lnTo>
                                <a:close/>
                                <a:moveTo>
                                  <a:pt x="113" y="52"/>
                                </a:moveTo>
                                <a:lnTo>
                                  <a:pt x="107" y="52"/>
                                </a:lnTo>
                                <a:lnTo>
                                  <a:pt x="107" y="18"/>
                                </a:lnTo>
                                <a:lnTo>
                                  <a:pt x="113" y="18"/>
                                </a:lnTo>
                                <a:lnTo>
                                  <a:pt x="113" y="52"/>
                                </a:lnTo>
                                <a:close/>
                                <a:moveTo>
                                  <a:pt x="131" y="18"/>
                                </a:moveTo>
                                <a:lnTo>
                                  <a:pt x="126" y="18"/>
                                </a:lnTo>
                                <a:lnTo>
                                  <a:pt x="126" y="7"/>
                                </a:lnTo>
                                <a:lnTo>
                                  <a:pt x="132" y="0"/>
                                </a:lnTo>
                                <a:lnTo>
                                  <a:pt x="139" y="0"/>
                                </a:lnTo>
                                <a:lnTo>
                                  <a:pt x="141" y="1"/>
                                </a:lnTo>
                                <a:lnTo>
                                  <a:pt x="141" y="5"/>
                                </a:lnTo>
                                <a:lnTo>
                                  <a:pt x="131" y="5"/>
                                </a:lnTo>
                                <a:lnTo>
                                  <a:pt x="131" y="18"/>
                                </a:lnTo>
                                <a:close/>
                                <a:moveTo>
                                  <a:pt x="141" y="6"/>
                                </a:moveTo>
                                <a:lnTo>
                                  <a:pt x="139" y="5"/>
                                </a:lnTo>
                                <a:lnTo>
                                  <a:pt x="141" y="5"/>
                                </a:lnTo>
                                <a:lnTo>
                                  <a:pt x="141" y="6"/>
                                </a:lnTo>
                                <a:close/>
                                <a:moveTo>
                                  <a:pt x="139" y="22"/>
                                </a:moveTo>
                                <a:lnTo>
                                  <a:pt x="120" y="22"/>
                                </a:lnTo>
                                <a:lnTo>
                                  <a:pt x="120" y="18"/>
                                </a:lnTo>
                                <a:lnTo>
                                  <a:pt x="139" y="18"/>
                                </a:lnTo>
                                <a:lnTo>
                                  <a:pt x="139" y="22"/>
                                </a:lnTo>
                                <a:close/>
                                <a:moveTo>
                                  <a:pt x="154" y="63"/>
                                </a:moveTo>
                                <a:lnTo>
                                  <a:pt x="149" y="63"/>
                                </a:lnTo>
                                <a:lnTo>
                                  <a:pt x="151" y="58"/>
                                </a:lnTo>
                                <a:lnTo>
                                  <a:pt x="153" y="52"/>
                                </a:lnTo>
                                <a:lnTo>
                                  <a:pt x="140" y="18"/>
                                </a:lnTo>
                                <a:lnTo>
                                  <a:pt x="146" y="18"/>
                                </a:lnTo>
                                <a:lnTo>
                                  <a:pt x="155" y="44"/>
                                </a:lnTo>
                                <a:lnTo>
                                  <a:pt x="156" y="44"/>
                                </a:lnTo>
                                <a:lnTo>
                                  <a:pt x="156" y="47"/>
                                </a:lnTo>
                                <a:lnTo>
                                  <a:pt x="161" y="47"/>
                                </a:lnTo>
                                <a:lnTo>
                                  <a:pt x="154" y="63"/>
                                </a:lnTo>
                                <a:close/>
                                <a:moveTo>
                                  <a:pt x="161" y="47"/>
                                </a:moveTo>
                                <a:lnTo>
                                  <a:pt x="156" y="47"/>
                                </a:lnTo>
                                <a:lnTo>
                                  <a:pt x="157" y="46"/>
                                </a:lnTo>
                                <a:lnTo>
                                  <a:pt x="157" y="44"/>
                                </a:lnTo>
                                <a:lnTo>
                                  <a:pt x="167" y="18"/>
                                </a:lnTo>
                                <a:lnTo>
                                  <a:pt x="172" y="18"/>
                                </a:lnTo>
                                <a:lnTo>
                                  <a:pt x="161" y="47"/>
                                </a:lnTo>
                                <a:close/>
                                <a:moveTo>
                                  <a:pt x="131" y="52"/>
                                </a:moveTo>
                                <a:lnTo>
                                  <a:pt x="126" y="52"/>
                                </a:lnTo>
                                <a:lnTo>
                                  <a:pt x="126" y="22"/>
                                </a:lnTo>
                                <a:lnTo>
                                  <a:pt x="131" y="22"/>
                                </a:lnTo>
                                <a:lnTo>
                                  <a:pt x="131" y="52"/>
                                </a:lnTo>
                                <a:close/>
                                <a:moveTo>
                                  <a:pt x="152" y="68"/>
                                </a:moveTo>
                                <a:lnTo>
                                  <a:pt x="143" y="68"/>
                                </a:lnTo>
                                <a:lnTo>
                                  <a:pt x="141" y="68"/>
                                </a:lnTo>
                                <a:lnTo>
                                  <a:pt x="141" y="63"/>
                                </a:lnTo>
                                <a:lnTo>
                                  <a:pt x="143" y="63"/>
                                </a:lnTo>
                                <a:lnTo>
                                  <a:pt x="154" y="63"/>
                                </a:lnTo>
                                <a:lnTo>
                                  <a:pt x="152" y="68"/>
                                </a:lnTo>
                                <a:close/>
                                <a:moveTo>
                                  <a:pt x="183" y="9"/>
                                </a:moveTo>
                                <a:lnTo>
                                  <a:pt x="180" y="9"/>
                                </a:lnTo>
                                <a:lnTo>
                                  <a:pt x="178" y="7"/>
                                </a:lnTo>
                                <a:lnTo>
                                  <a:pt x="178" y="4"/>
                                </a:lnTo>
                                <a:lnTo>
                                  <a:pt x="180" y="2"/>
                                </a:lnTo>
                                <a:lnTo>
                                  <a:pt x="183" y="2"/>
                                </a:lnTo>
                                <a:lnTo>
                                  <a:pt x="185" y="4"/>
                                </a:lnTo>
                                <a:lnTo>
                                  <a:pt x="185" y="7"/>
                                </a:lnTo>
                                <a:lnTo>
                                  <a:pt x="183" y="9"/>
                                </a:lnTo>
                                <a:close/>
                                <a:moveTo>
                                  <a:pt x="184" y="52"/>
                                </a:moveTo>
                                <a:lnTo>
                                  <a:pt x="178" y="52"/>
                                </a:lnTo>
                                <a:lnTo>
                                  <a:pt x="178" y="18"/>
                                </a:lnTo>
                                <a:lnTo>
                                  <a:pt x="184" y="18"/>
                                </a:lnTo>
                                <a:lnTo>
                                  <a:pt x="184" y="52"/>
                                </a:lnTo>
                                <a:close/>
                                <a:moveTo>
                                  <a:pt x="204" y="23"/>
                                </a:moveTo>
                                <a:lnTo>
                                  <a:pt x="201" y="23"/>
                                </a:lnTo>
                                <a:lnTo>
                                  <a:pt x="204" y="17"/>
                                </a:lnTo>
                                <a:lnTo>
                                  <a:pt x="217" y="17"/>
                                </a:lnTo>
                                <a:lnTo>
                                  <a:pt x="221" y="21"/>
                                </a:lnTo>
                                <a:lnTo>
                                  <a:pt x="206" y="21"/>
                                </a:lnTo>
                                <a:lnTo>
                                  <a:pt x="204" y="23"/>
                                </a:lnTo>
                                <a:close/>
                                <a:moveTo>
                                  <a:pt x="200" y="52"/>
                                </a:moveTo>
                                <a:lnTo>
                                  <a:pt x="195" y="52"/>
                                </a:lnTo>
                                <a:lnTo>
                                  <a:pt x="195" y="18"/>
                                </a:lnTo>
                                <a:lnTo>
                                  <a:pt x="200" y="18"/>
                                </a:lnTo>
                                <a:lnTo>
                                  <a:pt x="200" y="23"/>
                                </a:lnTo>
                                <a:lnTo>
                                  <a:pt x="204" y="23"/>
                                </a:lnTo>
                                <a:lnTo>
                                  <a:pt x="200" y="28"/>
                                </a:lnTo>
                                <a:lnTo>
                                  <a:pt x="200" y="52"/>
                                </a:lnTo>
                                <a:close/>
                                <a:moveTo>
                                  <a:pt x="223" y="52"/>
                                </a:moveTo>
                                <a:lnTo>
                                  <a:pt x="218" y="52"/>
                                </a:lnTo>
                                <a:lnTo>
                                  <a:pt x="218" y="21"/>
                                </a:lnTo>
                                <a:lnTo>
                                  <a:pt x="221" y="21"/>
                                </a:lnTo>
                                <a:lnTo>
                                  <a:pt x="223" y="24"/>
                                </a:lnTo>
                                <a:lnTo>
                                  <a:pt x="223" y="52"/>
                                </a:lnTo>
                                <a:close/>
                                <a:moveTo>
                                  <a:pt x="253" y="53"/>
                                </a:moveTo>
                                <a:lnTo>
                                  <a:pt x="239" y="53"/>
                                </a:lnTo>
                                <a:lnTo>
                                  <a:pt x="231" y="44"/>
                                </a:lnTo>
                                <a:lnTo>
                                  <a:pt x="231" y="27"/>
                                </a:lnTo>
                                <a:lnTo>
                                  <a:pt x="240" y="17"/>
                                </a:lnTo>
                                <a:lnTo>
                                  <a:pt x="254" y="17"/>
                                </a:lnTo>
                                <a:lnTo>
                                  <a:pt x="257" y="21"/>
                                </a:lnTo>
                                <a:lnTo>
                                  <a:pt x="243" y="21"/>
                                </a:lnTo>
                                <a:lnTo>
                                  <a:pt x="237" y="29"/>
                                </a:lnTo>
                                <a:lnTo>
                                  <a:pt x="237" y="41"/>
                                </a:lnTo>
                                <a:lnTo>
                                  <a:pt x="242" y="48"/>
                                </a:lnTo>
                                <a:lnTo>
                                  <a:pt x="256" y="48"/>
                                </a:lnTo>
                                <a:lnTo>
                                  <a:pt x="253" y="53"/>
                                </a:lnTo>
                                <a:close/>
                                <a:moveTo>
                                  <a:pt x="263" y="22"/>
                                </a:moveTo>
                                <a:lnTo>
                                  <a:pt x="257" y="22"/>
                                </a:lnTo>
                                <a:lnTo>
                                  <a:pt x="257" y="18"/>
                                </a:lnTo>
                                <a:lnTo>
                                  <a:pt x="263" y="18"/>
                                </a:lnTo>
                                <a:lnTo>
                                  <a:pt x="263" y="22"/>
                                </a:lnTo>
                                <a:close/>
                                <a:moveTo>
                                  <a:pt x="256" y="48"/>
                                </a:moveTo>
                                <a:lnTo>
                                  <a:pt x="252" y="48"/>
                                </a:lnTo>
                                <a:lnTo>
                                  <a:pt x="257" y="41"/>
                                </a:lnTo>
                                <a:lnTo>
                                  <a:pt x="257" y="27"/>
                                </a:lnTo>
                                <a:lnTo>
                                  <a:pt x="252" y="21"/>
                                </a:lnTo>
                                <a:lnTo>
                                  <a:pt x="257" y="21"/>
                                </a:lnTo>
                                <a:lnTo>
                                  <a:pt x="257" y="22"/>
                                </a:lnTo>
                                <a:lnTo>
                                  <a:pt x="263" y="22"/>
                                </a:lnTo>
                                <a:lnTo>
                                  <a:pt x="263" y="46"/>
                                </a:lnTo>
                                <a:lnTo>
                                  <a:pt x="257" y="46"/>
                                </a:lnTo>
                                <a:lnTo>
                                  <a:pt x="256" y="48"/>
                                </a:lnTo>
                                <a:close/>
                                <a:moveTo>
                                  <a:pt x="263" y="63"/>
                                </a:moveTo>
                                <a:lnTo>
                                  <a:pt x="257" y="63"/>
                                </a:lnTo>
                                <a:lnTo>
                                  <a:pt x="257" y="46"/>
                                </a:lnTo>
                                <a:lnTo>
                                  <a:pt x="263" y="46"/>
                                </a:lnTo>
                                <a:lnTo>
                                  <a:pt x="263" y="63"/>
                                </a:lnTo>
                                <a:close/>
                                <a:moveTo>
                                  <a:pt x="263" y="68"/>
                                </a:moveTo>
                                <a:lnTo>
                                  <a:pt x="238" y="68"/>
                                </a:lnTo>
                                <a:lnTo>
                                  <a:pt x="234" y="66"/>
                                </a:lnTo>
                                <a:lnTo>
                                  <a:pt x="234" y="60"/>
                                </a:lnTo>
                                <a:lnTo>
                                  <a:pt x="239" y="63"/>
                                </a:lnTo>
                                <a:lnTo>
                                  <a:pt x="263" y="63"/>
                                </a:lnTo>
                                <a:lnTo>
                                  <a:pt x="263" y="68"/>
                                </a:lnTo>
                                <a:close/>
                                <a:moveTo>
                                  <a:pt x="299" y="52"/>
                                </a:moveTo>
                                <a:lnTo>
                                  <a:pt x="275" y="52"/>
                                </a:lnTo>
                                <a:lnTo>
                                  <a:pt x="275" y="4"/>
                                </a:lnTo>
                                <a:lnTo>
                                  <a:pt x="313" y="4"/>
                                </a:lnTo>
                                <a:lnTo>
                                  <a:pt x="313" y="9"/>
                                </a:lnTo>
                                <a:lnTo>
                                  <a:pt x="280" y="9"/>
                                </a:lnTo>
                                <a:lnTo>
                                  <a:pt x="280" y="47"/>
                                </a:lnTo>
                                <a:lnTo>
                                  <a:pt x="304" y="47"/>
                                </a:lnTo>
                                <a:lnTo>
                                  <a:pt x="299" y="52"/>
                                </a:lnTo>
                                <a:close/>
                                <a:moveTo>
                                  <a:pt x="304" y="47"/>
                                </a:moveTo>
                                <a:lnTo>
                                  <a:pt x="297" y="47"/>
                                </a:lnTo>
                                <a:lnTo>
                                  <a:pt x="307" y="37"/>
                                </a:lnTo>
                                <a:lnTo>
                                  <a:pt x="307" y="9"/>
                                </a:lnTo>
                                <a:lnTo>
                                  <a:pt x="313" y="9"/>
                                </a:lnTo>
                                <a:lnTo>
                                  <a:pt x="313" y="38"/>
                                </a:lnTo>
                                <a:lnTo>
                                  <a:pt x="304" y="47"/>
                                </a:lnTo>
                                <a:close/>
                                <a:moveTo>
                                  <a:pt x="344" y="53"/>
                                </a:moveTo>
                                <a:lnTo>
                                  <a:pt x="329" y="53"/>
                                </a:lnTo>
                                <a:lnTo>
                                  <a:pt x="320" y="43"/>
                                </a:lnTo>
                                <a:lnTo>
                                  <a:pt x="320" y="27"/>
                                </a:lnTo>
                                <a:lnTo>
                                  <a:pt x="329" y="17"/>
                                </a:lnTo>
                                <a:lnTo>
                                  <a:pt x="345" y="17"/>
                                </a:lnTo>
                                <a:lnTo>
                                  <a:pt x="349" y="21"/>
                                </a:lnTo>
                                <a:lnTo>
                                  <a:pt x="331" y="21"/>
                                </a:lnTo>
                                <a:lnTo>
                                  <a:pt x="325" y="29"/>
                                </a:lnTo>
                                <a:lnTo>
                                  <a:pt x="325" y="41"/>
                                </a:lnTo>
                                <a:lnTo>
                                  <a:pt x="331" y="48"/>
                                </a:lnTo>
                                <a:lnTo>
                                  <a:pt x="348" y="48"/>
                                </a:lnTo>
                                <a:lnTo>
                                  <a:pt x="344" y="53"/>
                                </a:lnTo>
                                <a:close/>
                                <a:moveTo>
                                  <a:pt x="348" y="48"/>
                                </a:moveTo>
                                <a:lnTo>
                                  <a:pt x="342" y="48"/>
                                </a:lnTo>
                                <a:lnTo>
                                  <a:pt x="348" y="41"/>
                                </a:lnTo>
                                <a:lnTo>
                                  <a:pt x="348" y="28"/>
                                </a:lnTo>
                                <a:lnTo>
                                  <a:pt x="342" y="21"/>
                                </a:lnTo>
                                <a:lnTo>
                                  <a:pt x="349" y="21"/>
                                </a:lnTo>
                                <a:lnTo>
                                  <a:pt x="353" y="26"/>
                                </a:lnTo>
                                <a:lnTo>
                                  <a:pt x="353" y="43"/>
                                </a:lnTo>
                                <a:lnTo>
                                  <a:pt x="348" y="48"/>
                                </a:lnTo>
                                <a:close/>
                                <a:moveTo>
                                  <a:pt x="368" y="52"/>
                                </a:moveTo>
                                <a:lnTo>
                                  <a:pt x="363" y="52"/>
                                </a:lnTo>
                                <a:lnTo>
                                  <a:pt x="363" y="4"/>
                                </a:lnTo>
                                <a:lnTo>
                                  <a:pt x="380" y="4"/>
                                </a:lnTo>
                                <a:lnTo>
                                  <a:pt x="386" y="6"/>
                                </a:lnTo>
                                <a:lnTo>
                                  <a:pt x="389" y="9"/>
                                </a:lnTo>
                                <a:lnTo>
                                  <a:pt x="390" y="9"/>
                                </a:lnTo>
                                <a:lnTo>
                                  <a:pt x="368" y="9"/>
                                </a:lnTo>
                                <a:lnTo>
                                  <a:pt x="368" y="26"/>
                                </a:lnTo>
                                <a:lnTo>
                                  <a:pt x="388" y="26"/>
                                </a:lnTo>
                                <a:lnTo>
                                  <a:pt x="387" y="27"/>
                                </a:lnTo>
                                <a:lnTo>
                                  <a:pt x="383" y="29"/>
                                </a:lnTo>
                                <a:lnTo>
                                  <a:pt x="381" y="30"/>
                                </a:lnTo>
                                <a:lnTo>
                                  <a:pt x="382" y="30"/>
                                </a:lnTo>
                                <a:lnTo>
                                  <a:pt x="384" y="31"/>
                                </a:lnTo>
                                <a:lnTo>
                                  <a:pt x="368" y="31"/>
                                </a:lnTo>
                                <a:lnTo>
                                  <a:pt x="368" y="52"/>
                                </a:lnTo>
                                <a:close/>
                                <a:moveTo>
                                  <a:pt x="388" y="26"/>
                                </a:moveTo>
                                <a:lnTo>
                                  <a:pt x="378" y="26"/>
                                </a:lnTo>
                                <a:lnTo>
                                  <a:pt x="382" y="25"/>
                                </a:lnTo>
                                <a:lnTo>
                                  <a:pt x="384" y="23"/>
                                </a:lnTo>
                                <a:lnTo>
                                  <a:pt x="386" y="19"/>
                                </a:lnTo>
                                <a:lnTo>
                                  <a:pt x="386" y="13"/>
                                </a:lnTo>
                                <a:lnTo>
                                  <a:pt x="381" y="9"/>
                                </a:lnTo>
                                <a:lnTo>
                                  <a:pt x="390" y="9"/>
                                </a:lnTo>
                                <a:lnTo>
                                  <a:pt x="392" y="13"/>
                                </a:lnTo>
                                <a:lnTo>
                                  <a:pt x="392" y="19"/>
                                </a:lnTo>
                                <a:lnTo>
                                  <a:pt x="390" y="23"/>
                                </a:lnTo>
                                <a:lnTo>
                                  <a:pt x="388" y="26"/>
                                </a:lnTo>
                                <a:close/>
                                <a:moveTo>
                                  <a:pt x="397" y="52"/>
                                </a:moveTo>
                                <a:lnTo>
                                  <a:pt x="390" y="52"/>
                                </a:lnTo>
                                <a:lnTo>
                                  <a:pt x="382" y="38"/>
                                </a:lnTo>
                                <a:lnTo>
                                  <a:pt x="381" y="37"/>
                                </a:lnTo>
                                <a:lnTo>
                                  <a:pt x="379" y="34"/>
                                </a:lnTo>
                                <a:lnTo>
                                  <a:pt x="377" y="32"/>
                                </a:lnTo>
                                <a:lnTo>
                                  <a:pt x="375" y="31"/>
                                </a:lnTo>
                                <a:lnTo>
                                  <a:pt x="384" y="31"/>
                                </a:lnTo>
                                <a:lnTo>
                                  <a:pt x="384" y="32"/>
                                </a:lnTo>
                                <a:lnTo>
                                  <a:pt x="386" y="33"/>
                                </a:lnTo>
                                <a:lnTo>
                                  <a:pt x="387" y="36"/>
                                </a:lnTo>
                                <a:lnTo>
                                  <a:pt x="388" y="37"/>
                                </a:lnTo>
                                <a:lnTo>
                                  <a:pt x="397" y="52"/>
                                </a:lnTo>
                                <a:close/>
                                <a:moveTo>
                                  <a:pt x="422" y="53"/>
                                </a:moveTo>
                                <a:lnTo>
                                  <a:pt x="402" y="53"/>
                                </a:lnTo>
                                <a:lnTo>
                                  <a:pt x="402" y="18"/>
                                </a:lnTo>
                                <a:lnTo>
                                  <a:pt x="408" y="18"/>
                                </a:lnTo>
                                <a:lnTo>
                                  <a:pt x="408" y="48"/>
                                </a:lnTo>
                                <a:lnTo>
                                  <a:pt x="424" y="48"/>
                                </a:lnTo>
                                <a:lnTo>
                                  <a:pt x="422" y="53"/>
                                </a:lnTo>
                                <a:close/>
                                <a:moveTo>
                                  <a:pt x="424" y="48"/>
                                </a:moveTo>
                                <a:lnTo>
                                  <a:pt x="420" y="48"/>
                                </a:lnTo>
                                <a:lnTo>
                                  <a:pt x="425" y="42"/>
                                </a:lnTo>
                                <a:lnTo>
                                  <a:pt x="425" y="18"/>
                                </a:lnTo>
                                <a:lnTo>
                                  <a:pt x="431" y="18"/>
                                </a:lnTo>
                                <a:lnTo>
                                  <a:pt x="431" y="46"/>
                                </a:lnTo>
                                <a:lnTo>
                                  <a:pt x="425" y="46"/>
                                </a:lnTo>
                                <a:lnTo>
                                  <a:pt x="424" y="48"/>
                                </a:lnTo>
                                <a:close/>
                                <a:moveTo>
                                  <a:pt x="431" y="52"/>
                                </a:moveTo>
                                <a:lnTo>
                                  <a:pt x="425" y="52"/>
                                </a:lnTo>
                                <a:lnTo>
                                  <a:pt x="425" y="46"/>
                                </a:lnTo>
                                <a:lnTo>
                                  <a:pt x="431" y="46"/>
                                </a:lnTo>
                                <a:lnTo>
                                  <a:pt x="431" y="52"/>
                                </a:lnTo>
                                <a:close/>
                                <a:moveTo>
                                  <a:pt x="451" y="23"/>
                                </a:moveTo>
                                <a:lnTo>
                                  <a:pt x="447" y="23"/>
                                </a:lnTo>
                                <a:lnTo>
                                  <a:pt x="451" y="17"/>
                                </a:lnTo>
                                <a:lnTo>
                                  <a:pt x="464" y="17"/>
                                </a:lnTo>
                                <a:lnTo>
                                  <a:pt x="468" y="21"/>
                                </a:lnTo>
                                <a:lnTo>
                                  <a:pt x="453" y="21"/>
                                </a:lnTo>
                                <a:lnTo>
                                  <a:pt x="451" y="23"/>
                                </a:lnTo>
                                <a:close/>
                                <a:moveTo>
                                  <a:pt x="447" y="52"/>
                                </a:moveTo>
                                <a:lnTo>
                                  <a:pt x="442" y="52"/>
                                </a:lnTo>
                                <a:lnTo>
                                  <a:pt x="442" y="18"/>
                                </a:lnTo>
                                <a:lnTo>
                                  <a:pt x="447" y="18"/>
                                </a:lnTo>
                                <a:lnTo>
                                  <a:pt x="447" y="23"/>
                                </a:lnTo>
                                <a:lnTo>
                                  <a:pt x="451" y="23"/>
                                </a:lnTo>
                                <a:lnTo>
                                  <a:pt x="447" y="28"/>
                                </a:lnTo>
                                <a:lnTo>
                                  <a:pt x="447" y="52"/>
                                </a:lnTo>
                                <a:close/>
                                <a:moveTo>
                                  <a:pt x="470" y="52"/>
                                </a:moveTo>
                                <a:lnTo>
                                  <a:pt x="465" y="52"/>
                                </a:lnTo>
                                <a:lnTo>
                                  <a:pt x="465" y="21"/>
                                </a:lnTo>
                                <a:lnTo>
                                  <a:pt x="468" y="21"/>
                                </a:lnTo>
                                <a:lnTo>
                                  <a:pt x="470" y="24"/>
                                </a:lnTo>
                                <a:lnTo>
                                  <a:pt x="470" y="5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40" name="Picture 52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7732" y="-1552"/>
                            <a:ext cx="636"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1" name="Picture 52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8020" y="-2598"/>
                            <a:ext cx="109" cy="1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2" name="Picture 52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7954" y="-2402"/>
                            <a:ext cx="229"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3" name="Picture 52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7760" y="-1997"/>
                            <a:ext cx="229"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44" name="Line 519"/>
                        <wps:cNvCnPr>
                          <a:cxnSpLocks noChangeShapeType="1"/>
                        </wps:cNvCnPr>
                        <wps:spPr bwMode="auto">
                          <a:xfrm>
                            <a:off x="7935" y="-2105"/>
                            <a:ext cx="256" cy="0"/>
                          </a:xfrm>
                          <a:prstGeom prst="line">
                            <a:avLst/>
                          </a:prstGeom>
                          <a:noFill/>
                          <a:ln w="32568">
                            <a:solidFill>
                              <a:srgbClr val="FFFFFF"/>
                            </a:solidFill>
                            <a:round/>
                            <a:headEnd/>
                            <a:tailEnd/>
                          </a:ln>
                          <a:extLst>
                            <a:ext uri="{909E8E84-426E-40DD-AFC4-6F175D3DCCD1}">
                              <a14:hiddenFill xmlns:a14="http://schemas.microsoft.com/office/drawing/2010/main">
                                <a:noFill/>
                              </a14:hiddenFill>
                            </a:ext>
                          </a:extLst>
                        </wps:spPr>
                        <wps:bodyPr/>
                      </wps:wsp>
                      <wps:wsp>
                        <wps:cNvPr id="345" name="Rectangle 518"/>
                        <wps:cNvSpPr>
                          <a:spLocks noChangeArrowheads="1"/>
                        </wps:cNvSpPr>
                        <wps:spPr bwMode="auto">
                          <a:xfrm>
                            <a:off x="7935" y="-2131"/>
                            <a:ext cx="257" cy="51"/>
                          </a:xfrm>
                          <a:prstGeom prst="rect">
                            <a:avLst/>
                          </a:prstGeom>
                          <a:noFill/>
                          <a:ln w="3981">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46" name="Picture 51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7806" y="-1763"/>
                            <a:ext cx="115"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47" name="Rectangle 516"/>
                        <wps:cNvSpPr>
                          <a:spLocks noChangeArrowheads="1"/>
                        </wps:cNvSpPr>
                        <wps:spPr bwMode="auto">
                          <a:xfrm>
                            <a:off x="7706" y="-2632"/>
                            <a:ext cx="696" cy="3072"/>
                          </a:xfrm>
                          <a:prstGeom prst="rect">
                            <a:avLst/>
                          </a:prstGeom>
                          <a:noFill/>
                          <a:ln w="3984">
                            <a:solidFill>
                              <a:srgbClr val="7F7F7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 name="Rectangle 515"/>
                        <wps:cNvSpPr>
                          <a:spLocks noChangeArrowheads="1"/>
                        </wps:cNvSpPr>
                        <wps:spPr bwMode="auto">
                          <a:xfrm>
                            <a:off x="7701" y="-2740"/>
                            <a:ext cx="696" cy="3180"/>
                          </a:xfrm>
                          <a:prstGeom prst="rect">
                            <a:avLst/>
                          </a:prstGeom>
                          <a:noFill/>
                          <a:ln w="3984">
                            <a:solidFill>
                              <a:srgbClr val="7F7F7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49" name="Picture 51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8414" y="-2746"/>
                            <a:ext cx="679" cy="27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50" name="AutoShape 513"/>
                        <wps:cNvSpPr>
                          <a:spLocks/>
                        </wps:cNvSpPr>
                        <wps:spPr bwMode="auto">
                          <a:xfrm>
                            <a:off x="8580" y="-2705"/>
                            <a:ext cx="357" cy="67"/>
                          </a:xfrm>
                          <a:custGeom>
                            <a:avLst/>
                            <a:gdLst>
                              <a:gd name="T0" fmla="+- 0 8602 8580"/>
                              <a:gd name="T1" fmla="*/ T0 w 357"/>
                              <a:gd name="T2" fmla="+- 0 -2701 -2705"/>
                              <a:gd name="T3" fmla="*/ -2701 h 67"/>
                              <a:gd name="T4" fmla="+- 0 8605 8580"/>
                              <a:gd name="T5" fmla="*/ T4 w 357"/>
                              <a:gd name="T6" fmla="+- 0 -2680 -2705"/>
                              <a:gd name="T7" fmla="*/ -2680 h 67"/>
                              <a:gd name="T8" fmla="+- 0 8599 8580"/>
                              <a:gd name="T9" fmla="*/ T8 w 357"/>
                              <a:gd name="T10" fmla="+- 0 -2676 -2705"/>
                              <a:gd name="T11" fmla="*/ -2676 h 67"/>
                              <a:gd name="T12" fmla="+- 0 8595 8580"/>
                              <a:gd name="T13" fmla="*/ T12 w 357"/>
                              <a:gd name="T14" fmla="+- 0 -2680 -2705"/>
                              <a:gd name="T15" fmla="*/ -2680 h 67"/>
                              <a:gd name="T16" fmla="+- 0 8598 8580"/>
                              <a:gd name="T17" fmla="*/ T16 w 357"/>
                              <a:gd name="T18" fmla="+- 0 -2698 -2705"/>
                              <a:gd name="T19" fmla="*/ -2698 h 67"/>
                              <a:gd name="T20" fmla="+- 0 8605 8580"/>
                              <a:gd name="T21" fmla="*/ T20 w 357"/>
                              <a:gd name="T22" fmla="+- 0 -2680 -2705"/>
                              <a:gd name="T23" fmla="*/ -2680 h 67"/>
                              <a:gd name="T24" fmla="+- 0 8596 8580"/>
                              <a:gd name="T25" fmla="*/ T24 w 357"/>
                              <a:gd name="T26" fmla="+- 0 -2673 -2705"/>
                              <a:gd name="T27" fmla="*/ -2673 h 67"/>
                              <a:gd name="T28" fmla="+- 0 8603 8580"/>
                              <a:gd name="T29" fmla="*/ T28 w 357"/>
                              <a:gd name="T30" fmla="+- 0 -2673 -2705"/>
                              <a:gd name="T31" fmla="*/ -2673 h 67"/>
                              <a:gd name="T32" fmla="+- 0 8626 8580"/>
                              <a:gd name="T33" fmla="*/ T32 w 357"/>
                              <a:gd name="T34" fmla="+- 0 -2654 -2705"/>
                              <a:gd name="T35" fmla="*/ -2654 h 67"/>
                              <a:gd name="T36" fmla="+- 0 8644 8580"/>
                              <a:gd name="T37" fmla="*/ T36 w 357"/>
                              <a:gd name="T38" fmla="+- 0 -2685 -2705"/>
                              <a:gd name="T39" fmla="*/ -2685 h 67"/>
                              <a:gd name="T40" fmla="+- 0 8647 8580"/>
                              <a:gd name="T41" fmla="*/ T40 w 357"/>
                              <a:gd name="T42" fmla="+- 0 -2671 -2705"/>
                              <a:gd name="T43" fmla="*/ -2671 h 67"/>
                              <a:gd name="T44" fmla="+- 0 8645 8580"/>
                              <a:gd name="T45" fmla="*/ T44 w 357"/>
                              <a:gd name="T46" fmla="+- 0 -2657 -2705"/>
                              <a:gd name="T47" fmla="*/ -2657 h 67"/>
                              <a:gd name="T48" fmla="+- 0 8637 8580"/>
                              <a:gd name="T49" fmla="*/ T48 w 357"/>
                              <a:gd name="T50" fmla="+- 0 -2685 -2705"/>
                              <a:gd name="T51" fmla="*/ -2685 h 67"/>
                              <a:gd name="T52" fmla="+- 0 8640 8580"/>
                              <a:gd name="T53" fmla="*/ T52 w 357"/>
                              <a:gd name="T54" fmla="+- 0 -2659 -2705"/>
                              <a:gd name="T55" fmla="*/ -2659 h 67"/>
                              <a:gd name="T56" fmla="+- 0 8653 8580"/>
                              <a:gd name="T57" fmla="*/ T56 w 357"/>
                              <a:gd name="T58" fmla="+- 0 -2663 -2705"/>
                              <a:gd name="T59" fmla="*/ -2663 h 67"/>
                              <a:gd name="T60" fmla="+- 0 8665 8580"/>
                              <a:gd name="T61" fmla="*/ T60 w 357"/>
                              <a:gd name="T62" fmla="+- 0 -2685 -2705"/>
                              <a:gd name="T63" fmla="*/ -2685 h 67"/>
                              <a:gd name="T64" fmla="+- 0 8675 8580"/>
                              <a:gd name="T65" fmla="*/ T64 w 357"/>
                              <a:gd name="T66" fmla="+- 0 -2654 -2705"/>
                              <a:gd name="T67" fmla="*/ -2654 h 67"/>
                              <a:gd name="T68" fmla="+- 0 8685 8580"/>
                              <a:gd name="T69" fmla="*/ T68 w 357"/>
                              <a:gd name="T70" fmla="+- 0 -2684 -2705"/>
                              <a:gd name="T71" fmla="*/ -2684 h 67"/>
                              <a:gd name="T72" fmla="+- 0 8674 8580"/>
                              <a:gd name="T73" fmla="*/ T72 w 357"/>
                              <a:gd name="T74" fmla="+- 0 -2685 -2705"/>
                              <a:gd name="T75" fmla="*/ -2685 h 67"/>
                              <a:gd name="T76" fmla="+- 0 8679 8580"/>
                              <a:gd name="T77" fmla="*/ T76 w 357"/>
                              <a:gd name="T78" fmla="+- 0 -2661 -2705"/>
                              <a:gd name="T79" fmla="*/ -2661 h 67"/>
                              <a:gd name="T80" fmla="+- 0 8685 8580"/>
                              <a:gd name="T81" fmla="*/ T80 w 357"/>
                              <a:gd name="T82" fmla="+- 0 -2661 -2705"/>
                              <a:gd name="T83" fmla="*/ -2661 h 67"/>
                              <a:gd name="T84" fmla="+- 0 8656 8580"/>
                              <a:gd name="T85" fmla="*/ T84 w 357"/>
                              <a:gd name="T86" fmla="+- 0 -2647 -2705"/>
                              <a:gd name="T87" fmla="*/ -2647 h 67"/>
                              <a:gd name="T88" fmla="+- 0 8697 8580"/>
                              <a:gd name="T89" fmla="*/ T88 w 357"/>
                              <a:gd name="T90" fmla="+- 0 -2698 -2705"/>
                              <a:gd name="T91" fmla="*/ -2698 h 67"/>
                              <a:gd name="T92" fmla="+- 0 8702 8580"/>
                              <a:gd name="T93" fmla="*/ T92 w 357"/>
                              <a:gd name="T94" fmla="+- 0 -2703 -2705"/>
                              <a:gd name="T95" fmla="*/ -2703 h 67"/>
                              <a:gd name="T96" fmla="+- 0 8696 8580"/>
                              <a:gd name="T97" fmla="*/ T96 w 357"/>
                              <a:gd name="T98" fmla="+- 0 -2689 -2705"/>
                              <a:gd name="T99" fmla="*/ -2689 h 67"/>
                              <a:gd name="T100" fmla="+- 0 8710 8580"/>
                              <a:gd name="T101" fmla="*/ T100 w 357"/>
                              <a:gd name="T102" fmla="+- 0 -2664 -2705"/>
                              <a:gd name="T103" fmla="*/ -2664 h 67"/>
                              <a:gd name="T104" fmla="+- 0 8722 8580"/>
                              <a:gd name="T105" fmla="*/ T104 w 357"/>
                              <a:gd name="T106" fmla="+- 0 -2685 -2705"/>
                              <a:gd name="T107" fmla="*/ -2685 h 67"/>
                              <a:gd name="T108" fmla="+- 0 8735 8580"/>
                              <a:gd name="T109" fmla="*/ T108 w 357"/>
                              <a:gd name="T110" fmla="+- 0 -2654 -2705"/>
                              <a:gd name="T111" fmla="*/ -2654 h 67"/>
                              <a:gd name="T112" fmla="+- 0 8733 8580"/>
                              <a:gd name="T113" fmla="*/ T112 w 357"/>
                              <a:gd name="T114" fmla="+- 0 -2685 -2705"/>
                              <a:gd name="T115" fmla="*/ -2685 h 67"/>
                              <a:gd name="T116" fmla="+- 0 8762 8580"/>
                              <a:gd name="T117" fmla="*/ T116 w 357"/>
                              <a:gd name="T118" fmla="+- 0 -2683 -2705"/>
                              <a:gd name="T119" fmla="*/ -2683 h 67"/>
                              <a:gd name="T120" fmla="+- 0 8764 8580"/>
                              <a:gd name="T121" fmla="*/ T120 w 357"/>
                              <a:gd name="T122" fmla="+- 0 -2685 -2705"/>
                              <a:gd name="T123" fmla="*/ -2685 h 67"/>
                              <a:gd name="T124" fmla="+- 0 8758 8580"/>
                              <a:gd name="T125" fmla="*/ T124 w 357"/>
                              <a:gd name="T126" fmla="+- 0 -2689 -2705"/>
                              <a:gd name="T127" fmla="*/ -2689 h 67"/>
                              <a:gd name="T128" fmla="+- 0 8781 8580"/>
                              <a:gd name="T129" fmla="*/ T128 w 357"/>
                              <a:gd name="T130" fmla="+- 0 -2655 -2705"/>
                              <a:gd name="T131" fmla="*/ -2655 h 67"/>
                              <a:gd name="T132" fmla="+- 0 8781 8580"/>
                              <a:gd name="T133" fmla="*/ T132 w 357"/>
                              <a:gd name="T134" fmla="+- 0 -2655 -2705"/>
                              <a:gd name="T135" fmla="*/ -2655 h 67"/>
                              <a:gd name="T136" fmla="+- 0 8803 8580"/>
                              <a:gd name="T137" fmla="*/ T136 w 357"/>
                              <a:gd name="T138" fmla="+- 0 -2697 -2705"/>
                              <a:gd name="T139" fmla="*/ -2697 h 67"/>
                              <a:gd name="T140" fmla="+- 0 8808 8580"/>
                              <a:gd name="T141" fmla="*/ T140 w 357"/>
                              <a:gd name="T142" fmla="+- 0 -2697 -2705"/>
                              <a:gd name="T143" fmla="*/ -2697 h 67"/>
                              <a:gd name="T144" fmla="+- 0 8819 8580"/>
                              <a:gd name="T145" fmla="*/ T144 w 357"/>
                              <a:gd name="T146" fmla="+- 0 -2660 -2705"/>
                              <a:gd name="T147" fmla="*/ -2660 h 67"/>
                              <a:gd name="T148" fmla="+- 0 8846 8580"/>
                              <a:gd name="T149" fmla="*/ T148 w 357"/>
                              <a:gd name="T150" fmla="+- 0 -2703 -2705"/>
                              <a:gd name="T151" fmla="*/ -2703 h 67"/>
                              <a:gd name="T152" fmla="+- 0 8835 8580"/>
                              <a:gd name="T153" fmla="*/ T152 w 357"/>
                              <a:gd name="T154" fmla="+- 0 -2680 -2705"/>
                              <a:gd name="T155" fmla="*/ -2680 h 67"/>
                              <a:gd name="T156" fmla="+- 0 8847 8580"/>
                              <a:gd name="T157" fmla="*/ T156 w 357"/>
                              <a:gd name="T158" fmla="+- 0 -2677 -2705"/>
                              <a:gd name="T159" fmla="*/ -2677 h 67"/>
                              <a:gd name="T160" fmla="+- 0 8854 8580"/>
                              <a:gd name="T161" fmla="*/ T160 w 357"/>
                              <a:gd name="T162" fmla="+- 0 -2680 -2705"/>
                              <a:gd name="T163" fmla="*/ -2680 h 67"/>
                              <a:gd name="T164" fmla="+- 0 8852 8580"/>
                              <a:gd name="T165" fmla="*/ T164 w 357"/>
                              <a:gd name="T166" fmla="+- 0 -2693 -2705"/>
                              <a:gd name="T167" fmla="*/ -2693 h 67"/>
                              <a:gd name="T168" fmla="+- 0 8856 8580"/>
                              <a:gd name="T169" fmla="*/ T168 w 357"/>
                              <a:gd name="T170" fmla="+- 0 -2683 -2705"/>
                              <a:gd name="T171" fmla="*/ -2683 h 67"/>
                              <a:gd name="T172" fmla="+- 0 8848 8580"/>
                              <a:gd name="T173" fmla="*/ T172 w 357"/>
                              <a:gd name="T174" fmla="+- 0 -2670 -2705"/>
                              <a:gd name="T175" fmla="*/ -2670 h 67"/>
                              <a:gd name="T176" fmla="+- 0 8850 8580"/>
                              <a:gd name="T177" fmla="*/ T176 w 357"/>
                              <a:gd name="T178" fmla="+- 0 -2675 -2705"/>
                              <a:gd name="T179" fmla="*/ -2675 h 67"/>
                              <a:gd name="T180" fmla="+- 0 8869 8580"/>
                              <a:gd name="T181" fmla="*/ T180 w 357"/>
                              <a:gd name="T182" fmla="+- 0 -2654 -2705"/>
                              <a:gd name="T183" fmla="*/ -2654 h 67"/>
                              <a:gd name="T184" fmla="+- 0 8888 8580"/>
                              <a:gd name="T185" fmla="*/ T184 w 357"/>
                              <a:gd name="T186" fmla="+- 0 -2654 -2705"/>
                              <a:gd name="T187" fmla="*/ -2654 h 67"/>
                              <a:gd name="T188" fmla="+- 0 8897 8580"/>
                              <a:gd name="T189" fmla="*/ T188 w 357"/>
                              <a:gd name="T190" fmla="+- 0 -2689 -2705"/>
                              <a:gd name="T191" fmla="*/ -2689 h 67"/>
                              <a:gd name="T192" fmla="+- 0 8891 8580"/>
                              <a:gd name="T193" fmla="*/ T192 w 357"/>
                              <a:gd name="T194" fmla="+- 0 -2655 -2705"/>
                              <a:gd name="T195" fmla="*/ -2655 h 67"/>
                              <a:gd name="T196" fmla="+- 0 8914 8580"/>
                              <a:gd name="T197" fmla="*/ T196 w 357"/>
                              <a:gd name="T198" fmla="+- 0 -2683 -2705"/>
                              <a:gd name="T199" fmla="*/ -2683 h 67"/>
                              <a:gd name="T200" fmla="+- 0 8917 8580"/>
                              <a:gd name="T201" fmla="*/ T200 w 357"/>
                              <a:gd name="T202" fmla="+- 0 -2683 -2705"/>
                              <a:gd name="T203" fmla="*/ -2683 h 67"/>
                              <a:gd name="T204" fmla="+- 0 8913 8580"/>
                              <a:gd name="T205" fmla="*/ T204 w 357"/>
                              <a:gd name="T206" fmla="+- 0 -2683 -2705"/>
                              <a:gd name="T207" fmla="*/ -2683 h 67"/>
                              <a:gd name="T208" fmla="+- 0 8931 8580"/>
                              <a:gd name="T209" fmla="*/ T208 w 357"/>
                              <a:gd name="T210" fmla="+- 0 -2655 -2705"/>
                              <a:gd name="T211" fmla="*/ -2655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357" h="67">
                                <a:moveTo>
                                  <a:pt x="5" y="50"/>
                                </a:moveTo>
                                <a:lnTo>
                                  <a:pt x="0" y="50"/>
                                </a:lnTo>
                                <a:lnTo>
                                  <a:pt x="0" y="2"/>
                                </a:lnTo>
                                <a:lnTo>
                                  <a:pt x="17" y="2"/>
                                </a:lnTo>
                                <a:lnTo>
                                  <a:pt x="22" y="4"/>
                                </a:lnTo>
                                <a:lnTo>
                                  <a:pt x="26" y="7"/>
                                </a:lnTo>
                                <a:lnTo>
                                  <a:pt x="27" y="7"/>
                                </a:lnTo>
                                <a:lnTo>
                                  <a:pt x="5" y="7"/>
                                </a:lnTo>
                                <a:lnTo>
                                  <a:pt x="5" y="25"/>
                                </a:lnTo>
                                <a:lnTo>
                                  <a:pt x="25" y="25"/>
                                </a:lnTo>
                                <a:lnTo>
                                  <a:pt x="24" y="25"/>
                                </a:lnTo>
                                <a:lnTo>
                                  <a:pt x="20" y="27"/>
                                </a:lnTo>
                                <a:lnTo>
                                  <a:pt x="18" y="28"/>
                                </a:lnTo>
                                <a:lnTo>
                                  <a:pt x="19" y="29"/>
                                </a:lnTo>
                                <a:lnTo>
                                  <a:pt x="21" y="30"/>
                                </a:lnTo>
                                <a:lnTo>
                                  <a:pt x="5" y="30"/>
                                </a:lnTo>
                                <a:lnTo>
                                  <a:pt x="5" y="50"/>
                                </a:lnTo>
                                <a:close/>
                                <a:moveTo>
                                  <a:pt x="25" y="25"/>
                                </a:moveTo>
                                <a:lnTo>
                                  <a:pt x="15" y="25"/>
                                </a:lnTo>
                                <a:lnTo>
                                  <a:pt x="19" y="23"/>
                                </a:lnTo>
                                <a:lnTo>
                                  <a:pt x="21" y="21"/>
                                </a:lnTo>
                                <a:lnTo>
                                  <a:pt x="23" y="18"/>
                                </a:lnTo>
                                <a:lnTo>
                                  <a:pt x="23" y="12"/>
                                </a:lnTo>
                                <a:lnTo>
                                  <a:pt x="18" y="7"/>
                                </a:lnTo>
                                <a:lnTo>
                                  <a:pt x="27" y="7"/>
                                </a:lnTo>
                                <a:lnTo>
                                  <a:pt x="29" y="12"/>
                                </a:lnTo>
                                <a:lnTo>
                                  <a:pt x="29" y="18"/>
                                </a:lnTo>
                                <a:lnTo>
                                  <a:pt x="27" y="22"/>
                                </a:lnTo>
                                <a:lnTo>
                                  <a:pt x="25" y="25"/>
                                </a:lnTo>
                                <a:close/>
                                <a:moveTo>
                                  <a:pt x="34" y="50"/>
                                </a:moveTo>
                                <a:lnTo>
                                  <a:pt x="27" y="50"/>
                                </a:lnTo>
                                <a:lnTo>
                                  <a:pt x="19" y="37"/>
                                </a:lnTo>
                                <a:lnTo>
                                  <a:pt x="18" y="35"/>
                                </a:lnTo>
                                <a:lnTo>
                                  <a:pt x="16" y="32"/>
                                </a:lnTo>
                                <a:lnTo>
                                  <a:pt x="14" y="31"/>
                                </a:lnTo>
                                <a:lnTo>
                                  <a:pt x="12" y="30"/>
                                </a:lnTo>
                                <a:lnTo>
                                  <a:pt x="21" y="30"/>
                                </a:lnTo>
                                <a:lnTo>
                                  <a:pt x="23" y="32"/>
                                </a:lnTo>
                                <a:lnTo>
                                  <a:pt x="24" y="34"/>
                                </a:lnTo>
                                <a:lnTo>
                                  <a:pt x="25" y="36"/>
                                </a:lnTo>
                                <a:lnTo>
                                  <a:pt x="34" y="50"/>
                                </a:lnTo>
                                <a:close/>
                                <a:moveTo>
                                  <a:pt x="61" y="51"/>
                                </a:moveTo>
                                <a:lnTo>
                                  <a:pt x="46" y="51"/>
                                </a:lnTo>
                                <a:lnTo>
                                  <a:pt x="38" y="42"/>
                                </a:lnTo>
                                <a:lnTo>
                                  <a:pt x="38" y="25"/>
                                </a:lnTo>
                                <a:lnTo>
                                  <a:pt x="47" y="15"/>
                                </a:lnTo>
                                <a:lnTo>
                                  <a:pt x="60" y="15"/>
                                </a:lnTo>
                                <a:lnTo>
                                  <a:pt x="64" y="20"/>
                                </a:lnTo>
                                <a:lnTo>
                                  <a:pt x="49" y="20"/>
                                </a:lnTo>
                                <a:lnTo>
                                  <a:pt x="44" y="25"/>
                                </a:lnTo>
                                <a:lnTo>
                                  <a:pt x="43" y="30"/>
                                </a:lnTo>
                                <a:lnTo>
                                  <a:pt x="67" y="30"/>
                                </a:lnTo>
                                <a:lnTo>
                                  <a:pt x="67" y="34"/>
                                </a:lnTo>
                                <a:lnTo>
                                  <a:pt x="43" y="34"/>
                                </a:lnTo>
                                <a:lnTo>
                                  <a:pt x="43" y="40"/>
                                </a:lnTo>
                                <a:lnTo>
                                  <a:pt x="49" y="46"/>
                                </a:lnTo>
                                <a:lnTo>
                                  <a:pt x="65" y="46"/>
                                </a:lnTo>
                                <a:lnTo>
                                  <a:pt x="65" y="48"/>
                                </a:lnTo>
                                <a:lnTo>
                                  <a:pt x="61" y="51"/>
                                </a:lnTo>
                                <a:close/>
                                <a:moveTo>
                                  <a:pt x="67" y="30"/>
                                </a:moveTo>
                                <a:lnTo>
                                  <a:pt x="62" y="30"/>
                                </a:lnTo>
                                <a:lnTo>
                                  <a:pt x="62" y="25"/>
                                </a:lnTo>
                                <a:lnTo>
                                  <a:pt x="57" y="20"/>
                                </a:lnTo>
                                <a:lnTo>
                                  <a:pt x="64" y="20"/>
                                </a:lnTo>
                                <a:lnTo>
                                  <a:pt x="67" y="24"/>
                                </a:lnTo>
                                <a:lnTo>
                                  <a:pt x="67" y="30"/>
                                </a:lnTo>
                                <a:close/>
                                <a:moveTo>
                                  <a:pt x="65" y="46"/>
                                </a:moveTo>
                                <a:lnTo>
                                  <a:pt x="60" y="46"/>
                                </a:lnTo>
                                <a:lnTo>
                                  <a:pt x="65" y="43"/>
                                </a:lnTo>
                                <a:lnTo>
                                  <a:pt x="65" y="46"/>
                                </a:lnTo>
                                <a:close/>
                                <a:moveTo>
                                  <a:pt x="95" y="51"/>
                                </a:moveTo>
                                <a:lnTo>
                                  <a:pt x="81" y="51"/>
                                </a:lnTo>
                                <a:lnTo>
                                  <a:pt x="73" y="42"/>
                                </a:lnTo>
                                <a:lnTo>
                                  <a:pt x="73" y="25"/>
                                </a:lnTo>
                                <a:lnTo>
                                  <a:pt x="82" y="15"/>
                                </a:lnTo>
                                <a:lnTo>
                                  <a:pt x="96" y="15"/>
                                </a:lnTo>
                                <a:lnTo>
                                  <a:pt x="99" y="20"/>
                                </a:lnTo>
                                <a:lnTo>
                                  <a:pt x="85" y="20"/>
                                </a:lnTo>
                                <a:lnTo>
                                  <a:pt x="79" y="27"/>
                                </a:lnTo>
                                <a:lnTo>
                                  <a:pt x="79" y="39"/>
                                </a:lnTo>
                                <a:lnTo>
                                  <a:pt x="84" y="46"/>
                                </a:lnTo>
                                <a:lnTo>
                                  <a:pt x="98" y="46"/>
                                </a:lnTo>
                                <a:lnTo>
                                  <a:pt x="95" y="51"/>
                                </a:lnTo>
                                <a:close/>
                                <a:moveTo>
                                  <a:pt x="105" y="21"/>
                                </a:moveTo>
                                <a:lnTo>
                                  <a:pt x="99" y="21"/>
                                </a:lnTo>
                                <a:lnTo>
                                  <a:pt x="99" y="16"/>
                                </a:lnTo>
                                <a:lnTo>
                                  <a:pt x="105" y="16"/>
                                </a:lnTo>
                                <a:lnTo>
                                  <a:pt x="105" y="21"/>
                                </a:lnTo>
                                <a:close/>
                                <a:moveTo>
                                  <a:pt x="98" y="46"/>
                                </a:moveTo>
                                <a:lnTo>
                                  <a:pt x="94" y="46"/>
                                </a:lnTo>
                                <a:lnTo>
                                  <a:pt x="99" y="40"/>
                                </a:lnTo>
                                <a:lnTo>
                                  <a:pt x="99" y="26"/>
                                </a:lnTo>
                                <a:lnTo>
                                  <a:pt x="94" y="20"/>
                                </a:lnTo>
                                <a:lnTo>
                                  <a:pt x="99" y="20"/>
                                </a:lnTo>
                                <a:lnTo>
                                  <a:pt x="99" y="21"/>
                                </a:lnTo>
                                <a:lnTo>
                                  <a:pt x="105" y="21"/>
                                </a:lnTo>
                                <a:lnTo>
                                  <a:pt x="105" y="44"/>
                                </a:lnTo>
                                <a:lnTo>
                                  <a:pt x="99" y="44"/>
                                </a:lnTo>
                                <a:lnTo>
                                  <a:pt x="98" y="46"/>
                                </a:lnTo>
                                <a:close/>
                                <a:moveTo>
                                  <a:pt x="105" y="62"/>
                                </a:moveTo>
                                <a:lnTo>
                                  <a:pt x="99" y="62"/>
                                </a:lnTo>
                                <a:lnTo>
                                  <a:pt x="99" y="44"/>
                                </a:lnTo>
                                <a:lnTo>
                                  <a:pt x="105" y="44"/>
                                </a:lnTo>
                                <a:lnTo>
                                  <a:pt x="105" y="62"/>
                                </a:lnTo>
                                <a:close/>
                                <a:moveTo>
                                  <a:pt x="105" y="66"/>
                                </a:moveTo>
                                <a:lnTo>
                                  <a:pt x="81" y="66"/>
                                </a:lnTo>
                                <a:lnTo>
                                  <a:pt x="76" y="64"/>
                                </a:lnTo>
                                <a:lnTo>
                                  <a:pt x="76" y="58"/>
                                </a:lnTo>
                                <a:lnTo>
                                  <a:pt x="82" y="62"/>
                                </a:lnTo>
                                <a:lnTo>
                                  <a:pt x="105" y="62"/>
                                </a:lnTo>
                                <a:lnTo>
                                  <a:pt x="105" y="66"/>
                                </a:lnTo>
                                <a:close/>
                                <a:moveTo>
                                  <a:pt x="120" y="7"/>
                                </a:moveTo>
                                <a:lnTo>
                                  <a:pt x="117" y="7"/>
                                </a:lnTo>
                                <a:lnTo>
                                  <a:pt x="115" y="5"/>
                                </a:lnTo>
                                <a:lnTo>
                                  <a:pt x="115" y="2"/>
                                </a:lnTo>
                                <a:lnTo>
                                  <a:pt x="117" y="0"/>
                                </a:lnTo>
                                <a:lnTo>
                                  <a:pt x="120" y="0"/>
                                </a:lnTo>
                                <a:lnTo>
                                  <a:pt x="122" y="2"/>
                                </a:lnTo>
                                <a:lnTo>
                                  <a:pt x="122" y="5"/>
                                </a:lnTo>
                                <a:lnTo>
                                  <a:pt x="120" y="7"/>
                                </a:lnTo>
                                <a:close/>
                                <a:moveTo>
                                  <a:pt x="121" y="50"/>
                                </a:moveTo>
                                <a:lnTo>
                                  <a:pt x="116" y="50"/>
                                </a:lnTo>
                                <a:lnTo>
                                  <a:pt x="116" y="16"/>
                                </a:lnTo>
                                <a:lnTo>
                                  <a:pt x="121" y="16"/>
                                </a:lnTo>
                                <a:lnTo>
                                  <a:pt x="121" y="50"/>
                                </a:lnTo>
                                <a:close/>
                                <a:moveTo>
                                  <a:pt x="155" y="51"/>
                                </a:moveTo>
                                <a:lnTo>
                                  <a:pt x="139" y="51"/>
                                </a:lnTo>
                                <a:lnTo>
                                  <a:pt x="130" y="41"/>
                                </a:lnTo>
                                <a:lnTo>
                                  <a:pt x="130" y="25"/>
                                </a:lnTo>
                                <a:lnTo>
                                  <a:pt x="140" y="15"/>
                                </a:lnTo>
                                <a:lnTo>
                                  <a:pt x="155" y="15"/>
                                </a:lnTo>
                                <a:lnTo>
                                  <a:pt x="160" y="20"/>
                                </a:lnTo>
                                <a:lnTo>
                                  <a:pt x="142" y="20"/>
                                </a:lnTo>
                                <a:lnTo>
                                  <a:pt x="136" y="27"/>
                                </a:lnTo>
                                <a:lnTo>
                                  <a:pt x="136" y="39"/>
                                </a:lnTo>
                                <a:lnTo>
                                  <a:pt x="142" y="46"/>
                                </a:lnTo>
                                <a:lnTo>
                                  <a:pt x="159" y="46"/>
                                </a:lnTo>
                                <a:lnTo>
                                  <a:pt x="155" y="51"/>
                                </a:lnTo>
                                <a:close/>
                                <a:moveTo>
                                  <a:pt x="159" y="46"/>
                                </a:moveTo>
                                <a:lnTo>
                                  <a:pt x="153" y="46"/>
                                </a:lnTo>
                                <a:lnTo>
                                  <a:pt x="158" y="39"/>
                                </a:lnTo>
                                <a:lnTo>
                                  <a:pt x="158" y="27"/>
                                </a:lnTo>
                                <a:lnTo>
                                  <a:pt x="153" y="20"/>
                                </a:lnTo>
                                <a:lnTo>
                                  <a:pt x="160" y="20"/>
                                </a:lnTo>
                                <a:lnTo>
                                  <a:pt x="164" y="25"/>
                                </a:lnTo>
                                <a:lnTo>
                                  <a:pt x="164" y="41"/>
                                </a:lnTo>
                                <a:lnTo>
                                  <a:pt x="159" y="46"/>
                                </a:lnTo>
                                <a:close/>
                                <a:moveTo>
                                  <a:pt x="182" y="22"/>
                                </a:moveTo>
                                <a:lnTo>
                                  <a:pt x="178" y="22"/>
                                </a:lnTo>
                                <a:lnTo>
                                  <a:pt x="182" y="15"/>
                                </a:lnTo>
                                <a:lnTo>
                                  <a:pt x="195" y="15"/>
                                </a:lnTo>
                                <a:lnTo>
                                  <a:pt x="199" y="20"/>
                                </a:lnTo>
                                <a:lnTo>
                                  <a:pt x="184" y="20"/>
                                </a:lnTo>
                                <a:lnTo>
                                  <a:pt x="182" y="22"/>
                                </a:lnTo>
                                <a:close/>
                                <a:moveTo>
                                  <a:pt x="178" y="50"/>
                                </a:moveTo>
                                <a:lnTo>
                                  <a:pt x="173" y="50"/>
                                </a:lnTo>
                                <a:lnTo>
                                  <a:pt x="173" y="16"/>
                                </a:lnTo>
                                <a:lnTo>
                                  <a:pt x="178" y="16"/>
                                </a:lnTo>
                                <a:lnTo>
                                  <a:pt x="178" y="22"/>
                                </a:lnTo>
                                <a:lnTo>
                                  <a:pt x="182" y="22"/>
                                </a:lnTo>
                                <a:lnTo>
                                  <a:pt x="178" y="26"/>
                                </a:lnTo>
                                <a:lnTo>
                                  <a:pt x="178" y="50"/>
                                </a:lnTo>
                                <a:close/>
                                <a:moveTo>
                                  <a:pt x="201" y="50"/>
                                </a:moveTo>
                                <a:lnTo>
                                  <a:pt x="196" y="50"/>
                                </a:lnTo>
                                <a:lnTo>
                                  <a:pt x="196" y="20"/>
                                </a:lnTo>
                                <a:lnTo>
                                  <a:pt x="199" y="20"/>
                                </a:lnTo>
                                <a:lnTo>
                                  <a:pt x="201" y="22"/>
                                </a:lnTo>
                                <a:lnTo>
                                  <a:pt x="201" y="50"/>
                                </a:lnTo>
                                <a:close/>
                                <a:moveTo>
                                  <a:pt x="211" y="11"/>
                                </a:moveTo>
                                <a:lnTo>
                                  <a:pt x="211" y="6"/>
                                </a:lnTo>
                                <a:lnTo>
                                  <a:pt x="228" y="1"/>
                                </a:lnTo>
                                <a:lnTo>
                                  <a:pt x="228" y="8"/>
                                </a:lnTo>
                                <a:lnTo>
                                  <a:pt x="223" y="8"/>
                                </a:lnTo>
                                <a:lnTo>
                                  <a:pt x="211" y="11"/>
                                </a:lnTo>
                                <a:close/>
                                <a:moveTo>
                                  <a:pt x="228" y="45"/>
                                </a:moveTo>
                                <a:lnTo>
                                  <a:pt x="223" y="45"/>
                                </a:lnTo>
                                <a:lnTo>
                                  <a:pt x="223" y="8"/>
                                </a:lnTo>
                                <a:lnTo>
                                  <a:pt x="228" y="8"/>
                                </a:lnTo>
                                <a:lnTo>
                                  <a:pt x="228" y="45"/>
                                </a:lnTo>
                                <a:close/>
                                <a:moveTo>
                                  <a:pt x="239" y="50"/>
                                </a:moveTo>
                                <a:lnTo>
                                  <a:pt x="212" y="50"/>
                                </a:lnTo>
                                <a:lnTo>
                                  <a:pt x="212" y="45"/>
                                </a:lnTo>
                                <a:lnTo>
                                  <a:pt x="239" y="45"/>
                                </a:lnTo>
                                <a:lnTo>
                                  <a:pt x="239" y="50"/>
                                </a:lnTo>
                                <a:close/>
                                <a:moveTo>
                                  <a:pt x="255" y="50"/>
                                </a:moveTo>
                                <a:lnTo>
                                  <a:pt x="249" y="50"/>
                                </a:lnTo>
                                <a:lnTo>
                                  <a:pt x="249" y="2"/>
                                </a:lnTo>
                                <a:lnTo>
                                  <a:pt x="266" y="2"/>
                                </a:lnTo>
                                <a:lnTo>
                                  <a:pt x="272" y="4"/>
                                </a:lnTo>
                                <a:lnTo>
                                  <a:pt x="276" y="7"/>
                                </a:lnTo>
                                <a:lnTo>
                                  <a:pt x="255" y="7"/>
                                </a:lnTo>
                                <a:lnTo>
                                  <a:pt x="255" y="25"/>
                                </a:lnTo>
                                <a:lnTo>
                                  <a:pt x="274" y="25"/>
                                </a:lnTo>
                                <a:lnTo>
                                  <a:pt x="270" y="27"/>
                                </a:lnTo>
                                <a:lnTo>
                                  <a:pt x="267" y="28"/>
                                </a:lnTo>
                                <a:lnTo>
                                  <a:pt x="268" y="29"/>
                                </a:lnTo>
                                <a:lnTo>
                                  <a:pt x="270" y="30"/>
                                </a:lnTo>
                                <a:lnTo>
                                  <a:pt x="255" y="30"/>
                                </a:lnTo>
                                <a:lnTo>
                                  <a:pt x="255" y="50"/>
                                </a:lnTo>
                                <a:close/>
                                <a:moveTo>
                                  <a:pt x="274" y="25"/>
                                </a:moveTo>
                                <a:lnTo>
                                  <a:pt x="264" y="25"/>
                                </a:lnTo>
                                <a:lnTo>
                                  <a:pt x="268" y="23"/>
                                </a:lnTo>
                                <a:lnTo>
                                  <a:pt x="271" y="21"/>
                                </a:lnTo>
                                <a:lnTo>
                                  <a:pt x="272" y="18"/>
                                </a:lnTo>
                                <a:lnTo>
                                  <a:pt x="272" y="12"/>
                                </a:lnTo>
                                <a:lnTo>
                                  <a:pt x="267" y="7"/>
                                </a:lnTo>
                                <a:lnTo>
                                  <a:pt x="276" y="7"/>
                                </a:lnTo>
                                <a:lnTo>
                                  <a:pt x="278" y="12"/>
                                </a:lnTo>
                                <a:lnTo>
                                  <a:pt x="278" y="18"/>
                                </a:lnTo>
                                <a:lnTo>
                                  <a:pt x="276" y="22"/>
                                </a:lnTo>
                                <a:lnTo>
                                  <a:pt x="274" y="25"/>
                                </a:lnTo>
                                <a:close/>
                                <a:moveTo>
                                  <a:pt x="283" y="50"/>
                                </a:moveTo>
                                <a:lnTo>
                                  <a:pt x="277" y="50"/>
                                </a:lnTo>
                                <a:lnTo>
                                  <a:pt x="269" y="37"/>
                                </a:lnTo>
                                <a:lnTo>
                                  <a:pt x="268" y="35"/>
                                </a:lnTo>
                                <a:lnTo>
                                  <a:pt x="266" y="32"/>
                                </a:lnTo>
                                <a:lnTo>
                                  <a:pt x="263" y="31"/>
                                </a:lnTo>
                                <a:lnTo>
                                  <a:pt x="261" y="30"/>
                                </a:lnTo>
                                <a:lnTo>
                                  <a:pt x="270" y="30"/>
                                </a:lnTo>
                                <a:lnTo>
                                  <a:pt x="272" y="32"/>
                                </a:lnTo>
                                <a:lnTo>
                                  <a:pt x="273" y="34"/>
                                </a:lnTo>
                                <a:lnTo>
                                  <a:pt x="283" y="50"/>
                                </a:lnTo>
                                <a:close/>
                                <a:moveTo>
                                  <a:pt x="308" y="51"/>
                                </a:moveTo>
                                <a:lnTo>
                                  <a:pt x="289" y="51"/>
                                </a:lnTo>
                                <a:lnTo>
                                  <a:pt x="289" y="16"/>
                                </a:lnTo>
                                <a:lnTo>
                                  <a:pt x="294" y="16"/>
                                </a:lnTo>
                                <a:lnTo>
                                  <a:pt x="294" y="46"/>
                                </a:lnTo>
                                <a:lnTo>
                                  <a:pt x="310" y="46"/>
                                </a:lnTo>
                                <a:lnTo>
                                  <a:pt x="308" y="51"/>
                                </a:lnTo>
                                <a:close/>
                                <a:moveTo>
                                  <a:pt x="310" y="46"/>
                                </a:moveTo>
                                <a:lnTo>
                                  <a:pt x="306" y="46"/>
                                </a:lnTo>
                                <a:lnTo>
                                  <a:pt x="311" y="40"/>
                                </a:lnTo>
                                <a:lnTo>
                                  <a:pt x="311" y="16"/>
                                </a:lnTo>
                                <a:lnTo>
                                  <a:pt x="317" y="16"/>
                                </a:lnTo>
                                <a:lnTo>
                                  <a:pt x="317" y="45"/>
                                </a:lnTo>
                                <a:lnTo>
                                  <a:pt x="311" y="45"/>
                                </a:lnTo>
                                <a:lnTo>
                                  <a:pt x="310" y="46"/>
                                </a:lnTo>
                                <a:close/>
                                <a:moveTo>
                                  <a:pt x="317" y="50"/>
                                </a:moveTo>
                                <a:lnTo>
                                  <a:pt x="311" y="50"/>
                                </a:lnTo>
                                <a:lnTo>
                                  <a:pt x="311" y="45"/>
                                </a:lnTo>
                                <a:lnTo>
                                  <a:pt x="317" y="45"/>
                                </a:lnTo>
                                <a:lnTo>
                                  <a:pt x="317" y="50"/>
                                </a:lnTo>
                                <a:close/>
                                <a:moveTo>
                                  <a:pt x="337" y="22"/>
                                </a:moveTo>
                                <a:lnTo>
                                  <a:pt x="334" y="22"/>
                                </a:lnTo>
                                <a:lnTo>
                                  <a:pt x="337" y="15"/>
                                </a:lnTo>
                                <a:lnTo>
                                  <a:pt x="350" y="15"/>
                                </a:lnTo>
                                <a:lnTo>
                                  <a:pt x="354" y="20"/>
                                </a:lnTo>
                                <a:lnTo>
                                  <a:pt x="339" y="20"/>
                                </a:lnTo>
                                <a:lnTo>
                                  <a:pt x="337" y="22"/>
                                </a:lnTo>
                                <a:close/>
                                <a:moveTo>
                                  <a:pt x="333" y="50"/>
                                </a:moveTo>
                                <a:lnTo>
                                  <a:pt x="328" y="50"/>
                                </a:lnTo>
                                <a:lnTo>
                                  <a:pt x="328" y="16"/>
                                </a:lnTo>
                                <a:lnTo>
                                  <a:pt x="333" y="16"/>
                                </a:lnTo>
                                <a:lnTo>
                                  <a:pt x="333" y="22"/>
                                </a:lnTo>
                                <a:lnTo>
                                  <a:pt x="337" y="22"/>
                                </a:lnTo>
                                <a:lnTo>
                                  <a:pt x="333" y="26"/>
                                </a:lnTo>
                                <a:lnTo>
                                  <a:pt x="333" y="50"/>
                                </a:lnTo>
                                <a:close/>
                                <a:moveTo>
                                  <a:pt x="356" y="50"/>
                                </a:moveTo>
                                <a:lnTo>
                                  <a:pt x="351" y="50"/>
                                </a:lnTo>
                                <a:lnTo>
                                  <a:pt x="351" y="20"/>
                                </a:lnTo>
                                <a:lnTo>
                                  <a:pt x="354" y="20"/>
                                </a:lnTo>
                                <a:lnTo>
                                  <a:pt x="356" y="22"/>
                                </a:lnTo>
                                <a:lnTo>
                                  <a:pt x="35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51" name="Picture 5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8445" y="-908"/>
                            <a:ext cx="625" cy="1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52" name="Line 511"/>
                        <wps:cNvCnPr>
                          <a:cxnSpLocks noChangeShapeType="1"/>
                        </wps:cNvCnPr>
                        <wps:spPr bwMode="auto">
                          <a:xfrm>
                            <a:off x="8556" y="-595"/>
                            <a:ext cx="303" cy="0"/>
                          </a:xfrm>
                          <a:prstGeom prst="line">
                            <a:avLst/>
                          </a:prstGeom>
                          <a:noFill/>
                          <a:ln w="32568">
                            <a:solidFill>
                              <a:srgbClr val="FFFFFF"/>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53" name="Picture 51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8553" y="-624"/>
                            <a:ext cx="454"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54" name="Rectangle 509"/>
                        <wps:cNvSpPr>
                          <a:spLocks noChangeArrowheads="1"/>
                        </wps:cNvSpPr>
                        <wps:spPr bwMode="auto">
                          <a:xfrm>
                            <a:off x="8419" y="-2638"/>
                            <a:ext cx="673" cy="2639"/>
                          </a:xfrm>
                          <a:prstGeom prst="rect">
                            <a:avLst/>
                          </a:prstGeom>
                          <a:noFill/>
                          <a:ln w="3984">
                            <a:solidFill>
                              <a:srgbClr val="7F7F7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 name="Rectangle 508"/>
                        <wps:cNvSpPr>
                          <a:spLocks noChangeArrowheads="1"/>
                        </wps:cNvSpPr>
                        <wps:spPr bwMode="auto">
                          <a:xfrm>
                            <a:off x="8414" y="-2746"/>
                            <a:ext cx="673" cy="2747"/>
                          </a:xfrm>
                          <a:prstGeom prst="rect">
                            <a:avLst/>
                          </a:prstGeom>
                          <a:noFill/>
                          <a:ln w="3984">
                            <a:solidFill>
                              <a:srgbClr val="7F7F7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56" name="Picture 50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9919" y="-2746"/>
                            <a:ext cx="644" cy="26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57" name="AutoShape 506"/>
                        <wps:cNvSpPr>
                          <a:spLocks/>
                        </wps:cNvSpPr>
                        <wps:spPr bwMode="auto">
                          <a:xfrm>
                            <a:off x="10068" y="-2705"/>
                            <a:ext cx="357" cy="67"/>
                          </a:xfrm>
                          <a:custGeom>
                            <a:avLst/>
                            <a:gdLst>
                              <a:gd name="T0" fmla="+- 0 10091 10068"/>
                              <a:gd name="T1" fmla="*/ T0 w 357"/>
                              <a:gd name="T2" fmla="+- 0 -2701 -2705"/>
                              <a:gd name="T3" fmla="*/ -2701 h 67"/>
                              <a:gd name="T4" fmla="+- 0 10093 10068"/>
                              <a:gd name="T5" fmla="*/ T4 w 357"/>
                              <a:gd name="T6" fmla="+- 0 -2680 -2705"/>
                              <a:gd name="T7" fmla="*/ -2680 h 67"/>
                              <a:gd name="T8" fmla="+- 0 10088 10068"/>
                              <a:gd name="T9" fmla="*/ T8 w 357"/>
                              <a:gd name="T10" fmla="+- 0 -2676 -2705"/>
                              <a:gd name="T11" fmla="*/ -2676 h 67"/>
                              <a:gd name="T12" fmla="+- 0 10084 10068"/>
                              <a:gd name="T13" fmla="*/ T12 w 357"/>
                              <a:gd name="T14" fmla="+- 0 -2680 -2705"/>
                              <a:gd name="T15" fmla="*/ -2680 h 67"/>
                              <a:gd name="T16" fmla="+- 0 10086 10068"/>
                              <a:gd name="T17" fmla="*/ T16 w 357"/>
                              <a:gd name="T18" fmla="+- 0 -2698 -2705"/>
                              <a:gd name="T19" fmla="*/ -2698 h 67"/>
                              <a:gd name="T20" fmla="+- 0 10093 10068"/>
                              <a:gd name="T21" fmla="*/ T20 w 357"/>
                              <a:gd name="T22" fmla="+- 0 -2680 -2705"/>
                              <a:gd name="T23" fmla="*/ -2680 h 67"/>
                              <a:gd name="T24" fmla="+- 0 10085 10068"/>
                              <a:gd name="T25" fmla="*/ T24 w 357"/>
                              <a:gd name="T26" fmla="+- 0 -2673 -2705"/>
                              <a:gd name="T27" fmla="*/ -2673 h 67"/>
                              <a:gd name="T28" fmla="+- 0 10091 10068"/>
                              <a:gd name="T29" fmla="*/ T28 w 357"/>
                              <a:gd name="T30" fmla="+- 0 -2673 -2705"/>
                              <a:gd name="T31" fmla="*/ -2673 h 67"/>
                              <a:gd name="T32" fmla="+- 0 10114 10068"/>
                              <a:gd name="T33" fmla="*/ T32 w 357"/>
                              <a:gd name="T34" fmla="+- 0 -2654 -2705"/>
                              <a:gd name="T35" fmla="*/ -2654 h 67"/>
                              <a:gd name="T36" fmla="+- 0 10133 10068"/>
                              <a:gd name="T37" fmla="*/ T36 w 357"/>
                              <a:gd name="T38" fmla="+- 0 -2685 -2705"/>
                              <a:gd name="T39" fmla="*/ -2685 h 67"/>
                              <a:gd name="T40" fmla="+- 0 10136 10068"/>
                              <a:gd name="T41" fmla="*/ T40 w 357"/>
                              <a:gd name="T42" fmla="+- 0 -2671 -2705"/>
                              <a:gd name="T43" fmla="*/ -2671 h 67"/>
                              <a:gd name="T44" fmla="+- 0 10134 10068"/>
                              <a:gd name="T45" fmla="*/ T44 w 357"/>
                              <a:gd name="T46" fmla="+- 0 -2657 -2705"/>
                              <a:gd name="T47" fmla="*/ -2657 h 67"/>
                              <a:gd name="T48" fmla="+- 0 10126 10068"/>
                              <a:gd name="T49" fmla="*/ T48 w 357"/>
                              <a:gd name="T50" fmla="+- 0 -2685 -2705"/>
                              <a:gd name="T51" fmla="*/ -2685 h 67"/>
                              <a:gd name="T52" fmla="+- 0 10129 10068"/>
                              <a:gd name="T53" fmla="*/ T52 w 357"/>
                              <a:gd name="T54" fmla="+- 0 -2659 -2705"/>
                              <a:gd name="T55" fmla="*/ -2659 h 67"/>
                              <a:gd name="T56" fmla="+- 0 10142 10068"/>
                              <a:gd name="T57" fmla="*/ T56 w 357"/>
                              <a:gd name="T58" fmla="+- 0 -2663 -2705"/>
                              <a:gd name="T59" fmla="*/ -2663 h 67"/>
                              <a:gd name="T60" fmla="+- 0 10153 10068"/>
                              <a:gd name="T61" fmla="*/ T60 w 357"/>
                              <a:gd name="T62" fmla="+- 0 -2685 -2705"/>
                              <a:gd name="T63" fmla="*/ -2685 h 67"/>
                              <a:gd name="T64" fmla="+- 0 10164 10068"/>
                              <a:gd name="T65" fmla="*/ T64 w 357"/>
                              <a:gd name="T66" fmla="+- 0 -2654 -2705"/>
                              <a:gd name="T67" fmla="*/ -2654 h 67"/>
                              <a:gd name="T68" fmla="+- 0 10174 10068"/>
                              <a:gd name="T69" fmla="*/ T68 w 357"/>
                              <a:gd name="T70" fmla="+- 0 -2684 -2705"/>
                              <a:gd name="T71" fmla="*/ -2684 h 67"/>
                              <a:gd name="T72" fmla="+- 0 10163 10068"/>
                              <a:gd name="T73" fmla="*/ T72 w 357"/>
                              <a:gd name="T74" fmla="+- 0 -2685 -2705"/>
                              <a:gd name="T75" fmla="*/ -2685 h 67"/>
                              <a:gd name="T76" fmla="+- 0 10168 10068"/>
                              <a:gd name="T77" fmla="*/ T76 w 357"/>
                              <a:gd name="T78" fmla="+- 0 -2661 -2705"/>
                              <a:gd name="T79" fmla="*/ -2661 h 67"/>
                              <a:gd name="T80" fmla="+- 0 10174 10068"/>
                              <a:gd name="T81" fmla="*/ T80 w 357"/>
                              <a:gd name="T82" fmla="+- 0 -2661 -2705"/>
                              <a:gd name="T83" fmla="*/ -2661 h 67"/>
                              <a:gd name="T84" fmla="+- 0 10144 10068"/>
                              <a:gd name="T85" fmla="*/ T84 w 357"/>
                              <a:gd name="T86" fmla="+- 0 -2647 -2705"/>
                              <a:gd name="T87" fmla="*/ -2647 h 67"/>
                              <a:gd name="T88" fmla="+- 0 10186 10068"/>
                              <a:gd name="T89" fmla="*/ T88 w 357"/>
                              <a:gd name="T90" fmla="+- 0 -2698 -2705"/>
                              <a:gd name="T91" fmla="*/ -2698 h 67"/>
                              <a:gd name="T92" fmla="+- 0 10191 10068"/>
                              <a:gd name="T93" fmla="*/ T92 w 357"/>
                              <a:gd name="T94" fmla="+- 0 -2703 -2705"/>
                              <a:gd name="T95" fmla="*/ -2703 h 67"/>
                              <a:gd name="T96" fmla="+- 0 10185 10068"/>
                              <a:gd name="T97" fmla="*/ T96 w 357"/>
                              <a:gd name="T98" fmla="+- 0 -2689 -2705"/>
                              <a:gd name="T99" fmla="*/ -2689 h 67"/>
                              <a:gd name="T100" fmla="+- 0 10199 10068"/>
                              <a:gd name="T101" fmla="*/ T100 w 357"/>
                              <a:gd name="T102" fmla="+- 0 -2664 -2705"/>
                              <a:gd name="T103" fmla="*/ -2664 h 67"/>
                              <a:gd name="T104" fmla="+- 0 10211 10068"/>
                              <a:gd name="T105" fmla="*/ T104 w 357"/>
                              <a:gd name="T106" fmla="+- 0 -2685 -2705"/>
                              <a:gd name="T107" fmla="*/ -2685 h 67"/>
                              <a:gd name="T108" fmla="+- 0 10223 10068"/>
                              <a:gd name="T109" fmla="*/ T108 w 357"/>
                              <a:gd name="T110" fmla="+- 0 -2654 -2705"/>
                              <a:gd name="T111" fmla="*/ -2654 h 67"/>
                              <a:gd name="T112" fmla="+- 0 10221 10068"/>
                              <a:gd name="T113" fmla="*/ T112 w 357"/>
                              <a:gd name="T114" fmla="+- 0 -2685 -2705"/>
                              <a:gd name="T115" fmla="*/ -2685 h 67"/>
                              <a:gd name="T116" fmla="+- 0 10251 10068"/>
                              <a:gd name="T117" fmla="*/ T116 w 357"/>
                              <a:gd name="T118" fmla="+- 0 -2683 -2705"/>
                              <a:gd name="T119" fmla="*/ -2683 h 67"/>
                              <a:gd name="T120" fmla="+- 0 10252 10068"/>
                              <a:gd name="T121" fmla="*/ T120 w 357"/>
                              <a:gd name="T122" fmla="+- 0 -2685 -2705"/>
                              <a:gd name="T123" fmla="*/ -2685 h 67"/>
                              <a:gd name="T124" fmla="+- 0 10247 10068"/>
                              <a:gd name="T125" fmla="*/ T124 w 357"/>
                              <a:gd name="T126" fmla="+- 0 -2689 -2705"/>
                              <a:gd name="T127" fmla="*/ -2689 h 67"/>
                              <a:gd name="T128" fmla="+- 0 10270 10068"/>
                              <a:gd name="T129" fmla="*/ T128 w 357"/>
                              <a:gd name="T130" fmla="+- 0 -2655 -2705"/>
                              <a:gd name="T131" fmla="*/ -2655 h 67"/>
                              <a:gd name="T132" fmla="+- 0 10270 10068"/>
                              <a:gd name="T133" fmla="*/ T132 w 357"/>
                              <a:gd name="T134" fmla="+- 0 -2655 -2705"/>
                              <a:gd name="T135" fmla="*/ -2655 h 67"/>
                              <a:gd name="T136" fmla="+- 0 10305 10068"/>
                              <a:gd name="T137" fmla="*/ T136 w 357"/>
                              <a:gd name="T138" fmla="+- 0 -2699 -2705"/>
                              <a:gd name="T139" fmla="*/ -2699 h 67"/>
                              <a:gd name="T140" fmla="+- 0 10278 10068"/>
                              <a:gd name="T141" fmla="*/ T140 w 357"/>
                              <a:gd name="T142" fmla="+- 0 -2660 -2705"/>
                              <a:gd name="T143" fmla="*/ -2660 h 67"/>
                              <a:gd name="T144" fmla="+- 0 10305 10068"/>
                              <a:gd name="T145" fmla="*/ T144 w 357"/>
                              <a:gd name="T146" fmla="+- 0 -2699 -2705"/>
                              <a:gd name="T147" fmla="*/ -2699 h 67"/>
                              <a:gd name="T148" fmla="+- 0 10284 10068"/>
                              <a:gd name="T149" fmla="*/ T148 w 357"/>
                              <a:gd name="T150" fmla="+- 0 -2660 -2705"/>
                              <a:gd name="T151" fmla="*/ -2660 h 67"/>
                              <a:gd name="T152" fmla="+- 0 10318 10068"/>
                              <a:gd name="T153" fmla="*/ T152 w 357"/>
                              <a:gd name="T154" fmla="+- 0 -2703 -2705"/>
                              <a:gd name="T155" fmla="*/ -2703 h 67"/>
                              <a:gd name="T156" fmla="+- 0 10323 10068"/>
                              <a:gd name="T157" fmla="*/ T156 w 357"/>
                              <a:gd name="T158" fmla="+- 0 -2698 -2705"/>
                              <a:gd name="T159" fmla="*/ -2698 h 67"/>
                              <a:gd name="T160" fmla="+- 0 10336 10068"/>
                              <a:gd name="T161" fmla="*/ T160 w 357"/>
                              <a:gd name="T162" fmla="+- 0 -2677 -2705"/>
                              <a:gd name="T163" fmla="*/ -2677 h 67"/>
                              <a:gd name="T164" fmla="+- 0 10323 10068"/>
                              <a:gd name="T165" fmla="*/ T164 w 357"/>
                              <a:gd name="T166" fmla="+- 0 -2655 -2705"/>
                              <a:gd name="T167" fmla="*/ -2655 h 67"/>
                              <a:gd name="T168" fmla="+- 0 10341 10068"/>
                              <a:gd name="T169" fmla="*/ T168 w 357"/>
                              <a:gd name="T170" fmla="+- 0 -2687 -2705"/>
                              <a:gd name="T171" fmla="*/ -2687 h 67"/>
                              <a:gd name="T172" fmla="+- 0 10346 10068"/>
                              <a:gd name="T173" fmla="*/ T172 w 357"/>
                              <a:gd name="T174" fmla="+- 0 -2687 -2705"/>
                              <a:gd name="T175" fmla="*/ -2687 h 67"/>
                              <a:gd name="T176" fmla="+- 0 10337 10068"/>
                              <a:gd name="T177" fmla="*/ T176 w 357"/>
                              <a:gd name="T178" fmla="+- 0 -2668 -2705"/>
                              <a:gd name="T179" fmla="*/ -2668 h 67"/>
                              <a:gd name="T180" fmla="+- 0 10339 10068"/>
                              <a:gd name="T181" fmla="*/ T180 w 357"/>
                              <a:gd name="T182" fmla="+- 0 -2675 -2705"/>
                              <a:gd name="T183" fmla="*/ -2675 h 67"/>
                              <a:gd name="T184" fmla="+- 0 10377 10068"/>
                              <a:gd name="T185" fmla="*/ T184 w 357"/>
                              <a:gd name="T186" fmla="+- 0 -2654 -2705"/>
                              <a:gd name="T187" fmla="*/ -2654 h 67"/>
                              <a:gd name="T188" fmla="+- 0 10379 10068"/>
                              <a:gd name="T189" fmla="*/ T188 w 357"/>
                              <a:gd name="T190" fmla="+- 0 -2659 -2705"/>
                              <a:gd name="T191" fmla="*/ -2659 h 67"/>
                              <a:gd name="T192" fmla="+- 0 10380 10068"/>
                              <a:gd name="T193" fmla="*/ T192 w 357"/>
                              <a:gd name="T194" fmla="+- 0 -2689 -2705"/>
                              <a:gd name="T195" fmla="*/ -2689 h 67"/>
                              <a:gd name="T196" fmla="+- 0 10386 10068"/>
                              <a:gd name="T197" fmla="*/ T196 w 357"/>
                              <a:gd name="T198" fmla="+- 0 -2655 -2705"/>
                              <a:gd name="T199" fmla="*/ -2655 h 67"/>
                              <a:gd name="T200" fmla="+- 0 10406 10068"/>
                              <a:gd name="T201" fmla="*/ T200 w 357"/>
                              <a:gd name="T202" fmla="+- 0 -2683 -2705"/>
                              <a:gd name="T203" fmla="*/ -2683 h 67"/>
                              <a:gd name="T204" fmla="+- 0 10407 10068"/>
                              <a:gd name="T205" fmla="*/ T204 w 357"/>
                              <a:gd name="T206" fmla="+- 0 -2685 -2705"/>
                              <a:gd name="T207" fmla="*/ -2685 h 67"/>
                              <a:gd name="T208" fmla="+- 0 10402 10068"/>
                              <a:gd name="T209" fmla="*/ T208 w 357"/>
                              <a:gd name="T210" fmla="+- 0 -2689 -2705"/>
                              <a:gd name="T211" fmla="*/ -2689 h 67"/>
                              <a:gd name="T212" fmla="+- 0 10425 10068"/>
                              <a:gd name="T213" fmla="*/ T212 w 357"/>
                              <a:gd name="T214" fmla="+- 0 -2655 -2705"/>
                              <a:gd name="T215" fmla="*/ -2655 h 67"/>
                              <a:gd name="T216" fmla="+- 0 10425 10068"/>
                              <a:gd name="T217" fmla="*/ T216 w 357"/>
                              <a:gd name="T218" fmla="+- 0 -2655 -2705"/>
                              <a:gd name="T219" fmla="*/ -2655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357" h="67">
                                <a:moveTo>
                                  <a:pt x="6" y="50"/>
                                </a:moveTo>
                                <a:lnTo>
                                  <a:pt x="0" y="50"/>
                                </a:lnTo>
                                <a:lnTo>
                                  <a:pt x="0" y="2"/>
                                </a:lnTo>
                                <a:lnTo>
                                  <a:pt x="18" y="2"/>
                                </a:lnTo>
                                <a:lnTo>
                                  <a:pt x="23" y="4"/>
                                </a:lnTo>
                                <a:lnTo>
                                  <a:pt x="27" y="7"/>
                                </a:lnTo>
                                <a:lnTo>
                                  <a:pt x="6" y="7"/>
                                </a:lnTo>
                                <a:lnTo>
                                  <a:pt x="6" y="25"/>
                                </a:lnTo>
                                <a:lnTo>
                                  <a:pt x="25" y="25"/>
                                </a:lnTo>
                                <a:lnTo>
                                  <a:pt x="21" y="27"/>
                                </a:lnTo>
                                <a:lnTo>
                                  <a:pt x="19" y="28"/>
                                </a:lnTo>
                                <a:lnTo>
                                  <a:pt x="20" y="29"/>
                                </a:lnTo>
                                <a:lnTo>
                                  <a:pt x="21" y="30"/>
                                </a:lnTo>
                                <a:lnTo>
                                  <a:pt x="6" y="30"/>
                                </a:lnTo>
                                <a:lnTo>
                                  <a:pt x="6" y="50"/>
                                </a:lnTo>
                                <a:close/>
                                <a:moveTo>
                                  <a:pt x="25" y="25"/>
                                </a:moveTo>
                                <a:lnTo>
                                  <a:pt x="16" y="25"/>
                                </a:lnTo>
                                <a:lnTo>
                                  <a:pt x="19" y="23"/>
                                </a:lnTo>
                                <a:lnTo>
                                  <a:pt x="22" y="21"/>
                                </a:lnTo>
                                <a:lnTo>
                                  <a:pt x="23" y="18"/>
                                </a:lnTo>
                                <a:lnTo>
                                  <a:pt x="23" y="12"/>
                                </a:lnTo>
                                <a:lnTo>
                                  <a:pt x="18" y="7"/>
                                </a:lnTo>
                                <a:lnTo>
                                  <a:pt x="27" y="7"/>
                                </a:lnTo>
                                <a:lnTo>
                                  <a:pt x="29" y="12"/>
                                </a:lnTo>
                                <a:lnTo>
                                  <a:pt x="29" y="18"/>
                                </a:lnTo>
                                <a:lnTo>
                                  <a:pt x="28" y="22"/>
                                </a:lnTo>
                                <a:lnTo>
                                  <a:pt x="25" y="25"/>
                                </a:lnTo>
                                <a:close/>
                                <a:moveTo>
                                  <a:pt x="35" y="50"/>
                                </a:moveTo>
                                <a:lnTo>
                                  <a:pt x="28" y="50"/>
                                </a:lnTo>
                                <a:lnTo>
                                  <a:pt x="20" y="37"/>
                                </a:lnTo>
                                <a:lnTo>
                                  <a:pt x="19" y="35"/>
                                </a:lnTo>
                                <a:lnTo>
                                  <a:pt x="17" y="32"/>
                                </a:lnTo>
                                <a:lnTo>
                                  <a:pt x="15" y="31"/>
                                </a:lnTo>
                                <a:lnTo>
                                  <a:pt x="12" y="30"/>
                                </a:lnTo>
                                <a:lnTo>
                                  <a:pt x="21" y="30"/>
                                </a:lnTo>
                                <a:lnTo>
                                  <a:pt x="22" y="30"/>
                                </a:lnTo>
                                <a:lnTo>
                                  <a:pt x="23" y="32"/>
                                </a:lnTo>
                                <a:lnTo>
                                  <a:pt x="25" y="34"/>
                                </a:lnTo>
                                <a:lnTo>
                                  <a:pt x="26" y="36"/>
                                </a:lnTo>
                                <a:lnTo>
                                  <a:pt x="35" y="50"/>
                                </a:lnTo>
                                <a:close/>
                                <a:moveTo>
                                  <a:pt x="61" y="51"/>
                                </a:moveTo>
                                <a:lnTo>
                                  <a:pt x="46" y="51"/>
                                </a:lnTo>
                                <a:lnTo>
                                  <a:pt x="38" y="42"/>
                                </a:lnTo>
                                <a:lnTo>
                                  <a:pt x="38" y="25"/>
                                </a:lnTo>
                                <a:lnTo>
                                  <a:pt x="47" y="15"/>
                                </a:lnTo>
                                <a:lnTo>
                                  <a:pt x="61" y="15"/>
                                </a:lnTo>
                                <a:lnTo>
                                  <a:pt x="65" y="20"/>
                                </a:lnTo>
                                <a:lnTo>
                                  <a:pt x="50" y="20"/>
                                </a:lnTo>
                                <a:lnTo>
                                  <a:pt x="45" y="25"/>
                                </a:lnTo>
                                <a:lnTo>
                                  <a:pt x="44" y="30"/>
                                </a:lnTo>
                                <a:lnTo>
                                  <a:pt x="68" y="30"/>
                                </a:lnTo>
                                <a:lnTo>
                                  <a:pt x="68" y="34"/>
                                </a:lnTo>
                                <a:lnTo>
                                  <a:pt x="44" y="34"/>
                                </a:lnTo>
                                <a:lnTo>
                                  <a:pt x="44" y="40"/>
                                </a:lnTo>
                                <a:lnTo>
                                  <a:pt x="50" y="46"/>
                                </a:lnTo>
                                <a:lnTo>
                                  <a:pt x="66" y="46"/>
                                </a:lnTo>
                                <a:lnTo>
                                  <a:pt x="66" y="48"/>
                                </a:lnTo>
                                <a:lnTo>
                                  <a:pt x="61" y="51"/>
                                </a:lnTo>
                                <a:close/>
                                <a:moveTo>
                                  <a:pt x="68" y="30"/>
                                </a:moveTo>
                                <a:lnTo>
                                  <a:pt x="62" y="30"/>
                                </a:lnTo>
                                <a:lnTo>
                                  <a:pt x="62" y="25"/>
                                </a:lnTo>
                                <a:lnTo>
                                  <a:pt x="58" y="20"/>
                                </a:lnTo>
                                <a:lnTo>
                                  <a:pt x="65" y="20"/>
                                </a:lnTo>
                                <a:lnTo>
                                  <a:pt x="68" y="24"/>
                                </a:lnTo>
                                <a:lnTo>
                                  <a:pt x="68" y="30"/>
                                </a:lnTo>
                                <a:close/>
                                <a:moveTo>
                                  <a:pt x="66" y="46"/>
                                </a:moveTo>
                                <a:lnTo>
                                  <a:pt x="61" y="46"/>
                                </a:lnTo>
                                <a:lnTo>
                                  <a:pt x="66" y="43"/>
                                </a:lnTo>
                                <a:lnTo>
                                  <a:pt x="66" y="46"/>
                                </a:lnTo>
                                <a:close/>
                                <a:moveTo>
                                  <a:pt x="96" y="51"/>
                                </a:moveTo>
                                <a:lnTo>
                                  <a:pt x="82" y="51"/>
                                </a:lnTo>
                                <a:lnTo>
                                  <a:pt x="74" y="42"/>
                                </a:lnTo>
                                <a:lnTo>
                                  <a:pt x="74" y="25"/>
                                </a:lnTo>
                                <a:lnTo>
                                  <a:pt x="82" y="15"/>
                                </a:lnTo>
                                <a:lnTo>
                                  <a:pt x="97" y="15"/>
                                </a:lnTo>
                                <a:lnTo>
                                  <a:pt x="99" y="20"/>
                                </a:lnTo>
                                <a:lnTo>
                                  <a:pt x="85" y="20"/>
                                </a:lnTo>
                                <a:lnTo>
                                  <a:pt x="80" y="27"/>
                                </a:lnTo>
                                <a:lnTo>
                                  <a:pt x="80" y="39"/>
                                </a:lnTo>
                                <a:lnTo>
                                  <a:pt x="85" y="46"/>
                                </a:lnTo>
                                <a:lnTo>
                                  <a:pt x="99" y="46"/>
                                </a:lnTo>
                                <a:lnTo>
                                  <a:pt x="96" y="51"/>
                                </a:lnTo>
                                <a:close/>
                                <a:moveTo>
                                  <a:pt x="106" y="21"/>
                                </a:moveTo>
                                <a:lnTo>
                                  <a:pt x="100" y="21"/>
                                </a:lnTo>
                                <a:lnTo>
                                  <a:pt x="100" y="16"/>
                                </a:lnTo>
                                <a:lnTo>
                                  <a:pt x="106" y="16"/>
                                </a:lnTo>
                                <a:lnTo>
                                  <a:pt x="106" y="21"/>
                                </a:lnTo>
                                <a:close/>
                                <a:moveTo>
                                  <a:pt x="99" y="46"/>
                                </a:moveTo>
                                <a:lnTo>
                                  <a:pt x="94" y="46"/>
                                </a:lnTo>
                                <a:lnTo>
                                  <a:pt x="100" y="40"/>
                                </a:lnTo>
                                <a:lnTo>
                                  <a:pt x="100" y="26"/>
                                </a:lnTo>
                                <a:lnTo>
                                  <a:pt x="95" y="20"/>
                                </a:lnTo>
                                <a:lnTo>
                                  <a:pt x="99" y="20"/>
                                </a:lnTo>
                                <a:lnTo>
                                  <a:pt x="100" y="21"/>
                                </a:lnTo>
                                <a:lnTo>
                                  <a:pt x="106" y="21"/>
                                </a:lnTo>
                                <a:lnTo>
                                  <a:pt x="106" y="44"/>
                                </a:lnTo>
                                <a:lnTo>
                                  <a:pt x="100" y="44"/>
                                </a:lnTo>
                                <a:lnTo>
                                  <a:pt x="99" y="46"/>
                                </a:lnTo>
                                <a:close/>
                                <a:moveTo>
                                  <a:pt x="106" y="62"/>
                                </a:moveTo>
                                <a:lnTo>
                                  <a:pt x="100" y="62"/>
                                </a:lnTo>
                                <a:lnTo>
                                  <a:pt x="100" y="44"/>
                                </a:lnTo>
                                <a:lnTo>
                                  <a:pt x="106" y="44"/>
                                </a:lnTo>
                                <a:lnTo>
                                  <a:pt x="106" y="62"/>
                                </a:lnTo>
                                <a:close/>
                                <a:moveTo>
                                  <a:pt x="106" y="66"/>
                                </a:moveTo>
                                <a:lnTo>
                                  <a:pt x="81" y="66"/>
                                </a:lnTo>
                                <a:lnTo>
                                  <a:pt x="76" y="64"/>
                                </a:lnTo>
                                <a:lnTo>
                                  <a:pt x="76" y="58"/>
                                </a:lnTo>
                                <a:lnTo>
                                  <a:pt x="82" y="62"/>
                                </a:lnTo>
                                <a:lnTo>
                                  <a:pt x="106" y="62"/>
                                </a:lnTo>
                                <a:lnTo>
                                  <a:pt x="106" y="66"/>
                                </a:lnTo>
                                <a:close/>
                                <a:moveTo>
                                  <a:pt x="121" y="7"/>
                                </a:moveTo>
                                <a:lnTo>
                                  <a:pt x="118" y="7"/>
                                </a:lnTo>
                                <a:lnTo>
                                  <a:pt x="116" y="5"/>
                                </a:lnTo>
                                <a:lnTo>
                                  <a:pt x="116" y="2"/>
                                </a:lnTo>
                                <a:lnTo>
                                  <a:pt x="118" y="0"/>
                                </a:lnTo>
                                <a:lnTo>
                                  <a:pt x="121" y="0"/>
                                </a:lnTo>
                                <a:lnTo>
                                  <a:pt x="123" y="2"/>
                                </a:lnTo>
                                <a:lnTo>
                                  <a:pt x="123" y="5"/>
                                </a:lnTo>
                                <a:lnTo>
                                  <a:pt x="121" y="7"/>
                                </a:lnTo>
                                <a:close/>
                                <a:moveTo>
                                  <a:pt x="122" y="50"/>
                                </a:moveTo>
                                <a:lnTo>
                                  <a:pt x="117" y="50"/>
                                </a:lnTo>
                                <a:lnTo>
                                  <a:pt x="117" y="16"/>
                                </a:lnTo>
                                <a:lnTo>
                                  <a:pt x="122" y="16"/>
                                </a:lnTo>
                                <a:lnTo>
                                  <a:pt x="122" y="50"/>
                                </a:lnTo>
                                <a:close/>
                                <a:moveTo>
                                  <a:pt x="155" y="51"/>
                                </a:moveTo>
                                <a:lnTo>
                                  <a:pt x="140" y="51"/>
                                </a:lnTo>
                                <a:lnTo>
                                  <a:pt x="131" y="41"/>
                                </a:lnTo>
                                <a:lnTo>
                                  <a:pt x="131" y="25"/>
                                </a:lnTo>
                                <a:lnTo>
                                  <a:pt x="140" y="15"/>
                                </a:lnTo>
                                <a:lnTo>
                                  <a:pt x="156" y="15"/>
                                </a:lnTo>
                                <a:lnTo>
                                  <a:pt x="160" y="20"/>
                                </a:lnTo>
                                <a:lnTo>
                                  <a:pt x="143" y="20"/>
                                </a:lnTo>
                                <a:lnTo>
                                  <a:pt x="136" y="27"/>
                                </a:lnTo>
                                <a:lnTo>
                                  <a:pt x="136" y="39"/>
                                </a:lnTo>
                                <a:lnTo>
                                  <a:pt x="143" y="46"/>
                                </a:lnTo>
                                <a:lnTo>
                                  <a:pt x="160" y="46"/>
                                </a:lnTo>
                                <a:lnTo>
                                  <a:pt x="155" y="51"/>
                                </a:lnTo>
                                <a:close/>
                                <a:moveTo>
                                  <a:pt x="160" y="46"/>
                                </a:moveTo>
                                <a:lnTo>
                                  <a:pt x="153" y="46"/>
                                </a:lnTo>
                                <a:lnTo>
                                  <a:pt x="159" y="39"/>
                                </a:lnTo>
                                <a:lnTo>
                                  <a:pt x="159" y="27"/>
                                </a:lnTo>
                                <a:lnTo>
                                  <a:pt x="153" y="20"/>
                                </a:lnTo>
                                <a:lnTo>
                                  <a:pt x="160" y="20"/>
                                </a:lnTo>
                                <a:lnTo>
                                  <a:pt x="165" y="25"/>
                                </a:lnTo>
                                <a:lnTo>
                                  <a:pt x="165" y="41"/>
                                </a:lnTo>
                                <a:lnTo>
                                  <a:pt x="160" y="46"/>
                                </a:lnTo>
                                <a:close/>
                                <a:moveTo>
                                  <a:pt x="183" y="22"/>
                                </a:moveTo>
                                <a:lnTo>
                                  <a:pt x="179" y="22"/>
                                </a:lnTo>
                                <a:lnTo>
                                  <a:pt x="183" y="15"/>
                                </a:lnTo>
                                <a:lnTo>
                                  <a:pt x="196" y="15"/>
                                </a:lnTo>
                                <a:lnTo>
                                  <a:pt x="200" y="20"/>
                                </a:lnTo>
                                <a:lnTo>
                                  <a:pt x="184" y="20"/>
                                </a:lnTo>
                                <a:lnTo>
                                  <a:pt x="183" y="22"/>
                                </a:lnTo>
                                <a:close/>
                                <a:moveTo>
                                  <a:pt x="179" y="50"/>
                                </a:moveTo>
                                <a:lnTo>
                                  <a:pt x="173" y="50"/>
                                </a:lnTo>
                                <a:lnTo>
                                  <a:pt x="173" y="16"/>
                                </a:lnTo>
                                <a:lnTo>
                                  <a:pt x="179" y="16"/>
                                </a:lnTo>
                                <a:lnTo>
                                  <a:pt x="179" y="22"/>
                                </a:lnTo>
                                <a:lnTo>
                                  <a:pt x="183" y="22"/>
                                </a:lnTo>
                                <a:lnTo>
                                  <a:pt x="179" y="26"/>
                                </a:lnTo>
                                <a:lnTo>
                                  <a:pt x="179" y="50"/>
                                </a:lnTo>
                                <a:close/>
                                <a:moveTo>
                                  <a:pt x="202" y="50"/>
                                </a:moveTo>
                                <a:lnTo>
                                  <a:pt x="196" y="50"/>
                                </a:lnTo>
                                <a:lnTo>
                                  <a:pt x="196" y="20"/>
                                </a:lnTo>
                                <a:lnTo>
                                  <a:pt x="200" y="20"/>
                                </a:lnTo>
                                <a:lnTo>
                                  <a:pt x="202" y="22"/>
                                </a:lnTo>
                                <a:lnTo>
                                  <a:pt x="202" y="50"/>
                                </a:lnTo>
                                <a:close/>
                                <a:moveTo>
                                  <a:pt x="212" y="12"/>
                                </a:moveTo>
                                <a:lnTo>
                                  <a:pt x="212" y="6"/>
                                </a:lnTo>
                                <a:lnTo>
                                  <a:pt x="218" y="1"/>
                                </a:lnTo>
                                <a:lnTo>
                                  <a:pt x="232" y="1"/>
                                </a:lnTo>
                                <a:lnTo>
                                  <a:pt x="237" y="6"/>
                                </a:lnTo>
                                <a:lnTo>
                                  <a:pt x="218" y="6"/>
                                </a:lnTo>
                                <a:lnTo>
                                  <a:pt x="212" y="12"/>
                                </a:lnTo>
                                <a:close/>
                                <a:moveTo>
                                  <a:pt x="239" y="50"/>
                                </a:moveTo>
                                <a:lnTo>
                                  <a:pt x="210" y="50"/>
                                </a:lnTo>
                                <a:lnTo>
                                  <a:pt x="210" y="45"/>
                                </a:lnTo>
                                <a:lnTo>
                                  <a:pt x="229" y="26"/>
                                </a:lnTo>
                                <a:lnTo>
                                  <a:pt x="234" y="19"/>
                                </a:lnTo>
                                <a:lnTo>
                                  <a:pt x="234" y="11"/>
                                </a:lnTo>
                                <a:lnTo>
                                  <a:pt x="229" y="6"/>
                                </a:lnTo>
                                <a:lnTo>
                                  <a:pt x="237" y="6"/>
                                </a:lnTo>
                                <a:lnTo>
                                  <a:pt x="239" y="8"/>
                                </a:lnTo>
                                <a:lnTo>
                                  <a:pt x="239" y="19"/>
                                </a:lnTo>
                                <a:lnTo>
                                  <a:pt x="234" y="28"/>
                                </a:lnTo>
                                <a:lnTo>
                                  <a:pt x="216" y="45"/>
                                </a:lnTo>
                                <a:lnTo>
                                  <a:pt x="239" y="45"/>
                                </a:lnTo>
                                <a:lnTo>
                                  <a:pt x="239" y="50"/>
                                </a:lnTo>
                                <a:close/>
                                <a:moveTo>
                                  <a:pt x="255" y="50"/>
                                </a:moveTo>
                                <a:lnTo>
                                  <a:pt x="250" y="50"/>
                                </a:lnTo>
                                <a:lnTo>
                                  <a:pt x="250" y="2"/>
                                </a:lnTo>
                                <a:lnTo>
                                  <a:pt x="267" y="2"/>
                                </a:lnTo>
                                <a:lnTo>
                                  <a:pt x="272" y="4"/>
                                </a:lnTo>
                                <a:lnTo>
                                  <a:pt x="276" y="7"/>
                                </a:lnTo>
                                <a:lnTo>
                                  <a:pt x="255" y="7"/>
                                </a:lnTo>
                                <a:lnTo>
                                  <a:pt x="255" y="25"/>
                                </a:lnTo>
                                <a:lnTo>
                                  <a:pt x="274" y="25"/>
                                </a:lnTo>
                                <a:lnTo>
                                  <a:pt x="270" y="27"/>
                                </a:lnTo>
                                <a:lnTo>
                                  <a:pt x="268" y="28"/>
                                </a:lnTo>
                                <a:lnTo>
                                  <a:pt x="269" y="29"/>
                                </a:lnTo>
                                <a:lnTo>
                                  <a:pt x="271" y="30"/>
                                </a:lnTo>
                                <a:lnTo>
                                  <a:pt x="255" y="30"/>
                                </a:lnTo>
                                <a:lnTo>
                                  <a:pt x="255" y="50"/>
                                </a:lnTo>
                                <a:close/>
                                <a:moveTo>
                                  <a:pt x="274" y="25"/>
                                </a:moveTo>
                                <a:lnTo>
                                  <a:pt x="265" y="25"/>
                                </a:lnTo>
                                <a:lnTo>
                                  <a:pt x="269" y="23"/>
                                </a:lnTo>
                                <a:lnTo>
                                  <a:pt x="271" y="21"/>
                                </a:lnTo>
                                <a:lnTo>
                                  <a:pt x="273" y="18"/>
                                </a:lnTo>
                                <a:lnTo>
                                  <a:pt x="273" y="12"/>
                                </a:lnTo>
                                <a:lnTo>
                                  <a:pt x="268" y="7"/>
                                </a:lnTo>
                                <a:lnTo>
                                  <a:pt x="276" y="7"/>
                                </a:lnTo>
                                <a:lnTo>
                                  <a:pt x="279" y="12"/>
                                </a:lnTo>
                                <a:lnTo>
                                  <a:pt x="278" y="18"/>
                                </a:lnTo>
                                <a:lnTo>
                                  <a:pt x="277" y="22"/>
                                </a:lnTo>
                                <a:lnTo>
                                  <a:pt x="274" y="25"/>
                                </a:lnTo>
                                <a:close/>
                                <a:moveTo>
                                  <a:pt x="284" y="50"/>
                                </a:moveTo>
                                <a:lnTo>
                                  <a:pt x="277" y="50"/>
                                </a:lnTo>
                                <a:lnTo>
                                  <a:pt x="269" y="37"/>
                                </a:lnTo>
                                <a:lnTo>
                                  <a:pt x="268" y="35"/>
                                </a:lnTo>
                                <a:lnTo>
                                  <a:pt x="266" y="32"/>
                                </a:lnTo>
                                <a:lnTo>
                                  <a:pt x="264" y="31"/>
                                </a:lnTo>
                                <a:lnTo>
                                  <a:pt x="261" y="30"/>
                                </a:lnTo>
                                <a:lnTo>
                                  <a:pt x="271" y="30"/>
                                </a:lnTo>
                                <a:lnTo>
                                  <a:pt x="272" y="32"/>
                                </a:lnTo>
                                <a:lnTo>
                                  <a:pt x="274" y="34"/>
                                </a:lnTo>
                                <a:lnTo>
                                  <a:pt x="284" y="50"/>
                                </a:lnTo>
                                <a:close/>
                                <a:moveTo>
                                  <a:pt x="309" y="51"/>
                                </a:moveTo>
                                <a:lnTo>
                                  <a:pt x="289" y="51"/>
                                </a:lnTo>
                                <a:lnTo>
                                  <a:pt x="289" y="16"/>
                                </a:lnTo>
                                <a:lnTo>
                                  <a:pt x="295" y="16"/>
                                </a:lnTo>
                                <a:lnTo>
                                  <a:pt x="295" y="46"/>
                                </a:lnTo>
                                <a:lnTo>
                                  <a:pt x="311" y="46"/>
                                </a:lnTo>
                                <a:lnTo>
                                  <a:pt x="309" y="51"/>
                                </a:lnTo>
                                <a:close/>
                                <a:moveTo>
                                  <a:pt x="311" y="46"/>
                                </a:moveTo>
                                <a:lnTo>
                                  <a:pt x="307" y="46"/>
                                </a:lnTo>
                                <a:lnTo>
                                  <a:pt x="312" y="40"/>
                                </a:lnTo>
                                <a:lnTo>
                                  <a:pt x="312" y="16"/>
                                </a:lnTo>
                                <a:lnTo>
                                  <a:pt x="318" y="16"/>
                                </a:lnTo>
                                <a:lnTo>
                                  <a:pt x="318" y="45"/>
                                </a:lnTo>
                                <a:lnTo>
                                  <a:pt x="312" y="45"/>
                                </a:lnTo>
                                <a:lnTo>
                                  <a:pt x="311" y="46"/>
                                </a:lnTo>
                                <a:close/>
                                <a:moveTo>
                                  <a:pt x="318" y="50"/>
                                </a:moveTo>
                                <a:lnTo>
                                  <a:pt x="312" y="50"/>
                                </a:lnTo>
                                <a:lnTo>
                                  <a:pt x="312" y="45"/>
                                </a:lnTo>
                                <a:lnTo>
                                  <a:pt x="318" y="45"/>
                                </a:lnTo>
                                <a:lnTo>
                                  <a:pt x="318" y="50"/>
                                </a:lnTo>
                                <a:close/>
                                <a:moveTo>
                                  <a:pt x="338" y="22"/>
                                </a:moveTo>
                                <a:lnTo>
                                  <a:pt x="334" y="22"/>
                                </a:lnTo>
                                <a:lnTo>
                                  <a:pt x="338" y="15"/>
                                </a:lnTo>
                                <a:lnTo>
                                  <a:pt x="351" y="15"/>
                                </a:lnTo>
                                <a:lnTo>
                                  <a:pt x="355" y="20"/>
                                </a:lnTo>
                                <a:lnTo>
                                  <a:pt x="339" y="20"/>
                                </a:lnTo>
                                <a:lnTo>
                                  <a:pt x="338" y="22"/>
                                </a:lnTo>
                                <a:close/>
                                <a:moveTo>
                                  <a:pt x="334" y="50"/>
                                </a:moveTo>
                                <a:lnTo>
                                  <a:pt x="329" y="50"/>
                                </a:lnTo>
                                <a:lnTo>
                                  <a:pt x="329" y="16"/>
                                </a:lnTo>
                                <a:lnTo>
                                  <a:pt x="334" y="16"/>
                                </a:lnTo>
                                <a:lnTo>
                                  <a:pt x="334" y="22"/>
                                </a:lnTo>
                                <a:lnTo>
                                  <a:pt x="338" y="22"/>
                                </a:lnTo>
                                <a:lnTo>
                                  <a:pt x="334" y="26"/>
                                </a:lnTo>
                                <a:lnTo>
                                  <a:pt x="334" y="50"/>
                                </a:lnTo>
                                <a:close/>
                                <a:moveTo>
                                  <a:pt x="357" y="50"/>
                                </a:moveTo>
                                <a:lnTo>
                                  <a:pt x="352" y="50"/>
                                </a:lnTo>
                                <a:lnTo>
                                  <a:pt x="352" y="20"/>
                                </a:lnTo>
                                <a:lnTo>
                                  <a:pt x="355" y="20"/>
                                </a:lnTo>
                                <a:lnTo>
                                  <a:pt x="357" y="22"/>
                                </a:lnTo>
                                <a:lnTo>
                                  <a:pt x="357"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 name="Freeform 505"/>
                        <wps:cNvSpPr>
                          <a:spLocks/>
                        </wps:cNvSpPr>
                        <wps:spPr bwMode="auto">
                          <a:xfrm>
                            <a:off x="9954" y="-860"/>
                            <a:ext cx="588" cy="183"/>
                          </a:xfrm>
                          <a:custGeom>
                            <a:avLst/>
                            <a:gdLst>
                              <a:gd name="T0" fmla="+- 0 10498 9954"/>
                              <a:gd name="T1" fmla="*/ T0 w 588"/>
                              <a:gd name="T2" fmla="+- 0 -677 -860"/>
                              <a:gd name="T3" fmla="*/ -677 h 183"/>
                              <a:gd name="T4" fmla="+- 0 9996 9954"/>
                              <a:gd name="T5" fmla="*/ T4 w 588"/>
                              <a:gd name="T6" fmla="+- 0 -677 -860"/>
                              <a:gd name="T7" fmla="*/ -677 h 183"/>
                              <a:gd name="T8" fmla="+- 0 9980 9954"/>
                              <a:gd name="T9" fmla="*/ T8 w 588"/>
                              <a:gd name="T10" fmla="+- 0 -681 -860"/>
                              <a:gd name="T11" fmla="*/ -681 h 183"/>
                              <a:gd name="T12" fmla="+- 0 9966 9954"/>
                              <a:gd name="T13" fmla="*/ T12 w 588"/>
                              <a:gd name="T14" fmla="+- 0 -690 -860"/>
                              <a:gd name="T15" fmla="*/ -690 h 183"/>
                              <a:gd name="T16" fmla="+- 0 9957 9954"/>
                              <a:gd name="T17" fmla="*/ T16 w 588"/>
                              <a:gd name="T18" fmla="+- 0 -704 -860"/>
                              <a:gd name="T19" fmla="*/ -704 h 183"/>
                              <a:gd name="T20" fmla="+- 0 9954 9954"/>
                              <a:gd name="T21" fmla="*/ T20 w 588"/>
                              <a:gd name="T22" fmla="+- 0 -720 -860"/>
                              <a:gd name="T23" fmla="*/ -720 h 183"/>
                              <a:gd name="T24" fmla="+- 0 9954 9954"/>
                              <a:gd name="T25" fmla="*/ T24 w 588"/>
                              <a:gd name="T26" fmla="+- 0 -817 -860"/>
                              <a:gd name="T27" fmla="*/ -817 h 183"/>
                              <a:gd name="T28" fmla="+- 0 9957 9954"/>
                              <a:gd name="T29" fmla="*/ T28 w 588"/>
                              <a:gd name="T30" fmla="+- 0 -834 -860"/>
                              <a:gd name="T31" fmla="*/ -834 h 183"/>
                              <a:gd name="T32" fmla="+- 0 9966 9954"/>
                              <a:gd name="T33" fmla="*/ T32 w 588"/>
                              <a:gd name="T34" fmla="+- 0 -847 -860"/>
                              <a:gd name="T35" fmla="*/ -847 h 183"/>
                              <a:gd name="T36" fmla="+- 0 9980 9954"/>
                              <a:gd name="T37" fmla="*/ T36 w 588"/>
                              <a:gd name="T38" fmla="+- 0 -856 -860"/>
                              <a:gd name="T39" fmla="*/ -856 h 183"/>
                              <a:gd name="T40" fmla="+- 0 9996 9954"/>
                              <a:gd name="T41" fmla="*/ T40 w 588"/>
                              <a:gd name="T42" fmla="+- 0 -860 -860"/>
                              <a:gd name="T43" fmla="*/ -860 h 183"/>
                              <a:gd name="T44" fmla="+- 0 10498 9954"/>
                              <a:gd name="T45" fmla="*/ T44 w 588"/>
                              <a:gd name="T46" fmla="+- 0 -860 -860"/>
                              <a:gd name="T47" fmla="*/ -860 h 183"/>
                              <a:gd name="T48" fmla="+- 0 10515 9954"/>
                              <a:gd name="T49" fmla="*/ T48 w 588"/>
                              <a:gd name="T50" fmla="+- 0 -856 -860"/>
                              <a:gd name="T51" fmla="*/ -856 h 183"/>
                              <a:gd name="T52" fmla="+- 0 10529 9954"/>
                              <a:gd name="T53" fmla="*/ T52 w 588"/>
                              <a:gd name="T54" fmla="+- 0 -847 -860"/>
                              <a:gd name="T55" fmla="*/ -847 h 183"/>
                              <a:gd name="T56" fmla="+- 0 10538 9954"/>
                              <a:gd name="T57" fmla="*/ T56 w 588"/>
                              <a:gd name="T58" fmla="+- 0 -834 -860"/>
                              <a:gd name="T59" fmla="*/ -834 h 183"/>
                              <a:gd name="T60" fmla="+- 0 10541 9954"/>
                              <a:gd name="T61" fmla="*/ T60 w 588"/>
                              <a:gd name="T62" fmla="+- 0 -817 -860"/>
                              <a:gd name="T63" fmla="*/ -817 h 183"/>
                              <a:gd name="T64" fmla="+- 0 10541 9954"/>
                              <a:gd name="T65" fmla="*/ T64 w 588"/>
                              <a:gd name="T66" fmla="+- 0 -720 -860"/>
                              <a:gd name="T67" fmla="*/ -720 h 183"/>
                              <a:gd name="T68" fmla="+- 0 10538 9954"/>
                              <a:gd name="T69" fmla="*/ T68 w 588"/>
                              <a:gd name="T70" fmla="+- 0 -704 -860"/>
                              <a:gd name="T71" fmla="*/ -704 h 183"/>
                              <a:gd name="T72" fmla="+- 0 10529 9954"/>
                              <a:gd name="T73" fmla="*/ T72 w 588"/>
                              <a:gd name="T74" fmla="+- 0 -690 -860"/>
                              <a:gd name="T75" fmla="*/ -690 h 183"/>
                              <a:gd name="T76" fmla="+- 0 10515 9954"/>
                              <a:gd name="T77" fmla="*/ T76 w 588"/>
                              <a:gd name="T78" fmla="+- 0 -681 -860"/>
                              <a:gd name="T79" fmla="*/ -681 h 183"/>
                              <a:gd name="T80" fmla="+- 0 10498 9954"/>
                              <a:gd name="T81" fmla="*/ T80 w 588"/>
                              <a:gd name="T82" fmla="+- 0 -677 -860"/>
                              <a:gd name="T83" fmla="*/ -677 h 1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88" h="183">
                                <a:moveTo>
                                  <a:pt x="544" y="183"/>
                                </a:moveTo>
                                <a:lnTo>
                                  <a:pt x="42" y="183"/>
                                </a:lnTo>
                                <a:lnTo>
                                  <a:pt x="26" y="179"/>
                                </a:lnTo>
                                <a:lnTo>
                                  <a:pt x="12" y="170"/>
                                </a:lnTo>
                                <a:lnTo>
                                  <a:pt x="3" y="156"/>
                                </a:lnTo>
                                <a:lnTo>
                                  <a:pt x="0" y="140"/>
                                </a:lnTo>
                                <a:lnTo>
                                  <a:pt x="0" y="43"/>
                                </a:lnTo>
                                <a:lnTo>
                                  <a:pt x="3" y="26"/>
                                </a:lnTo>
                                <a:lnTo>
                                  <a:pt x="12" y="13"/>
                                </a:lnTo>
                                <a:lnTo>
                                  <a:pt x="26" y="4"/>
                                </a:lnTo>
                                <a:lnTo>
                                  <a:pt x="42" y="0"/>
                                </a:lnTo>
                                <a:lnTo>
                                  <a:pt x="544" y="0"/>
                                </a:lnTo>
                                <a:lnTo>
                                  <a:pt x="561" y="4"/>
                                </a:lnTo>
                                <a:lnTo>
                                  <a:pt x="575" y="13"/>
                                </a:lnTo>
                                <a:lnTo>
                                  <a:pt x="584" y="26"/>
                                </a:lnTo>
                                <a:lnTo>
                                  <a:pt x="587" y="43"/>
                                </a:lnTo>
                                <a:lnTo>
                                  <a:pt x="587" y="140"/>
                                </a:lnTo>
                                <a:lnTo>
                                  <a:pt x="584" y="156"/>
                                </a:lnTo>
                                <a:lnTo>
                                  <a:pt x="575" y="170"/>
                                </a:lnTo>
                                <a:lnTo>
                                  <a:pt x="561" y="179"/>
                                </a:lnTo>
                                <a:lnTo>
                                  <a:pt x="544" y="18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9" name="AutoShape 504"/>
                        <wps:cNvSpPr>
                          <a:spLocks/>
                        </wps:cNvSpPr>
                        <wps:spPr bwMode="auto">
                          <a:xfrm>
                            <a:off x="9963" y="-791"/>
                            <a:ext cx="565" cy="68"/>
                          </a:xfrm>
                          <a:custGeom>
                            <a:avLst/>
                            <a:gdLst>
                              <a:gd name="T0" fmla="+- 0 9989 9963"/>
                              <a:gd name="T1" fmla="*/ T0 w 565"/>
                              <a:gd name="T2" fmla="+- 0 -770 -791"/>
                              <a:gd name="T3" fmla="*/ -770 h 68"/>
                              <a:gd name="T4" fmla="+- 0 9968 9963"/>
                              <a:gd name="T5" fmla="*/ T4 w 565"/>
                              <a:gd name="T6" fmla="+- 0 -750 -791"/>
                              <a:gd name="T7" fmla="*/ -750 h 68"/>
                              <a:gd name="T8" fmla="+- 0 9987 9963"/>
                              <a:gd name="T9" fmla="*/ T8 w 565"/>
                              <a:gd name="T10" fmla="+- 0 -765 -791"/>
                              <a:gd name="T11" fmla="*/ -765 h 68"/>
                              <a:gd name="T12" fmla="+- 0 9990 9963"/>
                              <a:gd name="T13" fmla="*/ T12 w 565"/>
                              <a:gd name="T14" fmla="+- 0 -748 -791"/>
                              <a:gd name="T15" fmla="*/ -748 h 68"/>
                              <a:gd name="T16" fmla="+- 0 10012 9963"/>
                              <a:gd name="T17" fmla="*/ T16 w 565"/>
                              <a:gd name="T18" fmla="+- 0 -770 -791"/>
                              <a:gd name="T19" fmla="*/ -770 h 68"/>
                              <a:gd name="T20" fmla="+- 0 10010 9963"/>
                              <a:gd name="T21" fmla="*/ T20 w 565"/>
                              <a:gd name="T22" fmla="+- 0 -769 -791"/>
                              <a:gd name="T23" fmla="*/ -769 h 68"/>
                              <a:gd name="T24" fmla="+- 0 10029 9963"/>
                              <a:gd name="T25" fmla="*/ T24 w 565"/>
                              <a:gd name="T26" fmla="+- 0 -768 -791"/>
                              <a:gd name="T27" fmla="*/ -768 h 68"/>
                              <a:gd name="T28" fmla="+- 0 10055 9963"/>
                              <a:gd name="T29" fmla="*/ T28 w 565"/>
                              <a:gd name="T30" fmla="+- 0 -770 -791"/>
                              <a:gd name="T31" fmla="*/ -770 h 68"/>
                              <a:gd name="T32" fmla="+- 0 10041 9963"/>
                              <a:gd name="T33" fmla="*/ T32 w 565"/>
                              <a:gd name="T34" fmla="+- 0 -770 -791"/>
                              <a:gd name="T35" fmla="*/ -770 h 68"/>
                              <a:gd name="T36" fmla="+- 0 10055 9963"/>
                              <a:gd name="T37" fmla="*/ T36 w 565"/>
                              <a:gd name="T38" fmla="+- 0 -744 -791"/>
                              <a:gd name="T39" fmla="*/ -744 h 68"/>
                              <a:gd name="T40" fmla="+- 0 10074 9963"/>
                              <a:gd name="T41" fmla="*/ T40 w 565"/>
                              <a:gd name="T42" fmla="+- 0 -775 -791"/>
                              <a:gd name="T43" fmla="*/ -775 h 68"/>
                              <a:gd name="T44" fmla="+- 0 10063 9963"/>
                              <a:gd name="T45" fmla="*/ T44 w 565"/>
                              <a:gd name="T46" fmla="+- 0 -740 -791"/>
                              <a:gd name="T47" fmla="*/ -740 h 68"/>
                              <a:gd name="T48" fmla="+- 0 10080 9963"/>
                              <a:gd name="T49" fmla="*/ T48 w 565"/>
                              <a:gd name="T50" fmla="+- 0 -769 -791"/>
                              <a:gd name="T51" fmla="*/ -769 h 68"/>
                              <a:gd name="T52" fmla="+- 0 10095 9963"/>
                              <a:gd name="T53" fmla="*/ T52 w 565"/>
                              <a:gd name="T54" fmla="+- 0 -740 -791"/>
                              <a:gd name="T55" fmla="*/ -740 h 68"/>
                              <a:gd name="T56" fmla="+- 0 10096 9963"/>
                              <a:gd name="T57" fmla="*/ T56 w 565"/>
                              <a:gd name="T58" fmla="+- 0 -729 -791"/>
                              <a:gd name="T59" fmla="*/ -729 h 68"/>
                              <a:gd name="T60" fmla="+- 0 10102 9963"/>
                              <a:gd name="T61" fmla="*/ T60 w 565"/>
                              <a:gd name="T62" fmla="+- 0 -745 -791"/>
                              <a:gd name="T63" fmla="*/ -745 h 68"/>
                              <a:gd name="T64" fmla="+- 0 10094 9963"/>
                              <a:gd name="T65" fmla="*/ T64 w 565"/>
                              <a:gd name="T66" fmla="+- 0 -724 -791"/>
                              <a:gd name="T67" fmla="*/ -724 h 68"/>
                              <a:gd name="T68" fmla="+- 0 10123 9963"/>
                              <a:gd name="T69" fmla="*/ T68 w 565"/>
                              <a:gd name="T70" fmla="+- 0 -775 -791"/>
                              <a:gd name="T71" fmla="*/ -775 h 68"/>
                              <a:gd name="T72" fmla="+- 0 10155 9963"/>
                              <a:gd name="T73" fmla="*/ T72 w 565"/>
                              <a:gd name="T74" fmla="+- 0 -748 -791"/>
                              <a:gd name="T75" fmla="*/ -748 h 68"/>
                              <a:gd name="T76" fmla="+- 0 10171 9963"/>
                              <a:gd name="T77" fmla="*/ T76 w 565"/>
                              <a:gd name="T78" fmla="+- 0 -788 -791"/>
                              <a:gd name="T79" fmla="*/ -788 h 68"/>
                              <a:gd name="T80" fmla="+- 0 10189 9963"/>
                              <a:gd name="T81" fmla="*/ T80 w 565"/>
                              <a:gd name="T82" fmla="+- 0 -775 -791"/>
                              <a:gd name="T83" fmla="*/ -775 h 68"/>
                              <a:gd name="T84" fmla="+- 0 10210 9963"/>
                              <a:gd name="T85" fmla="*/ T84 w 565"/>
                              <a:gd name="T86" fmla="+- 0 -756 -791"/>
                              <a:gd name="T87" fmla="*/ -756 h 68"/>
                              <a:gd name="T88" fmla="+- 0 10210 9963"/>
                              <a:gd name="T89" fmla="*/ T88 w 565"/>
                              <a:gd name="T90" fmla="+- 0 -760 -791"/>
                              <a:gd name="T91" fmla="*/ -760 h 68"/>
                              <a:gd name="T92" fmla="+- 0 10208 9963"/>
                              <a:gd name="T93" fmla="*/ T92 w 565"/>
                              <a:gd name="T94" fmla="+- 0 -744 -791"/>
                              <a:gd name="T95" fmla="*/ -744 h 68"/>
                              <a:gd name="T96" fmla="+- 0 10230 9963"/>
                              <a:gd name="T97" fmla="*/ T96 w 565"/>
                              <a:gd name="T98" fmla="+- 0 -775 -791"/>
                              <a:gd name="T99" fmla="*/ -775 h 68"/>
                              <a:gd name="T100" fmla="+- 0 10218 9963"/>
                              <a:gd name="T101" fmla="*/ T100 w 565"/>
                              <a:gd name="T102" fmla="+- 0 -740 -791"/>
                              <a:gd name="T103" fmla="*/ -740 h 68"/>
                              <a:gd name="T104" fmla="+- 0 10236 9963"/>
                              <a:gd name="T105" fmla="*/ T104 w 565"/>
                              <a:gd name="T106" fmla="+- 0 -769 -791"/>
                              <a:gd name="T107" fmla="*/ -769 h 68"/>
                              <a:gd name="T108" fmla="+- 0 10242 9963"/>
                              <a:gd name="T109" fmla="*/ T108 w 565"/>
                              <a:gd name="T110" fmla="+- 0 -788 -791"/>
                              <a:gd name="T111" fmla="*/ -788 h 68"/>
                              <a:gd name="T112" fmla="+- 0 10242 9963"/>
                              <a:gd name="T113" fmla="*/ T112 w 565"/>
                              <a:gd name="T114" fmla="+- 0 -740 -791"/>
                              <a:gd name="T115" fmla="*/ -740 h 68"/>
                              <a:gd name="T116" fmla="+- 0 10267 9963"/>
                              <a:gd name="T117" fmla="*/ T116 w 565"/>
                              <a:gd name="T118" fmla="+- 0 -791 -791"/>
                              <a:gd name="T119" fmla="*/ -791 h 68"/>
                              <a:gd name="T120" fmla="+- 0 10274 9963"/>
                              <a:gd name="T121" fmla="*/ T120 w 565"/>
                              <a:gd name="T122" fmla="+- 0 -787 -791"/>
                              <a:gd name="T123" fmla="*/ -787 h 68"/>
                              <a:gd name="T124" fmla="+- 0 10274 9963"/>
                              <a:gd name="T125" fmla="*/ T124 w 565"/>
                              <a:gd name="T126" fmla="+- 0 -770 -791"/>
                              <a:gd name="T127" fmla="*/ -770 h 68"/>
                              <a:gd name="T128" fmla="+- 0 10291 9963"/>
                              <a:gd name="T129" fmla="*/ T128 w 565"/>
                              <a:gd name="T130" fmla="+- 0 -748 -791"/>
                              <a:gd name="T131" fmla="*/ -748 h 68"/>
                              <a:gd name="T132" fmla="+- 0 10292 9963"/>
                              <a:gd name="T133" fmla="*/ T132 w 565"/>
                              <a:gd name="T134" fmla="+- 0 -746 -791"/>
                              <a:gd name="T135" fmla="*/ -746 h 68"/>
                              <a:gd name="T136" fmla="+- 0 10261 9963"/>
                              <a:gd name="T137" fmla="*/ T136 w 565"/>
                              <a:gd name="T138" fmla="+- 0 -770 -791"/>
                              <a:gd name="T139" fmla="*/ -770 h 68"/>
                              <a:gd name="T140" fmla="+- 0 10278 9963"/>
                              <a:gd name="T141" fmla="*/ T140 w 565"/>
                              <a:gd name="T142" fmla="+- 0 -729 -791"/>
                              <a:gd name="T143" fmla="*/ -729 h 68"/>
                              <a:gd name="T144" fmla="+- 0 10315 9963"/>
                              <a:gd name="T145" fmla="*/ T144 w 565"/>
                              <a:gd name="T146" fmla="+- 0 -790 -791"/>
                              <a:gd name="T147" fmla="*/ -790 h 68"/>
                              <a:gd name="T148" fmla="+- 0 10313 9963"/>
                              <a:gd name="T149" fmla="*/ T148 w 565"/>
                              <a:gd name="T150" fmla="+- 0 -774 -791"/>
                              <a:gd name="T151" fmla="*/ -774 h 68"/>
                              <a:gd name="T152" fmla="+- 0 10356 9963"/>
                              <a:gd name="T153" fmla="*/ T152 w 565"/>
                              <a:gd name="T154" fmla="+- 0 -770 -791"/>
                              <a:gd name="T155" fmla="*/ -770 h 68"/>
                              <a:gd name="T156" fmla="+- 0 10335 9963"/>
                              <a:gd name="T157" fmla="*/ T156 w 565"/>
                              <a:gd name="T158" fmla="+- 0 -769 -791"/>
                              <a:gd name="T159" fmla="*/ -769 h 68"/>
                              <a:gd name="T160" fmla="+- 0 10356 9963"/>
                              <a:gd name="T161" fmla="*/ T160 w 565"/>
                              <a:gd name="T162" fmla="+- 0 -770 -791"/>
                              <a:gd name="T163" fmla="*/ -770 h 68"/>
                              <a:gd name="T164" fmla="+- 0 10375 9963"/>
                              <a:gd name="T165" fmla="*/ T164 w 565"/>
                              <a:gd name="T166" fmla="+- 0 -775 -791"/>
                              <a:gd name="T167" fmla="*/ -775 h 68"/>
                              <a:gd name="T168" fmla="+- 0 10391 9963"/>
                              <a:gd name="T169" fmla="*/ T168 w 565"/>
                              <a:gd name="T170" fmla="+- 0 -744 -791"/>
                              <a:gd name="T171" fmla="*/ -744 h 68"/>
                              <a:gd name="T172" fmla="+- 0 10391 9963"/>
                              <a:gd name="T173" fmla="*/ T172 w 565"/>
                              <a:gd name="T174" fmla="+- 0 -744 -791"/>
                              <a:gd name="T175" fmla="*/ -744 h 68"/>
                              <a:gd name="T176" fmla="+- 0 10398 9963"/>
                              <a:gd name="T177" fmla="*/ T176 w 565"/>
                              <a:gd name="T178" fmla="+- 0 -770 -791"/>
                              <a:gd name="T179" fmla="*/ -770 h 68"/>
                              <a:gd name="T180" fmla="+- 0 10398 9963"/>
                              <a:gd name="T181" fmla="*/ T180 w 565"/>
                              <a:gd name="T182" fmla="+- 0 -746 -791"/>
                              <a:gd name="T183" fmla="*/ -746 h 68"/>
                              <a:gd name="T184" fmla="+- 0 10398 9963"/>
                              <a:gd name="T185" fmla="*/ T184 w 565"/>
                              <a:gd name="T186" fmla="+- 0 -729 -791"/>
                              <a:gd name="T187" fmla="*/ -729 h 68"/>
                              <a:gd name="T188" fmla="+- 0 10415 9963"/>
                              <a:gd name="T189" fmla="*/ T188 w 565"/>
                              <a:gd name="T190" fmla="+- 0 -783 -791"/>
                              <a:gd name="T191" fmla="*/ -783 h 68"/>
                              <a:gd name="T192" fmla="+- 0 10427 9963"/>
                              <a:gd name="T193" fmla="*/ T192 w 565"/>
                              <a:gd name="T194" fmla="+- 0 -763 -791"/>
                              <a:gd name="T195" fmla="*/ -763 h 68"/>
                              <a:gd name="T196" fmla="+- 0 10458 9963"/>
                              <a:gd name="T197" fmla="*/ T196 w 565"/>
                              <a:gd name="T198" fmla="+- 0 -783 -791"/>
                              <a:gd name="T199" fmla="*/ -783 h 68"/>
                              <a:gd name="T200" fmla="+- 0 10448 9963"/>
                              <a:gd name="T201" fmla="*/ T200 w 565"/>
                              <a:gd name="T202" fmla="+- 0 -783 -791"/>
                              <a:gd name="T203" fmla="*/ -783 h 68"/>
                              <a:gd name="T204" fmla="+- 0 10458 9963"/>
                              <a:gd name="T205" fmla="*/ T204 w 565"/>
                              <a:gd name="T206" fmla="+- 0 -740 -791"/>
                              <a:gd name="T207" fmla="*/ -740 h 68"/>
                              <a:gd name="T208" fmla="+- 0 10472 9963"/>
                              <a:gd name="T209" fmla="*/ T208 w 565"/>
                              <a:gd name="T210" fmla="+- 0 -780 -791"/>
                              <a:gd name="T211" fmla="*/ -780 h 68"/>
                              <a:gd name="T212" fmla="+- 0 10505 9963"/>
                              <a:gd name="T213" fmla="*/ T212 w 565"/>
                              <a:gd name="T214" fmla="+- 0 -747 -791"/>
                              <a:gd name="T215" fmla="*/ -747 h 68"/>
                              <a:gd name="T216" fmla="+- 0 10498 9963"/>
                              <a:gd name="T217" fmla="*/ T216 w 565"/>
                              <a:gd name="T218" fmla="+- 0 -750 -791"/>
                              <a:gd name="T219" fmla="*/ -750 h 68"/>
                              <a:gd name="T220" fmla="+- 0 10522 9963"/>
                              <a:gd name="T221" fmla="*/ T220 w 565"/>
                              <a:gd name="T222" fmla="+- 0 -742 -791"/>
                              <a:gd name="T223" fmla="*/ -742 h 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565" h="68">
                                <a:moveTo>
                                  <a:pt x="23" y="52"/>
                                </a:moveTo>
                                <a:lnTo>
                                  <a:pt x="8" y="52"/>
                                </a:lnTo>
                                <a:lnTo>
                                  <a:pt x="0" y="42"/>
                                </a:lnTo>
                                <a:lnTo>
                                  <a:pt x="0" y="26"/>
                                </a:lnTo>
                                <a:lnTo>
                                  <a:pt x="9" y="16"/>
                                </a:lnTo>
                                <a:lnTo>
                                  <a:pt x="22" y="16"/>
                                </a:lnTo>
                                <a:lnTo>
                                  <a:pt x="26" y="21"/>
                                </a:lnTo>
                                <a:lnTo>
                                  <a:pt x="11" y="21"/>
                                </a:lnTo>
                                <a:lnTo>
                                  <a:pt x="6" y="26"/>
                                </a:lnTo>
                                <a:lnTo>
                                  <a:pt x="5" y="31"/>
                                </a:lnTo>
                                <a:lnTo>
                                  <a:pt x="29" y="31"/>
                                </a:lnTo>
                                <a:lnTo>
                                  <a:pt x="29" y="35"/>
                                </a:lnTo>
                                <a:lnTo>
                                  <a:pt x="5" y="35"/>
                                </a:lnTo>
                                <a:lnTo>
                                  <a:pt x="5" y="41"/>
                                </a:lnTo>
                                <a:lnTo>
                                  <a:pt x="11" y="47"/>
                                </a:lnTo>
                                <a:lnTo>
                                  <a:pt x="27" y="47"/>
                                </a:lnTo>
                                <a:lnTo>
                                  <a:pt x="27" y="48"/>
                                </a:lnTo>
                                <a:lnTo>
                                  <a:pt x="23" y="52"/>
                                </a:lnTo>
                                <a:close/>
                                <a:moveTo>
                                  <a:pt x="29" y="31"/>
                                </a:moveTo>
                                <a:lnTo>
                                  <a:pt x="24" y="31"/>
                                </a:lnTo>
                                <a:lnTo>
                                  <a:pt x="24" y="26"/>
                                </a:lnTo>
                                <a:lnTo>
                                  <a:pt x="19" y="21"/>
                                </a:lnTo>
                                <a:lnTo>
                                  <a:pt x="26" y="21"/>
                                </a:lnTo>
                                <a:lnTo>
                                  <a:pt x="29" y="25"/>
                                </a:lnTo>
                                <a:lnTo>
                                  <a:pt x="29" y="31"/>
                                </a:lnTo>
                                <a:close/>
                                <a:moveTo>
                                  <a:pt x="27" y="47"/>
                                </a:moveTo>
                                <a:lnTo>
                                  <a:pt x="22" y="47"/>
                                </a:lnTo>
                                <a:lnTo>
                                  <a:pt x="27" y="43"/>
                                </a:lnTo>
                                <a:lnTo>
                                  <a:pt x="27" y="47"/>
                                </a:lnTo>
                                <a:close/>
                                <a:moveTo>
                                  <a:pt x="47" y="22"/>
                                </a:moveTo>
                                <a:lnTo>
                                  <a:pt x="43" y="22"/>
                                </a:lnTo>
                                <a:lnTo>
                                  <a:pt x="47" y="16"/>
                                </a:lnTo>
                                <a:lnTo>
                                  <a:pt x="60" y="16"/>
                                </a:lnTo>
                                <a:lnTo>
                                  <a:pt x="64" y="21"/>
                                </a:lnTo>
                                <a:lnTo>
                                  <a:pt x="49" y="21"/>
                                </a:lnTo>
                                <a:lnTo>
                                  <a:pt x="47" y="22"/>
                                </a:lnTo>
                                <a:close/>
                                <a:moveTo>
                                  <a:pt x="43" y="51"/>
                                </a:moveTo>
                                <a:lnTo>
                                  <a:pt x="38" y="51"/>
                                </a:lnTo>
                                <a:lnTo>
                                  <a:pt x="38" y="17"/>
                                </a:lnTo>
                                <a:lnTo>
                                  <a:pt x="43" y="17"/>
                                </a:lnTo>
                                <a:lnTo>
                                  <a:pt x="43" y="22"/>
                                </a:lnTo>
                                <a:lnTo>
                                  <a:pt x="47" y="22"/>
                                </a:lnTo>
                                <a:lnTo>
                                  <a:pt x="43" y="27"/>
                                </a:lnTo>
                                <a:lnTo>
                                  <a:pt x="43" y="51"/>
                                </a:lnTo>
                                <a:close/>
                                <a:moveTo>
                                  <a:pt x="66" y="51"/>
                                </a:moveTo>
                                <a:lnTo>
                                  <a:pt x="61" y="51"/>
                                </a:lnTo>
                                <a:lnTo>
                                  <a:pt x="61" y="21"/>
                                </a:lnTo>
                                <a:lnTo>
                                  <a:pt x="64" y="21"/>
                                </a:lnTo>
                                <a:lnTo>
                                  <a:pt x="66" y="23"/>
                                </a:lnTo>
                                <a:lnTo>
                                  <a:pt x="66" y="51"/>
                                </a:lnTo>
                                <a:close/>
                                <a:moveTo>
                                  <a:pt x="84" y="17"/>
                                </a:moveTo>
                                <a:lnTo>
                                  <a:pt x="78" y="17"/>
                                </a:lnTo>
                                <a:lnTo>
                                  <a:pt x="78" y="8"/>
                                </a:lnTo>
                                <a:lnTo>
                                  <a:pt x="84" y="7"/>
                                </a:lnTo>
                                <a:lnTo>
                                  <a:pt x="84" y="17"/>
                                </a:lnTo>
                                <a:close/>
                                <a:moveTo>
                                  <a:pt x="92" y="21"/>
                                </a:moveTo>
                                <a:lnTo>
                                  <a:pt x="72" y="21"/>
                                </a:lnTo>
                                <a:lnTo>
                                  <a:pt x="72" y="17"/>
                                </a:lnTo>
                                <a:lnTo>
                                  <a:pt x="92" y="17"/>
                                </a:lnTo>
                                <a:lnTo>
                                  <a:pt x="92" y="21"/>
                                </a:lnTo>
                                <a:close/>
                                <a:moveTo>
                                  <a:pt x="90" y="52"/>
                                </a:moveTo>
                                <a:lnTo>
                                  <a:pt x="78" y="52"/>
                                </a:lnTo>
                                <a:lnTo>
                                  <a:pt x="78" y="21"/>
                                </a:lnTo>
                                <a:lnTo>
                                  <a:pt x="84" y="21"/>
                                </a:lnTo>
                                <a:lnTo>
                                  <a:pt x="84" y="44"/>
                                </a:lnTo>
                                <a:lnTo>
                                  <a:pt x="86" y="47"/>
                                </a:lnTo>
                                <a:lnTo>
                                  <a:pt x="92" y="47"/>
                                </a:lnTo>
                                <a:lnTo>
                                  <a:pt x="92" y="51"/>
                                </a:lnTo>
                                <a:lnTo>
                                  <a:pt x="90" y="52"/>
                                </a:lnTo>
                                <a:close/>
                                <a:moveTo>
                                  <a:pt x="92" y="47"/>
                                </a:moveTo>
                                <a:lnTo>
                                  <a:pt x="91" y="47"/>
                                </a:lnTo>
                                <a:lnTo>
                                  <a:pt x="92" y="46"/>
                                </a:lnTo>
                                <a:lnTo>
                                  <a:pt x="92" y="47"/>
                                </a:lnTo>
                                <a:close/>
                                <a:moveTo>
                                  <a:pt x="108" y="24"/>
                                </a:moveTo>
                                <a:lnTo>
                                  <a:pt x="105" y="24"/>
                                </a:lnTo>
                                <a:lnTo>
                                  <a:pt x="106" y="20"/>
                                </a:lnTo>
                                <a:lnTo>
                                  <a:pt x="111" y="16"/>
                                </a:lnTo>
                                <a:lnTo>
                                  <a:pt x="116" y="16"/>
                                </a:lnTo>
                                <a:lnTo>
                                  <a:pt x="117" y="17"/>
                                </a:lnTo>
                                <a:lnTo>
                                  <a:pt x="117" y="21"/>
                                </a:lnTo>
                                <a:lnTo>
                                  <a:pt x="110" y="21"/>
                                </a:lnTo>
                                <a:lnTo>
                                  <a:pt x="108" y="24"/>
                                </a:lnTo>
                                <a:close/>
                                <a:moveTo>
                                  <a:pt x="105" y="51"/>
                                </a:moveTo>
                                <a:lnTo>
                                  <a:pt x="100" y="51"/>
                                </a:lnTo>
                                <a:lnTo>
                                  <a:pt x="100" y="17"/>
                                </a:lnTo>
                                <a:lnTo>
                                  <a:pt x="105" y="17"/>
                                </a:lnTo>
                                <a:lnTo>
                                  <a:pt x="105" y="24"/>
                                </a:lnTo>
                                <a:lnTo>
                                  <a:pt x="108" y="24"/>
                                </a:lnTo>
                                <a:lnTo>
                                  <a:pt x="105" y="28"/>
                                </a:lnTo>
                                <a:lnTo>
                                  <a:pt x="105" y="51"/>
                                </a:lnTo>
                                <a:close/>
                                <a:moveTo>
                                  <a:pt x="117" y="22"/>
                                </a:moveTo>
                                <a:lnTo>
                                  <a:pt x="116" y="21"/>
                                </a:lnTo>
                                <a:lnTo>
                                  <a:pt x="117" y="21"/>
                                </a:lnTo>
                                <a:lnTo>
                                  <a:pt x="117" y="22"/>
                                </a:lnTo>
                                <a:close/>
                                <a:moveTo>
                                  <a:pt x="133" y="62"/>
                                </a:moveTo>
                                <a:lnTo>
                                  <a:pt x="127" y="62"/>
                                </a:lnTo>
                                <a:lnTo>
                                  <a:pt x="129" y="57"/>
                                </a:lnTo>
                                <a:lnTo>
                                  <a:pt x="132" y="51"/>
                                </a:lnTo>
                                <a:lnTo>
                                  <a:pt x="118" y="17"/>
                                </a:lnTo>
                                <a:lnTo>
                                  <a:pt x="124" y="17"/>
                                </a:lnTo>
                                <a:lnTo>
                                  <a:pt x="134" y="43"/>
                                </a:lnTo>
                                <a:lnTo>
                                  <a:pt x="134" y="44"/>
                                </a:lnTo>
                                <a:lnTo>
                                  <a:pt x="134" y="46"/>
                                </a:lnTo>
                                <a:lnTo>
                                  <a:pt x="139" y="46"/>
                                </a:lnTo>
                                <a:lnTo>
                                  <a:pt x="133" y="62"/>
                                </a:lnTo>
                                <a:close/>
                                <a:moveTo>
                                  <a:pt x="139" y="46"/>
                                </a:moveTo>
                                <a:lnTo>
                                  <a:pt x="135" y="46"/>
                                </a:lnTo>
                                <a:lnTo>
                                  <a:pt x="135" y="45"/>
                                </a:lnTo>
                                <a:lnTo>
                                  <a:pt x="135" y="43"/>
                                </a:lnTo>
                                <a:lnTo>
                                  <a:pt x="145" y="17"/>
                                </a:lnTo>
                                <a:lnTo>
                                  <a:pt x="151" y="17"/>
                                </a:lnTo>
                                <a:lnTo>
                                  <a:pt x="139" y="46"/>
                                </a:lnTo>
                                <a:close/>
                                <a:moveTo>
                                  <a:pt x="131" y="67"/>
                                </a:moveTo>
                                <a:lnTo>
                                  <a:pt x="121" y="67"/>
                                </a:lnTo>
                                <a:lnTo>
                                  <a:pt x="120" y="67"/>
                                </a:lnTo>
                                <a:lnTo>
                                  <a:pt x="120" y="62"/>
                                </a:lnTo>
                                <a:lnTo>
                                  <a:pt x="121" y="62"/>
                                </a:lnTo>
                                <a:lnTo>
                                  <a:pt x="133" y="62"/>
                                </a:lnTo>
                                <a:lnTo>
                                  <a:pt x="131" y="67"/>
                                </a:lnTo>
                                <a:close/>
                                <a:moveTo>
                                  <a:pt x="171" y="62"/>
                                </a:moveTo>
                                <a:lnTo>
                                  <a:pt x="166" y="62"/>
                                </a:lnTo>
                                <a:lnTo>
                                  <a:pt x="156" y="50"/>
                                </a:lnTo>
                                <a:lnTo>
                                  <a:pt x="156" y="15"/>
                                </a:lnTo>
                                <a:lnTo>
                                  <a:pt x="166" y="3"/>
                                </a:lnTo>
                                <a:lnTo>
                                  <a:pt x="171" y="3"/>
                                </a:lnTo>
                                <a:lnTo>
                                  <a:pt x="160" y="16"/>
                                </a:lnTo>
                                <a:lnTo>
                                  <a:pt x="160" y="49"/>
                                </a:lnTo>
                                <a:lnTo>
                                  <a:pt x="171" y="62"/>
                                </a:lnTo>
                                <a:close/>
                                <a:moveTo>
                                  <a:pt x="196" y="51"/>
                                </a:moveTo>
                                <a:lnTo>
                                  <a:pt x="190" y="51"/>
                                </a:lnTo>
                                <a:lnTo>
                                  <a:pt x="172" y="3"/>
                                </a:lnTo>
                                <a:lnTo>
                                  <a:pt x="179" y="3"/>
                                </a:lnTo>
                                <a:lnTo>
                                  <a:pt x="192" y="43"/>
                                </a:lnTo>
                                <a:lnTo>
                                  <a:pt x="193" y="45"/>
                                </a:lnTo>
                                <a:lnTo>
                                  <a:pt x="198" y="45"/>
                                </a:lnTo>
                                <a:lnTo>
                                  <a:pt x="196" y="51"/>
                                </a:lnTo>
                                <a:close/>
                                <a:moveTo>
                                  <a:pt x="198" y="45"/>
                                </a:moveTo>
                                <a:lnTo>
                                  <a:pt x="193" y="45"/>
                                </a:lnTo>
                                <a:lnTo>
                                  <a:pt x="193" y="43"/>
                                </a:lnTo>
                                <a:lnTo>
                                  <a:pt x="208" y="3"/>
                                </a:lnTo>
                                <a:lnTo>
                                  <a:pt x="214" y="3"/>
                                </a:lnTo>
                                <a:lnTo>
                                  <a:pt x="198" y="45"/>
                                </a:lnTo>
                                <a:close/>
                                <a:moveTo>
                                  <a:pt x="240" y="52"/>
                                </a:moveTo>
                                <a:lnTo>
                                  <a:pt x="226" y="52"/>
                                </a:lnTo>
                                <a:lnTo>
                                  <a:pt x="217" y="42"/>
                                </a:lnTo>
                                <a:lnTo>
                                  <a:pt x="217" y="26"/>
                                </a:lnTo>
                                <a:lnTo>
                                  <a:pt x="226" y="16"/>
                                </a:lnTo>
                                <a:lnTo>
                                  <a:pt x="240" y="16"/>
                                </a:lnTo>
                                <a:lnTo>
                                  <a:pt x="244" y="21"/>
                                </a:lnTo>
                                <a:lnTo>
                                  <a:pt x="229" y="21"/>
                                </a:lnTo>
                                <a:lnTo>
                                  <a:pt x="224" y="26"/>
                                </a:lnTo>
                                <a:lnTo>
                                  <a:pt x="223" y="31"/>
                                </a:lnTo>
                                <a:lnTo>
                                  <a:pt x="247" y="31"/>
                                </a:lnTo>
                                <a:lnTo>
                                  <a:pt x="247" y="35"/>
                                </a:lnTo>
                                <a:lnTo>
                                  <a:pt x="223" y="35"/>
                                </a:lnTo>
                                <a:lnTo>
                                  <a:pt x="223" y="41"/>
                                </a:lnTo>
                                <a:lnTo>
                                  <a:pt x="229" y="47"/>
                                </a:lnTo>
                                <a:lnTo>
                                  <a:pt x="245" y="47"/>
                                </a:lnTo>
                                <a:lnTo>
                                  <a:pt x="245" y="48"/>
                                </a:lnTo>
                                <a:lnTo>
                                  <a:pt x="240" y="52"/>
                                </a:lnTo>
                                <a:close/>
                                <a:moveTo>
                                  <a:pt x="247" y="31"/>
                                </a:moveTo>
                                <a:lnTo>
                                  <a:pt x="242" y="31"/>
                                </a:lnTo>
                                <a:lnTo>
                                  <a:pt x="242" y="26"/>
                                </a:lnTo>
                                <a:lnTo>
                                  <a:pt x="237" y="21"/>
                                </a:lnTo>
                                <a:lnTo>
                                  <a:pt x="244" y="21"/>
                                </a:lnTo>
                                <a:lnTo>
                                  <a:pt x="247" y="25"/>
                                </a:lnTo>
                                <a:lnTo>
                                  <a:pt x="247" y="31"/>
                                </a:lnTo>
                                <a:close/>
                                <a:moveTo>
                                  <a:pt x="245" y="47"/>
                                </a:moveTo>
                                <a:lnTo>
                                  <a:pt x="240" y="47"/>
                                </a:lnTo>
                                <a:lnTo>
                                  <a:pt x="245" y="43"/>
                                </a:lnTo>
                                <a:lnTo>
                                  <a:pt x="245" y="47"/>
                                </a:lnTo>
                                <a:close/>
                                <a:moveTo>
                                  <a:pt x="264" y="24"/>
                                </a:moveTo>
                                <a:lnTo>
                                  <a:pt x="261" y="24"/>
                                </a:lnTo>
                                <a:lnTo>
                                  <a:pt x="262" y="20"/>
                                </a:lnTo>
                                <a:lnTo>
                                  <a:pt x="267" y="16"/>
                                </a:lnTo>
                                <a:lnTo>
                                  <a:pt x="272" y="16"/>
                                </a:lnTo>
                                <a:lnTo>
                                  <a:pt x="273" y="17"/>
                                </a:lnTo>
                                <a:lnTo>
                                  <a:pt x="273" y="21"/>
                                </a:lnTo>
                                <a:lnTo>
                                  <a:pt x="266" y="21"/>
                                </a:lnTo>
                                <a:lnTo>
                                  <a:pt x="264" y="24"/>
                                </a:lnTo>
                                <a:close/>
                                <a:moveTo>
                                  <a:pt x="261" y="51"/>
                                </a:moveTo>
                                <a:lnTo>
                                  <a:pt x="255" y="51"/>
                                </a:lnTo>
                                <a:lnTo>
                                  <a:pt x="255" y="17"/>
                                </a:lnTo>
                                <a:lnTo>
                                  <a:pt x="261" y="17"/>
                                </a:lnTo>
                                <a:lnTo>
                                  <a:pt x="261" y="24"/>
                                </a:lnTo>
                                <a:lnTo>
                                  <a:pt x="264" y="24"/>
                                </a:lnTo>
                                <a:lnTo>
                                  <a:pt x="261" y="28"/>
                                </a:lnTo>
                                <a:lnTo>
                                  <a:pt x="261" y="51"/>
                                </a:lnTo>
                                <a:close/>
                                <a:moveTo>
                                  <a:pt x="273" y="22"/>
                                </a:moveTo>
                                <a:lnTo>
                                  <a:pt x="272" y="21"/>
                                </a:lnTo>
                                <a:lnTo>
                                  <a:pt x="273" y="21"/>
                                </a:lnTo>
                                <a:lnTo>
                                  <a:pt x="273" y="22"/>
                                </a:lnTo>
                                <a:close/>
                                <a:moveTo>
                                  <a:pt x="284" y="8"/>
                                </a:moveTo>
                                <a:lnTo>
                                  <a:pt x="281" y="8"/>
                                </a:lnTo>
                                <a:lnTo>
                                  <a:pt x="279" y="6"/>
                                </a:lnTo>
                                <a:lnTo>
                                  <a:pt x="279" y="3"/>
                                </a:lnTo>
                                <a:lnTo>
                                  <a:pt x="281" y="1"/>
                                </a:lnTo>
                                <a:lnTo>
                                  <a:pt x="284" y="1"/>
                                </a:lnTo>
                                <a:lnTo>
                                  <a:pt x="286" y="3"/>
                                </a:lnTo>
                                <a:lnTo>
                                  <a:pt x="286" y="6"/>
                                </a:lnTo>
                                <a:lnTo>
                                  <a:pt x="284" y="8"/>
                                </a:lnTo>
                                <a:close/>
                                <a:moveTo>
                                  <a:pt x="285" y="51"/>
                                </a:moveTo>
                                <a:lnTo>
                                  <a:pt x="279" y="51"/>
                                </a:lnTo>
                                <a:lnTo>
                                  <a:pt x="279" y="17"/>
                                </a:lnTo>
                                <a:lnTo>
                                  <a:pt x="285" y="17"/>
                                </a:lnTo>
                                <a:lnTo>
                                  <a:pt x="285" y="51"/>
                                </a:lnTo>
                                <a:close/>
                                <a:moveTo>
                                  <a:pt x="303" y="17"/>
                                </a:moveTo>
                                <a:lnTo>
                                  <a:pt x="298" y="17"/>
                                </a:lnTo>
                                <a:lnTo>
                                  <a:pt x="298" y="6"/>
                                </a:lnTo>
                                <a:lnTo>
                                  <a:pt x="304" y="0"/>
                                </a:lnTo>
                                <a:lnTo>
                                  <a:pt x="311" y="0"/>
                                </a:lnTo>
                                <a:lnTo>
                                  <a:pt x="313" y="0"/>
                                </a:lnTo>
                                <a:lnTo>
                                  <a:pt x="313" y="4"/>
                                </a:lnTo>
                                <a:lnTo>
                                  <a:pt x="303" y="4"/>
                                </a:lnTo>
                                <a:lnTo>
                                  <a:pt x="303" y="17"/>
                                </a:lnTo>
                                <a:close/>
                                <a:moveTo>
                                  <a:pt x="313" y="5"/>
                                </a:moveTo>
                                <a:lnTo>
                                  <a:pt x="311" y="4"/>
                                </a:lnTo>
                                <a:lnTo>
                                  <a:pt x="313" y="4"/>
                                </a:lnTo>
                                <a:lnTo>
                                  <a:pt x="313" y="5"/>
                                </a:lnTo>
                                <a:close/>
                                <a:moveTo>
                                  <a:pt x="311" y="21"/>
                                </a:moveTo>
                                <a:lnTo>
                                  <a:pt x="292" y="21"/>
                                </a:lnTo>
                                <a:lnTo>
                                  <a:pt x="292" y="17"/>
                                </a:lnTo>
                                <a:lnTo>
                                  <a:pt x="311" y="17"/>
                                </a:lnTo>
                                <a:lnTo>
                                  <a:pt x="311" y="21"/>
                                </a:lnTo>
                                <a:close/>
                                <a:moveTo>
                                  <a:pt x="326" y="62"/>
                                </a:moveTo>
                                <a:lnTo>
                                  <a:pt x="321" y="62"/>
                                </a:lnTo>
                                <a:lnTo>
                                  <a:pt x="323" y="57"/>
                                </a:lnTo>
                                <a:lnTo>
                                  <a:pt x="326" y="51"/>
                                </a:lnTo>
                                <a:lnTo>
                                  <a:pt x="312" y="17"/>
                                </a:lnTo>
                                <a:lnTo>
                                  <a:pt x="318" y="17"/>
                                </a:lnTo>
                                <a:lnTo>
                                  <a:pt x="328" y="43"/>
                                </a:lnTo>
                                <a:lnTo>
                                  <a:pt x="328" y="44"/>
                                </a:lnTo>
                                <a:lnTo>
                                  <a:pt x="328" y="46"/>
                                </a:lnTo>
                                <a:lnTo>
                                  <a:pt x="333" y="46"/>
                                </a:lnTo>
                                <a:lnTo>
                                  <a:pt x="326" y="62"/>
                                </a:lnTo>
                                <a:close/>
                                <a:moveTo>
                                  <a:pt x="333" y="46"/>
                                </a:moveTo>
                                <a:lnTo>
                                  <a:pt x="328" y="46"/>
                                </a:lnTo>
                                <a:lnTo>
                                  <a:pt x="329" y="45"/>
                                </a:lnTo>
                                <a:lnTo>
                                  <a:pt x="329" y="43"/>
                                </a:lnTo>
                                <a:lnTo>
                                  <a:pt x="339" y="17"/>
                                </a:lnTo>
                                <a:lnTo>
                                  <a:pt x="345" y="17"/>
                                </a:lnTo>
                                <a:lnTo>
                                  <a:pt x="333" y="46"/>
                                </a:lnTo>
                                <a:close/>
                                <a:moveTo>
                                  <a:pt x="303" y="51"/>
                                </a:moveTo>
                                <a:lnTo>
                                  <a:pt x="298" y="51"/>
                                </a:lnTo>
                                <a:lnTo>
                                  <a:pt x="298" y="21"/>
                                </a:lnTo>
                                <a:lnTo>
                                  <a:pt x="303" y="21"/>
                                </a:lnTo>
                                <a:lnTo>
                                  <a:pt x="303" y="51"/>
                                </a:lnTo>
                                <a:close/>
                                <a:moveTo>
                                  <a:pt x="325" y="67"/>
                                </a:moveTo>
                                <a:lnTo>
                                  <a:pt x="315" y="67"/>
                                </a:lnTo>
                                <a:lnTo>
                                  <a:pt x="313" y="67"/>
                                </a:lnTo>
                                <a:lnTo>
                                  <a:pt x="313" y="62"/>
                                </a:lnTo>
                                <a:lnTo>
                                  <a:pt x="315" y="62"/>
                                </a:lnTo>
                                <a:lnTo>
                                  <a:pt x="326" y="62"/>
                                </a:lnTo>
                                <a:lnTo>
                                  <a:pt x="325" y="67"/>
                                </a:lnTo>
                                <a:close/>
                                <a:moveTo>
                                  <a:pt x="355" y="8"/>
                                </a:moveTo>
                                <a:lnTo>
                                  <a:pt x="352" y="8"/>
                                </a:lnTo>
                                <a:lnTo>
                                  <a:pt x="350" y="6"/>
                                </a:lnTo>
                                <a:lnTo>
                                  <a:pt x="350" y="3"/>
                                </a:lnTo>
                                <a:lnTo>
                                  <a:pt x="352" y="1"/>
                                </a:lnTo>
                                <a:lnTo>
                                  <a:pt x="355" y="1"/>
                                </a:lnTo>
                                <a:lnTo>
                                  <a:pt x="357" y="3"/>
                                </a:lnTo>
                                <a:lnTo>
                                  <a:pt x="357" y="6"/>
                                </a:lnTo>
                                <a:lnTo>
                                  <a:pt x="355" y="8"/>
                                </a:lnTo>
                                <a:close/>
                                <a:moveTo>
                                  <a:pt x="356" y="51"/>
                                </a:moveTo>
                                <a:lnTo>
                                  <a:pt x="350" y="51"/>
                                </a:lnTo>
                                <a:lnTo>
                                  <a:pt x="350" y="17"/>
                                </a:lnTo>
                                <a:lnTo>
                                  <a:pt x="356" y="17"/>
                                </a:lnTo>
                                <a:lnTo>
                                  <a:pt x="356" y="51"/>
                                </a:lnTo>
                                <a:close/>
                                <a:moveTo>
                                  <a:pt x="376" y="22"/>
                                </a:moveTo>
                                <a:lnTo>
                                  <a:pt x="373" y="22"/>
                                </a:lnTo>
                                <a:lnTo>
                                  <a:pt x="376" y="16"/>
                                </a:lnTo>
                                <a:lnTo>
                                  <a:pt x="389" y="16"/>
                                </a:lnTo>
                                <a:lnTo>
                                  <a:pt x="393" y="21"/>
                                </a:lnTo>
                                <a:lnTo>
                                  <a:pt x="378" y="21"/>
                                </a:lnTo>
                                <a:lnTo>
                                  <a:pt x="376" y="22"/>
                                </a:lnTo>
                                <a:close/>
                                <a:moveTo>
                                  <a:pt x="372" y="51"/>
                                </a:moveTo>
                                <a:lnTo>
                                  <a:pt x="367" y="51"/>
                                </a:lnTo>
                                <a:lnTo>
                                  <a:pt x="367" y="17"/>
                                </a:lnTo>
                                <a:lnTo>
                                  <a:pt x="372" y="17"/>
                                </a:lnTo>
                                <a:lnTo>
                                  <a:pt x="372" y="22"/>
                                </a:lnTo>
                                <a:lnTo>
                                  <a:pt x="376" y="22"/>
                                </a:lnTo>
                                <a:lnTo>
                                  <a:pt x="372" y="27"/>
                                </a:lnTo>
                                <a:lnTo>
                                  <a:pt x="372" y="51"/>
                                </a:lnTo>
                                <a:close/>
                                <a:moveTo>
                                  <a:pt x="395" y="51"/>
                                </a:moveTo>
                                <a:lnTo>
                                  <a:pt x="390" y="51"/>
                                </a:lnTo>
                                <a:lnTo>
                                  <a:pt x="390" y="21"/>
                                </a:lnTo>
                                <a:lnTo>
                                  <a:pt x="393" y="21"/>
                                </a:lnTo>
                                <a:lnTo>
                                  <a:pt x="395" y="23"/>
                                </a:lnTo>
                                <a:lnTo>
                                  <a:pt x="395" y="51"/>
                                </a:lnTo>
                                <a:close/>
                                <a:moveTo>
                                  <a:pt x="425" y="52"/>
                                </a:moveTo>
                                <a:lnTo>
                                  <a:pt x="411" y="52"/>
                                </a:lnTo>
                                <a:lnTo>
                                  <a:pt x="403" y="43"/>
                                </a:lnTo>
                                <a:lnTo>
                                  <a:pt x="403" y="26"/>
                                </a:lnTo>
                                <a:lnTo>
                                  <a:pt x="412" y="16"/>
                                </a:lnTo>
                                <a:lnTo>
                                  <a:pt x="426" y="16"/>
                                </a:lnTo>
                                <a:lnTo>
                                  <a:pt x="429" y="21"/>
                                </a:lnTo>
                                <a:lnTo>
                                  <a:pt x="415" y="21"/>
                                </a:lnTo>
                                <a:lnTo>
                                  <a:pt x="409" y="28"/>
                                </a:lnTo>
                                <a:lnTo>
                                  <a:pt x="409" y="40"/>
                                </a:lnTo>
                                <a:lnTo>
                                  <a:pt x="415" y="47"/>
                                </a:lnTo>
                                <a:lnTo>
                                  <a:pt x="428" y="47"/>
                                </a:lnTo>
                                <a:lnTo>
                                  <a:pt x="425" y="52"/>
                                </a:lnTo>
                                <a:close/>
                                <a:moveTo>
                                  <a:pt x="435" y="21"/>
                                </a:moveTo>
                                <a:lnTo>
                                  <a:pt x="429" y="21"/>
                                </a:lnTo>
                                <a:lnTo>
                                  <a:pt x="429" y="17"/>
                                </a:lnTo>
                                <a:lnTo>
                                  <a:pt x="435" y="17"/>
                                </a:lnTo>
                                <a:lnTo>
                                  <a:pt x="435" y="21"/>
                                </a:lnTo>
                                <a:close/>
                                <a:moveTo>
                                  <a:pt x="428" y="47"/>
                                </a:moveTo>
                                <a:lnTo>
                                  <a:pt x="424" y="47"/>
                                </a:lnTo>
                                <a:lnTo>
                                  <a:pt x="429" y="41"/>
                                </a:lnTo>
                                <a:lnTo>
                                  <a:pt x="429" y="26"/>
                                </a:lnTo>
                                <a:lnTo>
                                  <a:pt x="424" y="21"/>
                                </a:lnTo>
                                <a:lnTo>
                                  <a:pt x="429" y="21"/>
                                </a:lnTo>
                                <a:lnTo>
                                  <a:pt x="435" y="21"/>
                                </a:lnTo>
                                <a:lnTo>
                                  <a:pt x="435" y="45"/>
                                </a:lnTo>
                                <a:lnTo>
                                  <a:pt x="429" y="45"/>
                                </a:lnTo>
                                <a:lnTo>
                                  <a:pt x="428" y="47"/>
                                </a:lnTo>
                                <a:close/>
                                <a:moveTo>
                                  <a:pt x="435" y="62"/>
                                </a:moveTo>
                                <a:lnTo>
                                  <a:pt x="429" y="62"/>
                                </a:lnTo>
                                <a:lnTo>
                                  <a:pt x="429" y="45"/>
                                </a:lnTo>
                                <a:lnTo>
                                  <a:pt x="435" y="45"/>
                                </a:lnTo>
                                <a:lnTo>
                                  <a:pt x="435" y="62"/>
                                </a:lnTo>
                                <a:close/>
                                <a:moveTo>
                                  <a:pt x="435" y="67"/>
                                </a:moveTo>
                                <a:lnTo>
                                  <a:pt x="411" y="67"/>
                                </a:lnTo>
                                <a:lnTo>
                                  <a:pt x="406" y="65"/>
                                </a:lnTo>
                                <a:lnTo>
                                  <a:pt x="406" y="59"/>
                                </a:lnTo>
                                <a:lnTo>
                                  <a:pt x="412" y="62"/>
                                </a:lnTo>
                                <a:lnTo>
                                  <a:pt x="435" y="62"/>
                                </a:lnTo>
                                <a:lnTo>
                                  <a:pt x="435" y="67"/>
                                </a:lnTo>
                                <a:close/>
                                <a:moveTo>
                                  <a:pt x="452" y="51"/>
                                </a:moveTo>
                                <a:lnTo>
                                  <a:pt x="447" y="51"/>
                                </a:lnTo>
                                <a:lnTo>
                                  <a:pt x="447" y="3"/>
                                </a:lnTo>
                                <a:lnTo>
                                  <a:pt x="468" y="3"/>
                                </a:lnTo>
                                <a:lnTo>
                                  <a:pt x="473" y="8"/>
                                </a:lnTo>
                                <a:lnTo>
                                  <a:pt x="452" y="8"/>
                                </a:lnTo>
                                <a:lnTo>
                                  <a:pt x="452" y="28"/>
                                </a:lnTo>
                                <a:lnTo>
                                  <a:pt x="472" y="28"/>
                                </a:lnTo>
                                <a:lnTo>
                                  <a:pt x="467" y="33"/>
                                </a:lnTo>
                                <a:lnTo>
                                  <a:pt x="452" y="33"/>
                                </a:lnTo>
                                <a:lnTo>
                                  <a:pt x="452" y="51"/>
                                </a:lnTo>
                                <a:close/>
                                <a:moveTo>
                                  <a:pt x="472" y="28"/>
                                </a:moveTo>
                                <a:lnTo>
                                  <a:pt x="464" y="28"/>
                                </a:lnTo>
                                <a:lnTo>
                                  <a:pt x="470" y="22"/>
                                </a:lnTo>
                                <a:lnTo>
                                  <a:pt x="470" y="8"/>
                                </a:lnTo>
                                <a:lnTo>
                                  <a:pt x="473" y="8"/>
                                </a:lnTo>
                                <a:lnTo>
                                  <a:pt x="476" y="11"/>
                                </a:lnTo>
                                <a:lnTo>
                                  <a:pt x="476" y="24"/>
                                </a:lnTo>
                                <a:lnTo>
                                  <a:pt x="472" y="28"/>
                                </a:lnTo>
                                <a:close/>
                                <a:moveTo>
                                  <a:pt x="495" y="8"/>
                                </a:moveTo>
                                <a:lnTo>
                                  <a:pt x="480" y="8"/>
                                </a:lnTo>
                                <a:lnTo>
                                  <a:pt x="480" y="3"/>
                                </a:lnTo>
                                <a:lnTo>
                                  <a:pt x="495" y="3"/>
                                </a:lnTo>
                                <a:lnTo>
                                  <a:pt x="495" y="8"/>
                                </a:lnTo>
                                <a:close/>
                                <a:moveTo>
                                  <a:pt x="491" y="46"/>
                                </a:moveTo>
                                <a:lnTo>
                                  <a:pt x="485" y="46"/>
                                </a:lnTo>
                                <a:lnTo>
                                  <a:pt x="485" y="8"/>
                                </a:lnTo>
                                <a:lnTo>
                                  <a:pt x="491" y="8"/>
                                </a:lnTo>
                                <a:lnTo>
                                  <a:pt x="491" y="46"/>
                                </a:lnTo>
                                <a:close/>
                                <a:moveTo>
                                  <a:pt x="495" y="51"/>
                                </a:moveTo>
                                <a:lnTo>
                                  <a:pt x="480" y="51"/>
                                </a:lnTo>
                                <a:lnTo>
                                  <a:pt x="480" y="46"/>
                                </a:lnTo>
                                <a:lnTo>
                                  <a:pt x="495" y="46"/>
                                </a:lnTo>
                                <a:lnTo>
                                  <a:pt x="495" y="51"/>
                                </a:lnTo>
                                <a:close/>
                                <a:moveTo>
                                  <a:pt x="509" y="51"/>
                                </a:moveTo>
                                <a:lnTo>
                                  <a:pt x="503" y="51"/>
                                </a:lnTo>
                                <a:lnTo>
                                  <a:pt x="503" y="3"/>
                                </a:lnTo>
                                <a:lnTo>
                                  <a:pt x="511" y="3"/>
                                </a:lnTo>
                                <a:lnTo>
                                  <a:pt x="515" y="10"/>
                                </a:lnTo>
                                <a:lnTo>
                                  <a:pt x="509" y="10"/>
                                </a:lnTo>
                                <a:lnTo>
                                  <a:pt x="509" y="11"/>
                                </a:lnTo>
                                <a:lnTo>
                                  <a:pt x="509" y="51"/>
                                </a:lnTo>
                                <a:close/>
                                <a:moveTo>
                                  <a:pt x="542" y="44"/>
                                </a:moveTo>
                                <a:lnTo>
                                  <a:pt x="537" y="44"/>
                                </a:lnTo>
                                <a:lnTo>
                                  <a:pt x="536" y="42"/>
                                </a:lnTo>
                                <a:lnTo>
                                  <a:pt x="536" y="3"/>
                                </a:lnTo>
                                <a:lnTo>
                                  <a:pt x="542" y="3"/>
                                </a:lnTo>
                                <a:lnTo>
                                  <a:pt x="542" y="44"/>
                                </a:lnTo>
                                <a:close/>
                                <a:moveTo>
                                  <a:pt x="542" y="51"/>
                                </a:moveTo>
                                <a:lnTo>
                                  <a:pt x="535" y="51"/>
                                </a:lnTo>
                                <a:lnTo>
                                  <a:pt x="510" y="13"/>
                                </a:lnTo>
                                <a:lnTo>
                                  <a:pt x="509" y="11"/>
                                </a:lnTo>
                                <a:lnTo>
                                  <a:pt x="509" y="10"/>
                                </a:lnTo>
                                <a:lnTo>
                                  <a:pt x="515" y="10"/>
                                </a:lnTo>
                                <a:lnTo>
                                  <a:pt x="535" y="41"/>
                                </a:lnTo>
                                <a:lnTo>
                                  <a:pt x="536" y="43"/>
                                </a:lnTo>
                                <a:lnTo>
                                  <a:pt x="537" y="44"/>
                                </a:lnTo>
                                <a:lnTo>
                                  <a:pt x="542" y="44"/>
                                </a:lnTo>
                                <a:lnTo>
                                  <a:pt x="542" y="51"/>
                                </a:lnTo>
                                <a:close/>
                                <a:moveTo>
                                  <a:pt x="554" y="62"/>
                                </a:moveTo>
                                <a:lnTo>
                                  <a:pt x="549" y="62"/>
                                </a:lnTo>
                                <a:lnTo>
                                  <a:pt x="559" y="49"/>
                                </a:lnTo>
                                <a:lnTo>
                                  <a:pt x="559" y="16"/>
                                </a:lnTo>
                                <a:lnTo>
                                  <a:pt x="549" y="3"/>
                                </a:lnTo>
                                <a:lnTo>
                                  <a:pt x="554" y="3"/>
                                </a:lnTo>
                                <a:lnTo>
                                  <a:pt x="564" y="15"/>
                                </a:lnTo>
                                <a:lnTo>
                                  <a:pt x="564" y="50"/>
                                </a:lnTo>
                                <a:lnTo>
                                  <a:pt x="554"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0" name="Freeform 503"/>
                        <wps:cNvSpPr>
                          <a:spLocks/>
                        </wps:cNvSpPr>
                        <wps:spPr bwMode="auto">
                          <a:xfrm>
                            <a:off x="9954" y="-860"/>
                            <a:ext cx="582" cy="177"/>
                          </a:xfrm>
                          <a:custGeom>
                            <a:avLst/>
                            <a:gdLst>
                              <a:gd name="T0" fmla="+- 0 9954 9954"/>
                              <a:gd name="T1" fmla="*/ T0 w 582"/>
                              <a:gd name="T2" fmla="+- 0 -817 -860"/>
                              <a:gd name="T3" fmla="*/ -817 h 177"/>
                              <a:gd name="T4" fmla="+- 0 9954 9954"/>
                              <a:gd name="T5" fmla="*/ T4 w 582"/>
                              <a:gd name="T6" fmla="+- 0 -726 -860"/>
                              <a:gd name="T7" fmla="*/ -726 h 177"/>
                              <a:gd name="T8" fmla="+- 0 9957 9954"/>
                              <a:gd name="T9" fmla="*/ T8 w 582"/>
                              <a:gd name="T10" fmla="+- 0 -709 -860"/>
                              <a:gd name="T11" fmla="*/ -709 h 177"/>
                              <a:gd name="T12" fmla="+- 0 9966 9954"/>
                              <a:gd name="T13" fmla="*/ T12 w 582"/>
                              <a:gd name="T14" fmla="+- 0 -696 -860"/>
                              <a:gd name="T15" fmla="*/ -696 h 177"/>
                              <a:gd name="T16" fmla="+- 0 9980 9954"/>
                              <a:gd name="T17" fmla="*/ T16 w 582"/>
                              <a:gd name="T18" fmla="+- 0 -686 -860"/>
                              <a:gd name="T19" fmla="*/ -686 h 177"/>
                              <a:gd name="T20" fmla="+- 0 9996 9954"/>
                              <a:gd name="T21" fmla="*/ T20 w 582"/>
                              <a:gd name="T22" fmla="+- 0 -683 -860"/>
                              <a:gd name="T23" fmla="*/ -683 h 177"/>
                              <a:gd name="T24" fmla="+- 0 10493 9954"/>
                              <a:gd name="T25" fmla="*/ T24 w 582"/>
                              <a:gd name="T26" fmla="+- 0 -683 -860"/>
                              <a:gd name="T27" fmla="*/ -683 h 177"/>
                              <a:gd name="T28" fmla="+- 0 10509 9954"/>
                              <a:gd name="T29" fmla="*/ T28 w 582"/>
                              <a:gd name="T30" fmla="+- 0 -686 -860"/>
                              <a:gd name="T31" fmla="*/ -686 h 177"/>
                              <a:gd name="T32" fmla="+- 0 10523 9954"/>
                              <a:gd name="T33" fmla="*/ T32 w 582"/>
                              <a:gd name="T34" fmla="+- 0 -696 -860"/>
                              <a:gd name="T35" fmla="*/ -696 h 177"/>
                              <a:gd name="T36" fmla="+- 0 10532 9954"/>
                              <a:gd name="T37" fmla="*/ T36 w 582"/>
                              <a:gd name="T38" fmla="+- 0 -709 -860"/>
                              <a:gd name="T39" fmla="*/ -709 h 177"/>
                              <a:gd name="T40" fmla="+- 0 10535 9954"/>
                              <a:gd name="T41" fmla="*/ T40 w 582"/>
                              <a:gd name="T42" fmla="+- 0 -726 -860"/>
                              <a:gd name="T43" fmla="*/ -726 h 177"/>
                              <a:gd name="T44" fmla="+- 0 10535 9954"/>
                              <a:gd name="T45" fmla="*/ T44 w 582"/>
                              <a:gd name="T46" fmla="+- 0 -817 -860"/>
                              <a:gd name="T47" fmla="*/ -817 h 177"/>
                              <a:gd name="T48" fmla="+- 0 10532 9954"/>
                              <a:gd name="T49" fmla="*/ T48 w 582"/>
                              <a:gd name="T50" fmla="+- 0 -834 -860"/>
                              <a:gd name="T51" fmla="*/ -834 h 177"/>
                              <a:gd name="T52" fmla="+- 0 10523 9954"/>
                              <a:gd name="T53" fmla="*/ T52 w 582"/>
                              <a:gd name="T54" fmla="+- 0 -847 -860"/>
                              <a:gd name="T55" fmla="*/ -847 h 177"/>
                              <a:gd name="T56" fmla="+- 0 10509 9954"/>
                              <a:gd name="T57" fmla="*/ T56 w 582"/>
                              <a:gd name="T58" fmla="+- 0 -856 -860"/>
                              <a:gd name="T59" fmla="*/ -856 h 177"/>
                              <a:gd name="T60" fmla="+- 0 10493 9954"/>
                              <a:gd name="T61" fmla="*/ T60 w 582"/>
                              <a:gd name="T62" fmla="+- 0 -860 -860"/>
                              <a:gd name="T63" fmla="*/ -860 h 177"/>
                              <a:gd name="T64" fmla="+- 0 9996 9954"/>
                              <a:gd name="T65" fmla="*/ T64 w 582"/>
                              <a:gd name="T66" fmla="+- 0 -860 -860"/>
                              <a:gd name="T67" fmla="*/ -860 h 177"/>
                              <a:gd name="T68" fmla="+- 0 9980 9954"/>
                              <a:gd name="T69" fmla="*/ T68 w 582"/>
                              <a:gd name="T70" fmla="+- 0 -856 -860"/>
                              <a:gd name="T71" fmla="*/ -856 h 177"/>
                              <a:gd name="T72" fmla="+- 0 9966 9954"/>
                              <a:gd name="T73" fmla="*/ T72 w 582"/>
                              <a:gd name="T74" fmla="+- 0 -847 -860"/>
                              <a:gd name="T75" fmla="*/ -847 h 177"/>
                              <a:gd name="T76" fmla="+- 0 9957 9954"/>
                              <a:gd name="T77" fmla="*/ T76 w 582"/>
                              <a:gd name="T78" fmla="+- 0 -834 -860"/>
                              <a:gd name="T79" fmla="*/ -834 h 177"/>
                              <a:gd name="T80" fmla="+- 0 9954 9954"/>
                              <a:gd name="T81" fmla="*/ T80 w 582"/>
                              <a:gd name="T82" fmla="+- 0 -817 -860"/>
                              <a:gd name="T83" fmla="*/ -817 h 1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82" h="177">
                                <a:moveTo>
                                  <a:pt x="0" y="43"/>
                                </a:moveTo>
                                <a:lnTo>
                                  <a:pt x="0" y="134"/>
                                </a:lnTo>
                                <a:lnTo>
                                  <a:pt x="3" y="151"/>
                                </a:lnTo>
                                <a:lnTo>
                                  <a:pt x="12" y="164"/>
                                </a:lnTo>
                                <a:lnTo>
                                  <a:pt x="26" y="174"/>
                                </a:lnTo>
                                <a:lnTo>
                                  <a:pt x="42" y="177"/>
                                </a:lnTo>
                                <a:lnTo>
                                  <a:pt x="539" y="177"/>
                                </a:lnTo>
                                <a:lnTo>
                                  <a:pt x="555" y="174"/>
                                </a:lnTo>
                                <a:lnTo>
                                  <a:pt x="569" y="164"/>
                                </a:lnTo>
                                <a:lnTo>
                                  <a:pt x="578" y="151"/>
                                </a:lnTo>
                                <a:lnTo>
                                  <a:pt x="581" y="134"/>
                                </a:lnTo>
                                <a:lnTo>
                                  <a:pt x="581" y="43"/>
                                </a:lnTo>
                                <a:lnTo>
                                  <a:pt x="578" y="26"/>
                                </a:lnTo>
                                <a:lnTo>
                                  <a:pt x="569" y="13"/>
                                </a:lnTo>
                                <a:lnTo>
                                  <a:pt x="555" y="4"/>
                                </a:lnTo>
                                <a:lnTo>
                                  <a:pt x="539" y="0"/>
                                </a:lnTo>
                                <a:lnTo>
                                  <a:pt x="42" y="0"/>
                                </a:lnTo>
                                <a:lnTo>
                                  <a:pt x="26" y="4"/>
                                </a:lnTo>
                                <a:lnTo>
                                  <a:pt x="12" y="13"/>
                                </a:lnTo>
                                <a:lnTo>
                                  <a:pt x="3" y="26"/>
                                </a:lnTo>
                                <a:lnTo>
                                  <a:pt x="0" y="43"/>
                                </a:lnTo>
                                <a:close/>
                              </a:path>
                            </a:pathLst>
                          </a:custGeom>
                          <a:noFill/>
                          <a:ln w="398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 name="Line 502"/>
                        <wps:cNvCnPr>
                          <a:cxnSpLocks noChangeShapeType="1"/>
                        </wps:cNvCnPr>
                        <wps:spPr bwMode="auto">
                          <a:xfrm>
                            <a:off x="9994" y="-572"/>
                            <a:ext cx="399" cy="0"/>
                          </a:xfrm>
                          <a:prstGeom prst="line">
                            <a:avLst/>
                          </a:prstGeom>
                          <a:noFill/>
                          <a:ln w="32568">
                            <a:solidFill>
                              <a:srgbClr val="FFFFFF"/>
                            </a:solidFill>
                            <a:round/>
                            <a:headEnd/>
                            <a:tailEnd/>
                          </a:ln>
                          <a:extLst>
                            <a:ext uri="{909E8E84-426E-40DD-AFC4-6F175D3DCCD1}">
                              <a14:hiddenFill xmlns:a14="http://schemas.microsoft.com/office/drawing/2010/main">
                                <a:noFill/>
                              </a14:hiddenFill>
                            </a:ext>
                          </a:extLst>
                        </wps:spPr>
                        <wps:bodyPr/>
                      </wps:wsp>
                      <wps:wsp>
                        <wps:cNvPr id="362" name="Rectangle 501"/>
                        <wps:cNvSpPr>
                          <a:spLocks noChangeArrowheads="1"/>
                        </wps:cNvSpPr>
                        <wps:spPr bwMode="auto">
                          <a:xfrm>
                            <a:off x="9994" y="-598"/>
                            <a:ext cx="399" cy="51"/>
                          </a:xfrm>
                          <a:prstGeom prst="rect">
                            <a:avLst/>
                          </a:prstGeom>
                          <a:noFill/>
                          <a:ln w="3981">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63" name="Picture 50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10136" y="-467"/>
                            <a:ext cx="343" cy="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64" name="Rectangle 499"/>
                        <wps:cNvSpPr>
                          <a:spLocks noChangeArrowheads="1"/>
                        </wps:cNvSpPr>
                        <wps:spPr bwMode="auto">
                          <a:xfrm>
                            <a:off x="9925" y="-2638"/>
                            <a:ext cx="639" cy="2513"/>
                          </a:xfrm>
                          <a:prstGeom prst="rect">
                            <a:avLst/>
                          </a:prstGeom>
                          <a:noFill/>
                          <a:ln w="3984">
                            <a:solidFill>
                              <a:srgbClr val="7F7F7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 name="Rectangle 498"/>
                        <wps:cNvSpPr>
                          <a:spLocks noChangeArrowheads="1"/>
                        </wps:cNvSpPr>
                        <wps:spPr bwMode="auto">
                          <a:xfrm>
                            <a:off x="9919" y="-2746"/>
                            <a:ext cx="639" cy="2621"/>
                          </a:xfrm>
                          <a:prstGeom prst="rect">
                            <a:avLst/>
                          </a:prstGeom>
                          <a:noFill/>
                          <a:ln w="3984">
                            <a:solidFill>
                              <a:srgbClr val="7F7F7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66" name="Picture 49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9075" y="-2746"/>
                            <a:ext cx="838" cy="3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67" name="Picture 49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9112" y="-1609"/>
                            <a:ext cx="77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68" name="Picture 49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9434" y="-2610"/>
                            <a:ext cx="109" cy="1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69" name="Picture 49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9357" y="-2396"/>
                            <a:ext cx="229" cy="1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0" name="Line 493"/>
                        <wps:cNvCnPr>
                          <a:cxnSpLocks noChangeShapeType="1"/>
                        </wps:cNvCnPr>
                        <wps:spPr bwMode="auto">
                          <a:xfrm>
                            <a:off x="9355" y="-2111"/>
                            <a:ext cx="268" cy="0"/>
                          </a:xfrm>
                          <a:prstGeom prst="line">
                            <a:avLst/>
                          </a:prstGeom>
                          <a:noFill/>
                          <a:ln w="32568">
                            <a:solidFill>
                              <a:srgbClr val="FFFFFF"/>
                            </a:solidFill>
                            <a:round/>
                            <a:headEnd/>
                            <a:tailEnd/>
                          </a:ln>
                          <a:extLst>
                            <a:ext uri="{909E8E84-426E-40DD-AFC4-6F175D3DCCD1}">
                              <a14:hiddenFill xmlns:a14="http://schemas.microsoft.com/office/drawing/2010/main">
                                <a:noFill/>
                              </a14:hiddenFill>
                            </a:ext>
                          </a:extLst>
                        </wps:spPr>
                        <wps:bodyPr/>
                      </wps:wsp>
                      <wps:wsp>
                        <wps:cNvPr id="371" name="Rectangle 492"/>
                        <wps:cNvSpPr>
                          <a:spLocks noChangeArrowheads="1"/>
                        </wps:cNvSpPr>
                        <wps:spPr bwMode="auto">
                          <a:xfrm>
                            <a:off x="9355" y="-2136"/>
                            <a:ext cx="268" cy="51"/>
                          </a:xfrm>
                          <a:prstGeom prst="rect">
                            <a:avLst/>
                          </a:prstGeom>
                          <a:noFill/>
                          <a:ln w="3981">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72" name="Picture 49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9158" y="-1997"/>
                            <a:ext cx="229"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3" name="Picture 49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9215" y="-1758"/>
                            <a:ext cx="115"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4" name="Picture 48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9146" y="-1336"/>
                            <a:ext cx="710" cy="1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5" name="Picture 48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9460" y="-1097"/>
                            <a:ext cx="115"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6" name="Rectangle 487"/>
                        <wps:cNvSpPr>
                          <a:spLocks noChangeArrowheads="1"/>
                        </wps:cNvSpPr>
                        <wps:spPr bwMode="auto">
                          <a:xfrm>
                            <a:off x="9081" y="-2638"/>
                            <a:ext cx="833" cy="3072"/>
                          </a:xfrm>
                          <a:prstGeom prst="rect">
                            <a:avLst/>
                          </a:prstGeom>
                          <a:noFill/>
                          <a:ln w="3984">
                            <a:solidFill>
                              <a:srgbClr val="7F7F7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 name="Rectangle 486"/>
                        <wps:cNvSpPr>
                          <a:spLocks noChangeArrowheads="1"/>
                        </wps:cNvSpPr>
                        <wps:spPr bwMode="auto">
                          <a:xfrm>
                            <a:off x="9075" y="-2746"/>
                            <a:ext cx="833" cy="3180"/>
                          </a:xfrm>
                          <a:prstGeom prst="rect">
                            <a:avLst/>
                          </a:prstGeom>
                          <a:noFill/>
                          <a:ln w="3984">
                            <a:solidFill>
                              <a:srgbClr val="7F7F7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78" name="Picture 48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10570" y="-2746"/>
                            <a:ext cx="810" cy="31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9" name="Picture 48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10612" y="-1518"/>
                            <a:ext cx="745"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0" name="Picture 48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10923" y="-2587"/>
                            <a:ext cx="109" cy="1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1" name="Picture 48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10840" y="-2396"/>
                            <a:ext cx="229" cy="1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82" name="Line 481"/>
                        <wps:cNvCnPr>
                          <a:cxnSpLocks noChangeShapeType="1"/>
                        </wps:cNvCnPr>
                        <wps:spPr bwMode="auto">
                          <a:xfrm>
                            <a:off x="10821" y="-2151"/>
                            <a:ext cx="256" cy="0"/>
                          </a:xfrm>
                          <a:prstGeom prst="line">
                            <a:avLst/>
                          </a:prstGeom>
                          <a:noFill/>
                          <a:ln w="32568">
                            <a:solidFill>
                              <a:srgbClr val="FFFFFF"/>
                            </a:solidFill>
                            <a:round/>
                            <a:headEnd/>
                            <a:tailEnd/>
                          </a:ln>
                          <a:extLst>
                            <a:ext uri="{909E8E84-426E-40DD-AFC4-6F175D3DCCD1}">
                              <a14:hiddenFill xmlns:a14="http://schemas.microsoft.com/office/drawing/2010/main">
                                <a:noFill/>
                              </a14:hiddenFill>
                            </a:ext>
                          </a:extLst>
                        </wps:spPr>
                        <wps:bodyPr/>
                      </wps:wsp>
                      <wps:wsp>
                        <wps:cNvPr id="383" name="Rectangle 480"/>
                        <wps:cNvSpPr>
                          <a:spLocks noChangeArrowheads="1"/>
                        </wps:cNvSpPr>
                        <wps:spPr bwMode="auto">
                          <a:xfrm>
                            <a:off x="10821" y="-2176"/>
                            <a:ext cx="257" cy="51"/>
                          </a:xfrm>
                          <a:prstGeom prst="rect">
                            <a:avLst/>
                          </a:prstGeom>
                          <a:noFill/>
                          <a:ln w="3981">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84" name="Picture 47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10698" y="-2003"/>
                            <a:ext cx="229"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5" name="Picture 47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10778" y="-1723"/>
                            <a:ext cx="115"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6" name="Picture 47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10635" y="-1165"/>
                            <a:ext cx="71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7" name="Picture 47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10932" y="-897"/>
                            <a:ext cx="115"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88" name="Rectangle 475"/>
                        <wps:cNvSpPr>
                          <a:spLocks noChangeArrowheads="1"/>
                        </wps:cNvSpPr>
                        <wps:spPr bwMode="auto">
                          <a:xfrm>
                            <a:off x="10575" y="-2638"/>
                            <a:ext cx="804" cy="3055"/>
                          </a:xfrm>
                          <a:prstGeom prst="rect">
                            <a:avLst/>
                          </a:prstGeom>
                          <a:noFill/>
                          <a:ln w="3984">
                            <a:solidFill>
                              <a:srgbClr val="7F7F7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 name="Rectangle 474"/>
                        <wps:cNvSpPr>
                          <a:spLocks noChangeArrowheads="1"/>
                        </wps:cNvSpPr>
                        <wps:spPr bwMode="auto">
                          <a:xfrm>
                            <a:off x="10570" y="-2746"/>
                            <a:ext cx="804" cy="3163"/>
                          </a:xfrm>
                          <a:prstGeom prst="rect">
                            <a:avLst/>
                          </a:prstGeom>
                          <a:noFill/>
                          <a:ln w="3984">
                            <a:solidFill>
                              <a:srgbClr val="7F7F7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 name="Line 473"/>
                        <wps:cNvCnPr>
                          <a:cxnSpLocks noChangeShapeType="1"/>
                        </wps:cNvCnPr>
                        <wps:spPr bwMode="auto">
                          <a:xfrm>
                            <a:off x="8072" y="-2490"/>
                            <a:ext cx="0" cy="92"/>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391" name="AutoShape 472"/>
                        <wps:cNvSpPr>
                          <a:spLocks/>
                        </wps:cNvSpPr>
                        <wps:spPr bwMode="auto">
                          <a:xfrm>
                            <a:off x="7100" y="6288"/>
                            <a:ext cx="160" cy="200"/>
                          </a:xfrm>
                          <a:custGeom>
                            <a:avLst/>
                            <a:gdLst>
                              <a:gd name="T0" fmla="+- 0 8049 7100"/>
                              <a:gd name="T1" fmla="*/ T0 w 160"/>
                              <a:gd name="T2" fmla="+- 0 -2455 6288"/>
                              <a:gd name="T3" fmla="*/ -2455 h 200"/>
                              <a:gd name="T4" fmla="+- 0 8072 7100"/>
                              <a:gd name="T5" fmla="*/ T4 w 160"/>
                              <a:gd name="T6" fmla="+- 0 -2398 6288"/>
                              <a:gd name="T7" fmla="*/ -2398 h 200"/>
                              <a:gd name="T8" fmla="+- 0 8072 7100"/>
                              <a:gd name="T9" fmla="*/ T8 w 160"/>
                              <a:gd name="T10" fmla="+- 0 -2398 6288"/>
                              <a:gd name="T11" fmla="*/ -2398 h 200"/>
                              <a:gd name="T12" fmla="+- 0 8094 7100"/>
                              <a:gd name="T13" fmla="*/ T12 w 160"/>
                              <a:gd name="T14" fmla="+- 0 -2455 6288"/>
                              <a:gd name="T15" fmla="*/ -2455 h 200"/>
                            </a:gdLst>
                            <a:ahLst/>
                            <a:cxnLst>
                              <a:cxn ang="0">
                                <a:pos x="T1" y="T3"/>
                              </a:cxn>
                              <a:cxn ang="0">
                                <a:pos x="T5" y="T7"/>
                              </a:cxn>
                              <a:cxn ang="0">
                                <a:pos x="T9" y="T11"/>
                              </a:cxn>
                              <a:cxn ang="0">
                                <a:pos x="T13" y="T15"/>
                              </a:cxn>
                            </a:cxnLst>
                            <a:rect l="0" t="0" r="r" b="b"/>
                            <a:pathLst>
                              <a:path w="160" h="200">
                                <a:moveTo>
                                  <a:pt x="949" y="-8743"/>
                                </a:moveTo>
                                <a:lnTo>
                                  <a:pt x="972" y="-8686"/>
                                </a:lnTo>
                                <a:moveTo>
                                  <a:pt x="972" y="-8686"/>
                                </a:moveTo>
                                <a:lnTo>
                                  <a:pt x="994" y="-8743"/>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 name="Line 471"/>
                        <wps:cNvCnPr>
                          <a:cxnSpLocks noChangeShapeType="1"/>
                        </wps:cNvCnPr>
                        <wps:spPr bwMode="auto">
                          <a:xfrm>
                            <a:off x="9503" y="-1418"/>
                            <a:ext cx="0" cy="85"/>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393" name="AutoShape 470"/>
                        <wps:cNvSpPr>
                          <a:spLocks/>
                        </wps:cNvSpPr>
                        <wps:spPr bwMode="auto">
                          <a:xfrm>
                            <a:off x="12120" y="2548"/>
                            <a:ext cx="160" cy="200"/>
                          </a:xfrm>
                          <a:custGeom>
                            <a:avLst/>
                            <a:gdLst>
                              <a:gd name="T0" fmla="+- 0 9480 12120"/>
                              <a:gd name="T1" fmla="*/ T0 w 160"/>
                              <a:gd name="T2" fmla="+- 0 -1390 2548"/>
                              <a:gd name="T3" fmla="*/ -1390 h 200"/>
                              <a:gd name="T4" fmla="+- 0 9503 12120"/>
                              <a:gd name="T5" fmla="*/ T4 w 160"/>
                              <a:gd name="T6" fmla="+- 0 -1333 2548"/>
                              <a:gd name="T7" fmla="*/ -1333 h 200"/>
                              <a:gd name="T8" fmla="+- 0 9503 12120"/>
                              <a:gd name="T9" fmla="*/ T8 w 160"/>
                              <a:gd name="T10" fmla="+- 0 -1333 2548"/>
                              <a:gd name="T11" fmla="*/ -1333 h 200"/>
                              <a:gd name="T12" fmla="+- 0 9526 12120"/>
                              <a:gd name="T13" fmla="*/ T12 w 160"/>
                              <a:gd name="T14" fmla="+- 0 -1390 2548"/>
                              <a:gd name="T15" fmla="*/ -1390 h 200"/>
                            </a:gdLst>
                            <a:ahLst/>
                            <a:cxnLst>
                              <a:cxn ang="0">
                                <a:pos x="T1" y="T3"/>
                              </a:cxn>
                              <a:cxn ang="0">
                                <a:pos x="T5" y="T7"/>
                              </a:cxn>
                              <a:cxn ang="0">
                                <a:pos x="T9" y="T11"/>
                              </a:cxn>
                              <a:cxn ang="0">
                                <a:pos x="T13" y="T15"/>
                              </a:cxn>
                            </a:cxnLst>
                            <a:rect l="0" t="0" r="r" b="b"/>
                            <a:pathLst>
                              <a:path w="160" h="200">
                                <a:moveTo>
                                  <a:pt x="-2640" y="-3938"/>
                                </a:moveTo>
                                <a:lnTo>
                                  <a:pt x="-2617" y="-3881"/>
                                </a:lnTo>
                                <a:moveTo>
                                  <a:pt x="-2617" y="-3881"/>
                                </a:moveTo>
                                <a:lnTo>
                                  <a:pt x="-2594" y="-3938"/>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 name="AutoShape 469"/>
                        <wps:cNvSpPr>
                          <a:spLocks/>
                        </wps:cNvSpPr>
                        <wps:spPr bwMode="auto">
                          <a:xfrm>
                            <a:off x="2200" y="3168"/>
                            <a:ext cx="2960" cy="480"/>
                          </a:xfrm>
                          <a:custGeom>
                            <a:avLst/>
                            <a:gdLst>
                              <a:gd name="T0" fmla="+- 0 7495 2200"/>
                              <a:gd name="T1" fmla="*/ T0 w 2960"/>
                              <a:gd name="T2" fmla="+- 0 -1646 3168"/>
                              <a:gd name="T3" fmla="*/ -1646 h 480"/>
                              <a:gd name="T4" fmla="+- 0 7495 2200"/>
                              <a:gd name="T5" fmla="*/ T4 w 2960"/>
                              <a:gd name="T6" fmla="+- 0 -1601 3168"/>
                              <a:gd name="T7" fmla="*/ -1601 h 480"/>
                              <a:gd name="T8" fmla="+- 0 7495 2200"/>
                              <a:gd name="T9" fmla="*/ T8 w 2960"/>
                              <a:gd name="T10" fmla="+- 0 -1601 3168"/>
                              <a:gd name="T11" fmla="*/ -1601 h 480"/>
                              <a:gd name="T12" fmla="+- 0 6651 2200"/>
                              <a:gd name="T13" fmla="*/ T12 w 2960"/>
                              <a:gd name="T14" fmla="+- 0 -1601 3168"/>
                              <a:gd name="T15" fmla="*/ -1601 h 480"/>
                              <a:gd name="T16" fmla="+- 0 6651 2200"/>
                              <a:gd name="T17" fmla="*/ T16 w 2960"/>
                              <a:gd name="T18" fmla="+- 0 -1601 3168"/>
                              <a:gd name="T19" fmla="*/ -1601 h 480"/>
                              <a:gd name="T20" fmla="+- 0 6651 2200"/>
                              <a:gd name="T21" fmla="*/ T20 w 2960"/>
                              <a:gd name="T22" fmla="+- 0 -1509 3168"/>
                              <a:gd name="T23" fmla="*/ -1509 h 480"/>
                            </a:gdLst>
                            <a:ahLst/>
                            <a:cxnLst>
                              <a:cxn ang="0">
                                <a:pos x="T1" y="T3"/>
                              </a:cxn>
                              <a:cxn ang="0">
                                <a:pos x="T5" y="T7"/>
                              </a:cxn>
                              <a:cxn ang="0">
                                <a:pos x="T9" y="T11"/>
                              </a:cxn>
                              <a:cxn ang="0">
                                <a:pos x="T13" y="T15"/>
                              </a:cxn>
                              <a:cxn ang="0">
                                <a:pos x="T17" y="T19"/>
                              </a:cxn>
                              <a:cxn ang="0">
                                <a:pos x="T21" y="T23"/>
                              </a:cxn>
                            </a:cxnLst>
                            <a:rect l="0" t="0" r="r" b="b"/>
                            <a:pathLst>
                              <a:path w="2960" h="480">
                                <a:moveTo>
                                  <a:pt x="5295" y="-4814"/>
                                </a:moveTo>
                                <a:lnTo>
                                  <a:pt x="5295" y="-4769"/>
                                </a:lnTo>
                                <a:moveTo>
                                  <a:pt x="5295" y="-4769"/>
                                </a:moveTo>
                                <a:lnTo>
                                  <a:pt x="4451" y="-4769"/>
                                </a:lnTo>
                                <a:moveTo>
                                  <a:pt x="4451" y="-4769"/>
                                </a:moveTo>
                                <a:lnTo>
                                  <a:pt x="4451" y="-4677"/>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 name="AutoShape 468"/>
                        <wps:cNvSpPr>
                          <a:spLocks/>
                        </wps:cNvSpPr>
                        <wps:spPr bwMode="auto">
                          <a:xfrm>
                            <a:off x="2120" y="3168"/>
                            <a:ext cx="160" cy="200"/>
                          </a:xfrm>
                          <a:custGeom>
                            <a:avLst/>
                            <a:gdLst>
                              <a:gd name="T0" fmla="+- 0 6629 2120"/>
                              <a:gd name="T1" fmla="*/ T0 w 160"/>
                              <a:gd name="T2" fmla="+- 0 -1566 3168"/>
                              <a:gd name="T3" fmla="*/ -1566 h 200"/>
                              <a:gd name="T4" fmla="+- 0 6651 2120"/>
                              <a:gd name="T5" fmla="*/ T4 w 160"/>
                              <a:gd name="T6" fmla="+- 0 -1509 3168"/>
                              <a:gd name="T7" fmla="*/ -1509 h 200"/>
                              <a:gd name="T8" fmla="+- 0 6651 2120"/>
                              <a:gd name="T9" fmla="*/ T8 w 160"/>
                              <a:gd name="T10" fmla="+- 0 -1509 3168"/>
                              <a:gd name="T11" fmla="*/ -1509 h 200"/>
                              <a:gd name="T12" fmla="+- 0 6674 2120"/>
                              <a:gd name="T13" fmla="*/ T12 w 160"/>
                              <a:gd name="T14" fmla="+- 0 -1566 3168"/>
                              <a:gd name="T15" fmla="*/ -1566 h 200"/>
                            </a:gdLst>
                            <a:ahLst/>
                            <a:cxnLst>
                              <a:cxn ang="0">
                                <a:pos x="T1" y="T3"/>
                              </a:cxn>
                              <a:cxn ang="0">
                                <a:pos x="T5" y="T7"/>
                              </a:cxn>
                              <a:cxn ang="0">
                                <a:pos x="T9" y="T11"/>
                              </a:cxn>
                              <a:cxn ang="0">
                                <a:pos x="T13" y="T15"/>
                              </a:cxn>
                            </a:cxnLst>
                            <a:rect l="0" t="0" r="r" b="b"/>
                            <a:pathLst>
                              <a:path w="160" h="200">
                                <a:moveTo>
                                  <a:pt x="4509" y="-4734"/>
                                </a:moveTo>
                                <a:lnTo>
                                  <a:pt x="4531" y="-4677"/>
                                </a:lnTo>
                                <a:moveTo>
                                  <a:pt x="4531" y="-4677"/>
                                </a:moveTo>
                                <a:lnTo>
                                  <a:pt x="4554" y="-4734"/>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 name="Line 467"/>
                        <wps:cNvCnPr>
                          <a:cxnSpLocks noChangeShapeType="1"/>
                        </wps:cNvCnPr>
                        <wps:spPr bwMode="auto">
                          <a:xfrm>
                            <a:off x="10267" y="-541"/>
                            <a:ext cx="0" cy="120"/>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397" name="AutoShape 466"/>
                        <wps:cNvSpPr>
                          <a:spLocks/>
                        </wps:cNvSpPr>
                        <wps:spPr bwMode="auto">
                          <a:xfrm>
                            <a:off x="14800" y="-652"/>
                            <a:ext cx="160" cy="200"/>
                          </a:xfrm>
                          <a:custGeom>
                            <a:avLst/>
                            <a:gdLst>
                              <a:gd name="T0" fmla="+- 0 10245 14800"/>
                              <a:gd name="T1" fmla="*/ T0 w 160"/>
                              <a:gd name="T2" fmla="+- 0 -478 -652"/>
                              <a:gd name="T3" fmla="*/ -478 h 200"/>
                              <a:gd name="T4" fmla="+- 0 10267 14800"/>
                              <a:gd name="T5" fmla="*/ T4 w 160"/>
                              <a:gd name="T6" fmla="+- 0 -421 -652"/>
                              <a:gd name="T7" fmla="*/ -421 h 200"/>
                              <a:gd name="T8" fmla="+- 0 10267 14800"/>
                              <a:gd name="T9" fmla="*/ T8 w 160"/>
                              <a:gd name="T10" fmla="+- 0 -421 -652"/>
                              <a:gd name="T11" fmla="*/ -421 h 200"/>
                              <a:gd name="T12" fmla="+- 0 10290 14800"/>
                              <a:gd name="T13" fmla="*/ T12 w 160"/>
                              <a:gd name="T14" fmla="+- 0 -478 -652"/>
                              <a:gd name="T15" fmla="*/ -478 h 200"/>
                            </a:gdLst>
                            <a:ahLst/>
                            <a:cxnLst>
                              <a:cxn ang="0">
                                <a:pos x="T1" y="T3"/>
                              </a:cxn>
                              <a:cxn ang="0">
                                <a:pos x="T5" y="T7"/>
                              </a:cxn>
                              <a:cxn ang="0">
                                <a:pos x="T9" y="T11"/>
                              </a:cxn>
                              <a:cxn ang="0">
                                <a:pos x="T13" y="T15"/>
                              </a:cxn>
                            </a:cxnLst>
                            <a:rect l="0" t="0" r="r" b="b"/>
                            <a:pathLst>
                              <a:path w="160" h="200">
                                <a:moveTo>
                                  <a:pt x="-4555" y="174"/>
                                </a:moveTo>
                                <a:lnTo>
                                  <a:pt x="-4533" y="231"/>
                                </a:lnTo>
                                <a:moveTo>
                                  <a:pt x="-4533" y="231"/>
                                </a:moveTo>
                                <a:lnTo>
                                  <a:pt x="-4510" y="174"/>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 name="Line 465"/>
                        <wps:cNvCnPr>
                          <a:cxnSpLocks noChangeShapeType="1"/>
                        </wps:cNvCnPr>
                        <wps:spPr bwMode="auto">
                          <a:xfrm>
                            <a:off x="7866" y="-1863"/>
                            <a:ext cx="0" cy="103"/>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399" name="AutoShape 464"/>
                        <wps:cNvSpPr>
                          <a:spLocks/>
                        </wps:cNvSpPr>
                        <wps:spPr bwMode="auto">
                          <a:xfrm>
                            <a:off x="6380" y="4048"/>
                            <a:ext cx="160" cy="200"/>
                          </a:xfrm>
                          <a:custGeom>
                            <a:avLst/>
                            <a:gdLst>
                              <a:gd name="T0" fmla="+- 0 7843 6380"/>
                              <a:gd name="T1" fmla="*/ T0 w 160"/>
                              <a:gd name="T2" fmla="+- 0 -1817 4048"/>
                              <a:gd name="T3" fmla="*/ -1817 h 200"/>
                              <a:gd name="T4" fmla="+- 0 7866 6380"/>
                              <a:gd name="T5" fmla="*/ T4 w 160"/>
                              <a:gd name="T6" fmla="+- 0 -1760 4048"/>
                              <a:gd name="T7" fmla="*/ -1760 h 200"/>
                              <a:gd name="T8" fmla="+- 0 7866 6380"/>
                              <a:gd name="T9" fmla="*/ T8 w 160"/>
                              <a:gd name="T10" fmla="+- 0 -1760 4048"/>
                              <a:gd name="T11" fmla="*/ -1760 h 200"/>
                              <a:gd name="T12" fmla="+- 0 7889 6380"/>
                              <a:gd name="T13" fmla="*/ T12 w 160"/>
                              <a:gd name="T14" fmla="+- 0 -1817 4048"/>
                              <a:gd name="T15" fmla="*/ -1817 h 200"/>
                            </a:gdLst>
                            <a:ahLst/>
                            <a:cxnLst>
                              <a:cxn ang="0">
                                <a:pos x="T1" y="T3"/>
                              </a:cxn>
                              <a:cxn ang="0">
                                <a:pos x="T5" y="T7"/>
                              </a:cxn>
                              <a:cxn ang="0">
                                <a:pos x="T9" y="T11"/>
                              </a:cxn>
                              <a:cxn ang="0">
                                <a:pos x="T13" y="T15"/>
                              </a:cxn>
                            </a:cxnLst>
                            <a:rect l="0" t="0" r="r" b="b"/>
                            <a:pathLst>
                              <a:path w="160" h="200">
                                <a:moveTo>
                                  <a:pt x="1463" y="-5865"/>
                                </a:moveTo>
                                <a:lnTo>
                                  <a:pt x="1486" y="-5808"/>
                                </a:lnTo>
                                <a:moveTo>
                                  <a:pt x="1486" y="-5808"/>
                                </a:moveTo>
                                <a:lnTo>
                                  <a:pt x="1509" y="-5865"/>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0" name="Line 463"/>
                        <wps:cNvCnPr>
                          <a:cxnSpLocks noChangeShapeType="1"/>
                        </wps:cNvCnPr>
                        <wps:spPr bwMode="auto">
                          <a:xfrm>
                            <a:off x="8060" y="-2239"/>
                            <a:ext cx="0" cy="108"/>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01" name="AutoShape 462"/>
                        <wps:cNvSpPr>
                          <a:spLocks/>
                        </wps:cNvSpPr>
                        <wps:spPr bwMode="auto">
                          <a:xfrm>
                            <a:off x="7060" y="5348"/>
                            <a:ext cx="160" cy="200"/>
                          </a:xfrm>
                          <a:custGeom>
                            <a:avLst/>
                            <a:gdLst>
                              <a:gd name="T0" fmla="+- 0 8037 7060"/>
                              <a:gd name="T1" fmla="*/ T0 w 160"/>
                              <a:gd name="T2" fmla="+- 0 -2188 5348"/>
                              <a:gd name="T3" fmla="*/ -2188 h 200"/>
                              <a:gd name="T4" fmla="+- 0 8060 7060"/>
                              <a:gd name="T5" fmla="*/ T4 w 160"/>
                              <a:gd name="T6" fmla="+- 0 -2131 5348"/>
                              <a:gd name="T7" fmla="*/ -2131 h 200"/>
                              <a:gd name="T8" fmla="+- 0 8060 7060"/>
                              <a:gd name="T9" fmla="*/ T8 w 160"/>
                              <a:gd name="T10" fmla="+- 0 -2131 5348"/>
                              <a:gd name="T11" fmla="*/ -2131 h 200"/>
                              <a:gd name="T12" fmla="+- 0 8083 7060"/>
                              <a:gd name="T13" fmla="*/ T12 w 160"/>
                              <a:gd name="T14" fmla="+- 0 -2188 5348"/>
                              <a:gd name="T15" fmla="*/ -2188 h 200"/>
                            </a:gdLst>
                            <a:ahLst/>
                            <a:cxnLst>
                              <a:cxn ang="0">
                                <a:pos x="T1" y="T3"/>
                              </a:cxn>
                              <a:cxn ang="0">
                                <a:pos x="T5" y="T7"/>
                              </a:cxn>
                              <a:cxn ang="0">
                                <a:pos x="T9" y="T11"/>
                              </a:cxn>
                              <a:cxn ang="0">
                                <a:pos x="T13" y="T15"/>
                              </a:cxn>
                            </a:cxnLst>
                            <a:rect l="0" t="0" r="r" b="b"/>
                            <a:pathLst>
                              <a:path w="160" h="200">
                                <a:moveTo>
                                  <a:pt x="977" y="-7536"/>
                                </a:moveTo>
                                <a:lnTo>
                                  <a:pt x="1000" y="-7479"/>
                                </a:lnTo>
                                <a:moveTo>
                                  <a:pt x="1000" y="-7479"/>
                                </a:moveTo>
                                <a:lnTo>
                                  <a:pt x="1023" y="-7536"/>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 name="Line 461"/>
                        <wps:cNvCnPr>
                          <a:cxnSpLocks noChangeShapeType="1"/>
                        </wps:cNvCnPr>
                        <wps:spPr bwMode="auto">
                          <a:xfrm>
                            <a:off x="8043" y="-2074"/>
                            <a:ext cx="0" cy="80"/>
                          </a:xfrm>
                          <a:prstGeom prst="line">
                            <a:avLst/>
                          </a:prstGeom>
                          <a:noFill/>
                          <a:ln w="3981">
                            <a:solidFill>
                              <a:srgbClr val="000000"/>
                            </a:solidFill>
                            <a:round/>
                            <a:headEnd/>
                            <a:tailEnd/>
                          </a:ln>
                          <a:extLst>
                            <a:ext uri="{909E8E84-426E-40DD-AFC4-6F175D3DCCD1}">
                              <a14:hiddenFill xmlns:a14="http://schemas.microsoft.com/office/drawing/2010/main">
                                <a:noFill/>
                              </a14:hiddenFill>
                            </a:ext>
                          </a:extLst>
                        </wps:spPr>
                        <wps:bodyPr/>
                      </wps:wsp>
                      <wps:wsp>
                        <wps:cNvPr id="403" name="AutoShape 460"/>
                        <wps:cNvSpPr>
                          <a:spLocks/>
                        </wps:cNvSpPr>
                        <wps:spPr bwMode="auto">
                          <a:xfrm>
                            <a:off x="6520" y="4868"/>
                            <a:ext cx="220" cy="160"/>
                          </a:xfrm>
                          <a:custGeom>
                            <a:avLst/>
                            <a:gdLst>
                              <a:gd name="T0" fmla="+- 0 7923 6520"/>
                              <a:gd name="T1" fmla="*/ T0 w 220"/>
                              <a:gd name="T2" fmla="+- 0 -2039 4868"/>
                              <a:gd name="T3" fmla="*/ -2039 h 160"/>
                              <a:gd name="T4" fmla="+- 0 7883 6520"/>
                              <a:gd name="T5" fmla="*/ T4 w 220"/>
                              <a:gd name="T6" fmla="+- 0 -1994 4868"/>
                              <a:gd name="T7" fmla="*/ -1994 h 160"/>
                              <a:gd name="T8" fmla="+- 0 7883 6520"/>
                              <a:gd name="T9" fmla="*/ T8 w 220"/>
                              <a:gd name="T10" fmla="+- 0 -1994 4868"/>
                              <a:gd name="T11" fmla="*/ -1994 h 160"/>
                              <a:gd name="T12" fmla="+- 0 7946 6520"/>
                              <a:gd name="T13" fmla="*/ T12 w 220"/>
                              <a:gd name="T14" fmla="+- 0 -2000 4868"/>
                              <a:gd name="T15" fmla="*/ -2000 h 160"/>
                            </a:gdLst>
                            <a:ahLst/>
                            <a:cxnLst>
                              <a:cxn ang="0">
                                <a:pos x="T1" y="T3"/>
                              </a:cxn>
                              <a:cxn ang="0">
                                <a:pos x="T5" y="T7"/>
                              </a:cxn>
                              <a:cxn ang="0">
                                <a:pos x="T9" y="T11"/>
                              </a:cxn>
                              <a:cxn ang="0">
                                <a:pos x="T13" y="T15"/>
                              </a:cxn>
                            </a:cxnLst>
                            <a:rect l="0" t="0" r="r" b="b"/>
                            <a:pathLst>
                              <a:path w="220" h="160">
                                <a:moveTo>
                                  <a:pt x="1403" y="-6907"/>
                                </a:moveTo>
                                <a:lnTo>
                                  <a:pt x="1363" y="-6862"/>
                                </a:lnTo>
                                <a:moveTo>
                                  <a:pt x="1363" y="-6862"/>
                                </a:moveTo>
                                <a:lnTo>
                                  <a:pt x="1426" y="-6868"/>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 name="Line 459"/>
                        <wps:cNvCnPr>
                          <a:cxnSpLocks noChangeShapeType="1"/>
                        </wps:cNvCnPr>
                        <wps:spPr bwMode="auto">
                          <a:xfrm>
                            <a:off x="6600" y="92"/>
                            <a:ext cx="0" cy="120"/>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05" name="AutoShape 458"/>
                        <wps:cNvSpPr>
                          <a:spLocks/>
                        </wps:cNvSpPr>
                        <wps:spPr bwMode="auto">
                          <a:xfrm>
                            <a:off x="1940" y="-2872"/>
                            <a:ext cx="160" cy="200"/>
                          </a:xfrm>
                          <a:custGeom>
                            <a:avLst/>
                            <a:gdLst>
                              <a:gd name="T0" fmla="+- 0 6577 1940"/>
                              <a:gd name="T1" fmla="*/ T0 w 160"/>
                              <a:gd name="T2" fmla="+- 0 155 -2872"/>
                              <a:gd name="T3" fmla="*/ 155 h 200"/>
                              <a:gd name="T4" fmla="+- 0 6600 1940"/>
                              <a:gd name="T5" fmla="*/ T4 w 160"/>
                              <a:gd name="T6" fmla="+- 0 212 -2872"/>
                              <a:gd name="T7" fmla="*/ 212 h 200"/>
                              <a:gd name="T8" fmla="+- 0 6600 1940"/>
                              <a:gd name="T9" fmla="*/ T8 w 160"/>
                              <a:gd name="T10" fmla="+- 0 212 -2872"/>
                              <a:gd name="T11" fmla="*/ 212 h 200"/>
                              <a:gd name="T12" fmla="+- 0 6623 1940"/>
                              <a:gd name="T13" fmla="*/ T12 w 160"/>
                              <a:gd name="T14" fmla="+- 0 155 -2872"/>
                              <a:gd name="T15" fmla="*/ 155 h 200"/>
                            </a:gdLst>
                            <a:ahLst/>
                            <a:cxnLst>
                              <a:cxn ang="0">
                                <a:pos x="T1" y="T3"/>
                              </a:cxn>
                              <a:cxn ang="0">
                                <a:pos x="T5" y="T7"/>
                              </a:cxn>
                              <a:cxn ang="0">
                                <a:pos x="T9" y="T11"/>
                              </a:cxn>
                              <a:cxn ang="0">
                                <a:pos x="T13" y="T15"/>
                              </a:cxn>
                            </a:cxnLst>
                            <a:rect l="0" t="0" r="r" b="b"/>
                            <a:pathLst>
                              <a:path w="160" h="200">
                                <a:moveTo>
                                  <a:pt x="4637" y="3027"/>
                                </a:moveTo>
                                <a:lnTo>
                                  <a:pt x="4660" y="3084"/>
                                </a:lnTo>
                                <a:moveTo>
                                  <a:pt x="4660" y="3084"/>
                                </a:moveTo>
                                <a:lnTo>
                                  <a:pt x="4683" y="3027"/>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 name="Line 457"/>
                        <wps:cNvCnPr>
                          <a:cxnSpLocks noChangeShapeType="1"/>
                        </wps:cNvCnPr>
                        <wps:spPr bwMode="auto">
                          <a:xfrm>
                            <a:off x="8745" y="-712"/>
                            <a:ext cx="0" cy="92"/>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07" name="AutoShape 456"/>
                        <wps:cNvSpPr>
                          <a:spLocks/>
                        </wps:cNvSpPr>
                        <wps:spPr bwMode="auto">
                          <a:xfrm>
                            <a:off x="9460" y="48"/>
                            <a:ext cx="160" cy="200"/>
                          </a:xfrm>
                          <a:custGeom>
                            <a:avLst/>
                            <a:gdLst>
                              <a:gd name="T0" fmla="+- 0 8722 9460"/>
                              <a:gd name="T1" fmla="*/ T0 w 160"/>
                              <a:gd name="T2" fmla="+- 0 -677 48"/>
                              <a:gd name="T3" fmla="*/ -677 h 200"/>
                              <a:gd name="T4" fmla="+- 0 8745 9460"/>
                              <a:gd name="T5" fmla="*/ T4 w 160"/>
                              <a:gd name="T6" fmla="+- 0 -620 48"/>
                              <a:gd name="T7" fmla="*/ -620 h 200"/>
                              <a:gd name="T8" fmla="+- 0 8745 9460"/>
                              <a:gd name="T9" fmla="*/ T8 w 160"/>
                              <a:gd name="T10" fmla="+- 0 -620 48"/>
                              <a:gd name="T11" fmla="*/ -620 h 200"/>
                              <a:gd name="T12" fmla="+- 0 8767 9460"/>
                              <a:gd name="T13" fmla="*/ T12 w 160"/>
                              <a:gd name="T14" fmla="+- 0 -677 48"/>
                              <a:gd name="T15" fmla="*/ -677 h 200"/>
                            </a:gdLst>
                            <a:ahLst/>
                            <a:cxnLst>
                              <a:cxn ang="0">
                                <a:pos x="T1" y="T3"/>
                              </a:cxn>
                              <a:cxn ang="0">
                                <a:pos x="T5" y="T7"/>
                              </a:cxn>
                              <a:cxn ang="0">
                                <a:pos x="T9" y="T11"/>
                              </a:cxn>
                              <a:cxn ang="0">
                                <a:pos x="T13" y="T15"/>
                              </a:cxn>
                            </a:cxnLst>
                            <a:rect l="0" t="0" r="r" b="b"/>
                            <a:pathLst>
                              <a:path w="160" h="200">
                                <a:moveTo>
                                  <a:pt x="-738" y="-725"/>
                                </a:moveTo>
                                <a:lnTo>
                                  <a:pt x="-715" y="-668"/>
                                </a:lnTo>
                                <a:moveTo>
                                  <a:pt x="-715" y="-668"/>
                                </a:moveTo>
                                <a:lnTo>
                                  <a:pt x="-693" y="-725"/>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8" name="Line 455"/>
                        <wps:cNvCnPr>
                          <a:cxnSpLocks noChangeShapeType="1"/>
                        </wps:cNvCnPr>
                        <wps:spPr bwMode="auto">
                          <a:xfrm>
                            <a:off x="9486" y="-2250"/>
                            <a:ext cx="0" cy="114"/>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09" name="AutoShape 454"/>
                        <wps:cNvSpPr>
                          <a:spLocks/>
                        </wps:cNvSpPr>
                        <wps:spPr bwMode="auto">
                          <a:xfrm>
                            <a:off x="12060" y="5368"/>
                            <a:ext cx="160" cy="200"/>
                          </a:xfrm>
                          <a:custGeom>
                            <a:avLst/>
                            <a:gdLst>
                              <a:gd name="T0" fmla="+- 0 9463 12060"/>
                              <a:gd name="T1" fmla="*/ T0 w 160"/>
                              <a:gd name="T2" fmla="+- 0 -2193 5368"/>
                              <a:gd name="T3" fmla="*/ -2193 h 200"/>
                              <a:gd name="T4" fmla="+- 0 9486 12060"/>
                              <a:gd name="T5" fmla="*/ T4 w 160"/>
                              <a:gd name="T6" fmla="+- 0 -2136 5368"/>
                              <a:gd name="T7" fmla="*/ -2136 h 200"/>
                              <a:gd name="T8" fmla="+- 0 9486 12060"/>
                              <a:gd name="T9" fmla="*/ T8 w 160"/>
                              <a:gd name="T10" fmla="+- 0 -2136 5368"/>
                              <a:gd name="T11" fmla="*/ -2136 h 200"/>
                              <a:gd name="T12" fmla="+- 0 9509 12060"/>
                              <a:gd name="T13" fmla="*/ T12 w 160"/>
                              <a:gd name="T14" fmla="+- 0 -2193 5368"/>
                              <a:gd name="T15" fmla="*/ -2193 h 200"/>
                            </a:gdLst>
                            <a:ahLst/>
                            <a:cxnLst>
                              <a:cxn ang="0">
                                <a:pos x="T1" y="T3"/>
                              </a:cxn>
                              <a:cxn ang="0">
                                <a:pos x="T5" y="T7"/>
                              </a:cxn>
                              <a:cxn ang="0">
                                <a:pos x="T9" y="T11"/>
                              </a:cxn>
                              <a:cxn ang="0">
                                <a:pos x="T13" y="T15"/>
                              </a:cxn>
                            </a:cxnLst>
                            <a:rect l="0" t="0" r="r" b="b"/>
                            <a:pathLst>
                              <a:path w="160" h="200">
                                <a:moveTo>
                                  <a:pt x="-2597" y="-7561"/>
                                </a:moveTo>
                                <a:lnTo>
                                  <a:pt x="-2574" y="-7504"/>
                                </a:lnTo>
                                <a:moveTo>
                                  <a:pt x="-2574" y="-7504"/>
                                </a:moveTo>
                                <a:lnTo>
                                  <a:pt x="-2551" y="-7561"/>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 name="Line 453"/>
                        <wps:cNvCnPr>
                          <a:cxnSpLocks noChangeShapeType="1"/>
                        </wps:cNvCnPr>
                        <wps:spPr bwMode="auto">
                          <a:xfrm>
                            <a:off x="6469" y="-928"/>
                            <a:ext cx="0" cy="963"/>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11" name="AutoShape 452"/>
                        <wps:cNvSpPr>
                          <a:spLocks/>
                        </wps:cNvSpPr>
                        <wps:spPr bwMode="auto">
                          <a:xfrm>
                            <a:off x="1480" y="-2252"/>
                            <a:ext cx="160" cy="200"/>
                          </a:xfrm>
                          <a:custGeom>
                            <a:avLst/>
                            <a:gdLst>
                              <a:gd name="T0" fmla="+- 0 6446 1480"/>
                              <a:gd name="T1" fmla="*/ T0 w 160"/>
                              <a:gd name="T2" fmla="+- 0 -22 -2252"/>
                              <a:gd name="T3" fmla="*/ -22 h 200"/>
                              <a:gd name="T4" fmla="+- 0 6469 1480"/>
                              <a:gd name="T5" fmla="*/ T4 w 160"/>
                              <a:gd name="T6" fmla="+- 0 35 -2252"/>
                              <a:gd name="T7" fmla="*/ 35 h 200"/>
                              <a:gd name="T8" fmla="+- 0 6469 1480"/>
                              <a:gd name="T9" fmla="*/ T8 w 160"/>
                              <a:gd name="T10" fmla="+- 0 35 -2252"/>
                              <a:gd name="T11" fmla="*/ 35 h 200"/>
                              <a:gd name="T12" fmla="+- 0 6492 1480"/>
                              <a:gd name="T13" fmla="*/ T12 w 160"/>
                              <a:gd name="T14" fmla="+- 0 -22 -2252"/>
                              <a:gd name="T15" fmla="*/ -22 h 200"/>
                            </a:gdLst>
                            <a:ahLst/>
                            <a:cxnLst>
                              <a:cxn ang="0">
                                <a:pos x="T1" y="T3"/>
                              </a:cxn>
                              <a:cxn ang="0">
                                <a:pos x="T5" y="T7"/>
                              </a:cxn>
                              <a:cxn ang="0">
                                <a:pos x="T9" y="T11"/>
                              </a:cxn>
                              <a:cxn ang="0">
                                <a:pos x="T13" y="T15"/>
                              </a:cxn>
                            </a:cxnLst>
                            <a:rect l="0" t="0" r="r" b="b"/>
                            <a:pathLst>
                              <a:path w="160" h="200">
                                <a:moveTo>
                                  <a:pt x="4966" y="2230"/>
                                </a:moveTo>
                                <a:lnTo>
                                  <a:pt x="4989" y="2287"/>
                                </a:lnTo>
                                <a:moveTo>
                                  <a:pt x="4989" y="2287"/>
                                </a:moveTo>
                                <a:lnTo>
                                  <a:pt x="5012" y="2230"/>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 name="Line 451"/>
                        <wps:cNvCnPr>
                          <a:cxnSpLocks noChangeShapeType="1"/>
                        </wps:cNvCnPr>
                        <wps:spPr bwMode="auto">
                          <a:xfrm>
                            <a:off x="9435" y="-2079"/>
                            <a:ext cx="0" cy="85"/>
                          </a:xfrm>
                          <a:prstGeom prst="line">
                            <a:avLst/>
                          </a:prstGeom>
                          <a:noFill/>
                          <a:ln w="3981">
                            <a:solidFill>
                              <a:srgbClr val="000000"/>
                            </a:solidFill>
                            <a:round/>
                            <a:headEnd/>
                            <a:tailEnd/>
                          </a:ln>
                          <a:extLst>
                            <a:ext uri="{909E8E84-426E-40DD-AFC4-6F175D3DCCD1}">
                              <a14:hiddenFill xmlns:a14="http://schemas.microsoft.com/office/drawing/2010/main">
                                <a:noFill/>
                              </a14:hiddenFill>
                            </a:ext>
                          </a:extLst>
                        </wps:spPr>
                        <wps:bodyPr/>
                      </wps:wsp>
                      <wps:wsp>
                        <wps:cNvPr id="413" name="AutoShape 450"/>
                        <wps:cNvSpPr>
                          <a:spLocks/>
                        </wps:cNvSpPr>
                        <wps:spPr bwMode="auto">
                          <a:xfrm>
                            <a:off x="11420" y="4868"/>
                            <a:ext cx="220" cy="160"/>
                          </a:xfrm>
                          <a:custGeom>
                            <a:avLst/>
                            <a:gdLst>
                              <a:gd name="T0" fmla="+- 0 9321 11420"/>
                              <a:gd name="T1" fmla="*/ T0 w 220"/>
                              <a:gd name="T2" fmla="+- 0 -2039 4868"/>
                              <a:gd name="T3" fmla="*/ -2039 h 160"/>
                              <a:gd name="T4" fmla="+- 0 9281 11420"/>
                              <a:gd name="T5" fmla="*/ T4 w 220"/>
                              <a:gd name="T6" fmla="+- 0 -1994 4868"/>
                              <a:gd name="T7" fmla="*/ -1994 h 160"/>
                              <a:gd name="T8" fmla="+- 0 9281 11420"/>
                              <a:gd name="T9" fmla="*/ T8 w 220"/>
                              <a:gd name="T10" fmla="+- 0 -1994 4868"/>
                              <a:gd name="T11" fmla="*/ -1994 h 160"/>
                              <a:gd name="T12" fmla="+- 0 9343 11420"/>
                              <a:gd name="T13" fmla="*/ T12 w 220"/>
                              <a:gd name="T14" fmla="+- 0 -2000 4868"/>
                              <a:gd name="T15" fmla="*/ -2000 h 160"/>
                            </a:gdLst>
                            <a:ahLst/>
                            <a:cxnLst>
                              <a:cxn ang="0">
                                <a:pos x="T1" y="T3"/>
                              </a:cxn>
                              <a:cxn ang="0">
                                <a:pos x="T5" y="T7"/>
                              </a:cxn>
                              <a:cxn ang="0">
                                <a:pos x="T9" y="T11"/>
                              </a:cxn>
                              <a:cxn ang="0">
                                <a:pos x="T13" y="T15"/>
                              </a:cxn>
                            </a:cxnLst>
                            <a:rect l="0" t="0" r="r" b="b"/>
                            <a:pathLst>
                              <a:path w="220" h="160">
                                <a:moveTo>
                                  <a:pt x="-2099" y="-6907"/>
                                </a:moveTo>
                                <a:lnTo>
                                  <a:pt x="-2139" y="-6862"/>
                                </a:lnTo>
                                <a:moveTo>
                                  <a:pt x="-2139" y="-6862"/>
                                </a:moveTo>
                                <a:lnTo>
                                  <a:pt x="-2077" y="-6868"/>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 name="Line 449"/>
                        <wps:cNvCnPr>
                          <a:cxnSpLocks noChangeShapeType="1"/>
                        </wps:cNvCnPr>
                        <wps:spPr bwMode="auto">
                          <a:xfrm>
                            <a:off x="6560" y="-1099"/>
                            <a:ext cx="0" cy="114"/>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15" name="AutoShape 448"/>
                        <wps:cNvSpPr>
                          <a:spLocks/>
                        </wps:cNvSpPr>
                        <wps:spPr bwMode="auto">
                          <a:xfrm>
                            <a:off x="1800" y="1328"/>
                            <a:ext cx="160" cy="200"/>
                          </a:xfrm>
                          <a:custGeom>
                            <a:avLst/>
                            <a:gdLst>
                              <a:gd name="T0" fmla="+- 0 6537 1800"/>
                              <a:gd name="T1" fmla="*/ T0 w 160"/>
                              <a:gd name="T2" fmla="+- 0 -1042 1328"/>
                              <a:gd name="T3" fmla="*/ -1042 h 200"/>
                              <a:gd name="T4" fmla="+- 0 6560 1800"/>
                              <a:gd name="T5" fmla="*/ T4 w 160"/>
                              <a:gd name="T6" fmla="+- 0 -985 1328"/>
                              <a:gd name="T7" fmla="*/ -985 h 200"/>
                              <a:gd name="T8" fmla="+- 0 6560 1800"/>
                              <a:gd name="T9" fmla="*/ T8 w 160"/>
                              <a:gd name="T10" fmla="+- 0 -985 1328"/>
                              <a:gd name="T11" fmla="*/ -985 h 200"/>
                              <a:gd name="T12" fmla="+- 0 6583 1800"/>
                              <a:gd name="T13" fmla="*/ T12 w 160"/>
                              <a:gd name="T14" fmla="+- 0 -1042 1328"/>
                              <a:gd name="T15" fmla="*/ -1042 h 200"/>
                            </a:gdLst>
                            <a:ahLst/>
                            <a:cxnLst>
                              <a:cxn ang="0">
                                <a:pos x="T1" y="T3"/>
                              </a:cxn>
                              <a:cxn ang="0">
                                <a:pos x="T5" y="T7"/>
                              </a:cxn>
                              <a:cxn ang="0">
                                <a:pos x="T9" y="T11"/>
                              </a:cxn>
                              <a:cxn ang="0">
                                <a:pos x="T13" y="T15"/>
                              </a:cxn>
                            </a:cxnLst>
                            <a:rect l="0" t="0" r="r" b="b"/>
                            <a:pathLst>
                              <a:path w="160" h="200">
                                <a:moveTo>
                                  <a:pt x="4737" y="-2370"/>
                                </a:moveTo>
                                <a:lnTo>
                                  <a:pt x="4760" y="-2313"/>
                                </a:lnTo>
                                <a:moveTo>
                                  <a:pt x="4760" y="-2313"/>
                                </a:moveTo>
                                <a:lnTo>
                                  <a:pt x="4783" y="-2370"/>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 name="Line 447"/>
                        <wps:cNvCnPr>
                          <a:cxnSpLocks noChangeShapeType="1"/>
                        </wps:cNvCnPr>
                        <wps:spPr bwMode="auto">
                          <a:xfrm>
                            <a:off x="9520" y="-1167"/>
                            <a:ext cx="0" cy="74"/>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17" name="AutoShape 446"/>
                        <wps:cNvSpPr>
                          <a:spLocks/>
                        </wps:cNvSpPr>
                        <wps:spPr bwMode="auto">
                          <a:xfrm>
                            <a:off x="12180" y="1708"/>
                            <a:ext cx="160" cy="200"/>
                          </a:xfrm>
                          <a:custGeom>
                            <a:avLst/>
                            <a:gdLst>
                              <a:gd name="T0" fmla="+- 0 9497 12180"/>
                              <a:gd name="T1" fmla="*/ T0 w 160"/>
                              <a:gd name="T2" fmla="+- 0 -1150 1708"/>
                              <a:gd name="T3" fmla="*/ -1150 h 200"/>
                              <a:gd name="T4" fmla="+- 0 9520 12180"/>
                              <a:gd name="T5" fmla="*/ T4 w 160"/>
                              <a:gd name="T6" fmla="+- 0 -1093 1708"/>
                              <a:gd name="T7" fmla="*/ -1093 h 200"/>
                              <a:gd name="T8" fmla="+- 0 9520 12180"/>
                              <a:gd name="T9" fmla="*/ T8 w 160"/>
                              <a:gd name="T10" fmla="+- 0 -1093 1708"/>
                              <a:gd name="T11" fmla="*/ -1093 h 200"/>
                              <a:gd name="T12" fmla="+- 0 9543 12180"/>
                              <a:gd name="T13" fmla="*/ T12 w 160"/>
                              <a:gd name="T14" fmla="+- 0 -1150 1708"/>
                              <a:gd name="T15" fmla="*/ -1150 h 200"/>
                            </a:gdLst>
                            <a:ahLst/>
                            <a:cxnLst>
                              <a:cxn ang="0">
                                <a:pos x="T1" y="T3"/>
                              </a:cxn>
                              <a:cxn ang="0">
                                <a:pos x="T5" y="T7"/>
                              </a:cxn>
                              <a:cxn ang="0">
                                <a:pos x="T9" y="T11"/>
                              </a:cxn>
                              <a:cxn ang="0">
                                <a:pos x="T13" y="T15"/>
                              </a:cxn>
                            </a:cxnLst>
                            <a:rect l="0" t="0" r="r" b="b"/>
                            <a:pathLst>
                              <a:path w="160" h="200">
                                <a:moveTo>
                                  <a:pt x="-2683" y="-2858"/>
                                </a:moveTo>
                                <a:lnTo>
                                  <a:pt x="-2660" y="-2801"/>
                                </a:lnTo>
                                <a:moveTo>
                                  <a:pt x="-2660" y="-2801"/>
                                </a:moveTo>
                                <a:lnTo>
                                  <a:pt x="-2637" y="-2858"/>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 name="AutoShape 445"/>
                        <wps:cNvSpPr>
                          <a:spLocks/>
                        </wps:cNvSpPr>
                        <wps:spPr bwMode="auto">
                          <a:xfrm>
                            <a:off x="2320" y="708"/>
                            <a:ext cx="6180" cy="420"/>
                          </a:xfrm>
                          <a:custGeom>
                            <a:avLst/>
                            <a:gdLst>
                              <a:gd name="T0" fmla="+- 0 6686 2320"/>
                              <a:gd name="T1" fmla="*/ T0 w 6180"/>
                              <a:gd name="T2" fmla="+- 0 -928 708"/>
                              <a:gd name="T3" fmla="*/ -928 h 420"/>
                              <a:gd name="T4" fmla="+- 0 6686 2320"/>
                              <a:gd name="T5" fmla="*/ T4 w 6180"/>
                              <a:gd name="T6" fmla="+- 0 -808 708"/>
                              <a:gd name="T7" fmla="*/ -808 h 420"/>
                              <a:gd name="T8" fmla="+- 0 6686 2320"/>
                              <a:gd name="T9" fmla="*/ T8 w 6180"/>
                              <a:gd name="T10" fmla="+- 0 -808 708"/>
                              <a:gd name="T11" fmla="*/ -808 h 420"/>
                              <a:gd name="T12" fmla="+- 0 8448 2320"/>
                              <a:gd name="T13" fmla="*/ T12 w 6180"/>
                              <a:gd name="T14" fmla="+- 0 -808 708"/>
                              <a:gd name="T15" fmla="*/ -808 h 420"/>
                            </a:gdLst>
                            <a:ahLst/>
                            <a:cxnLst>
                              <a:cxn ang="0">
                                <a:pos x="T1" y="T3"/>
                              </a:cxn>
                              <a:cxn ang="0">
                                <a:pos x="T5" y="T7"/>
                              </a:cxn>
                              <a:cxn ang="0">
                                <a:pos x="T9" y="T11"/>
                              </a:cxn>
                              <a:cxn ang="0">
                                <a:pos x="T13" y="T15"/>
                              </a:cxn>
                            </a:cxnLst>
                            <a:rect l="0" t="0" r="r" b="b"/>
                            <a:pathLst>
                              <a:path w="6180" h="420">
                                <a:moveTo>
                                  <a:pt x="4366" y="-1636"/>
                                </a:moveTo>
                                <a:lnTo>
                                  <a:pt x="4366" y="-1516"/>
                                </a:lnTo>
                                <a:moveTo>
                                  <a:pt x="4366" y="-1516"/>
                                </a:moveTo>
                                <a:lnTo>
                                  <a:pt x="6128" y="-1516"/>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 name="AutoShape 444"/>
                        <wps:cNvSpPr>
                          <a:spLocks/>
                        </wps:cNvSpPr>
                        <wps:spPr bwMode="auto">
                          <a:xfrm>
                            <a:off x="8300" y="628"/>
                            <a:ext cx="200" cy="160"/>
                          </a:xfrm>
                          <a:custGeom>
                            <a:avLst/>
                            <a:gdLst>
                              <a:gd name="T0" fmla="+- 0 8391 8300"/>
                              <a:gd name="T1" fmla="*/ T0 w 200"/>
                              <a:gd name="T2" fmla="+- 0 -786 628"/>
                              <a:gd name="T3" fmla="*/ -786 h 160"/>
                              <a:gd name="T4" fmla="+- 0 8448 8300"/>
                              <a:gd name="T5" fmla="*/ T4 w 200"/>
                              <a:gd name="T6" fmla="+- 0 -808 628"/>
                              <a:gd name="T7" fmla="*/ -808 h 160"/>
                              <a:gd name="T8" fmla="+- 0 8448 8300"/>
                              <a:gd name="T9" fmla="*/ T8 w 200"/>
                              <a:gd name="T10" fmla="+- 0 -808 628"/>
                              <a:gd name="T11" fmla="*/ -808 h 160"/>
                              <a:gd name="T12" fmla="+- 0 8391 8300"/>
                              <a:gd name="T13" fmla="*/ T12 w 200"/>
                              <a:gd name="T14" fmla="+- 0 -831 628"/>
                              <a:gd name="T15" fmla="*/ -831 h 160"/>
                            </a:gdLst>
                            <a:ahLst/>
                            <a:cxnLst>
                              <a:cxn ang="0">
                                <a:pos x="T1" y="T3"/>
                              </a:cxn>
                              <a:cxn ang="0">
                                <a:pos x="T5" y="T7"/>
                              </a:cxn>
                              <a:cxn ang="0">
                                <a:pos x="T9" y="T11"/>
                              </a:cxn>
                              <a:cxn ang="0">
                                <a:pos x="T13" y="T15"/>
                              </a:cxn>
                            </a:cxnLst>
                            <a:rect l="0" t="0" r="r" b="b"/>
                            <a:pathLst>
                              <a:path w="200" h="160">
                                <a:moveTo>
                                  <a:pt x="91" y="-1414"/>
                                </a:moveTo>
                                <a:lnTo>
                                  <a:pt x="148" y="-1436"/>
                                </a:lnTo>
                                <a:moveTo>
                                  <a:pt x="148" y="-1436"/>
                                </a:moveTo>
                                <a:lnTo>
                                  <a:pt x="91" y="-1459"/>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 name="AutoShape 443"/>
                        <wps:cNvSpPr>
                          <a:spLocks/>
                        </wps:cNvSpPr>
                        <wps:spPr bwMode="auto">
                          <a:xfrm>
                            <a:off x="9760" y="-1652"/>
                            <a:ext cx="940" cy="360"/>
                          </a:xfrm>
                          <a:custGeom>
                            <a:avLst/>
                            <a:gdLst>
                              <a:gd name="T0" fmla="+- 0 8807 9760"/>
                              <a:gd name="T1" fmla="*/ T0 w 940"/>
                              <a:gd name="T2" fmla="+- 0 -239 -1652"/>
                              <a:gd name="T3" fmla="*/ -239 h 360"/>
                              <a:gd name="T4" fmla="+- 0 8807 9760"/>
                              <a:gd name="T5" fmla="*/ T4 w 940"/>
                              <a:gd name="T6" fmla="+- 0 -136 -1652"/>
                              <a:gd name="T7" fmla="*/ -136 h 360"/>
                              <a:gd name="T8" fmla="+- 0 8807 9760"/>
                              <a:gd name="T9" fmla="*/ T8 w 940"/>
                              <a:gd name="T10" fmla="+- 0 -136 -1652"/>
                              <a:gd name="T11" fmla="*/ -136 h 360"/>
                              <a:gd name="T12" fmla="+- 0 9075 9760"/>
                              <a:gd name="T13" fmla="*/ T12 w 940"/>
                              <a:gd name="T14" fmla="+- 0 -136 -1652"/>
                              <a:gd name="T15" fmla="*/ -136 h 360"/>
                            </a:gdLst>
                            <a:ahLst/>
                            <a:cxnLst>
                              <a:cxn ang="0">
                                <a:pos x="T1" y="T3"/>
                              </a:cxn>
                              <a:cxn ang="0">
                                <a:pos x="T5" y="T7"/>
                              </a:cxn>
                              <a:cxn ang="0">
                                <a:pos x="T9" y="T11"/>
                              </a:cxn>
                              <a:cxn ang="0">
                                <a:pos x="T13" y="T15"/>
                              </a:cxn>
                            </a:cxnLst>
                            <a:rect l="0" t="0" r="r" b="b"/>
                            <a:pathLst>
                              <a:path w="940" h="360">
                                <a:moveTo>
                                  <a:pt x="-953" y="1413"/>
                                </a:moveTo>
                                <a:lnTo>
                                  <a:pt x="-953" y="1516"/>
                                </a:lnTo>
                                <a:moveTo>
                                  <a:pt x="-953" y="1516"/>
                                </a:moveTo>
                                <a:lnTo>
                                  <a:pt x="-685" y="1516"/>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 name="AutoShape 442"/>
                        <wps:cNvSpPr>
                          <a:spLocks/>
                        </wps:cNvSpPr>
                        <wps:spPr bwMode="auto">
                          <a:xfrm>
                            <a:off x="10500" y="-1732"/>
                            <a:ext cx="200" cy="160"/>
                          </a:xfrm>
                          <a:custGeom>
                            <a:avLst/>
                            <a:gdLst>
                              <a:gd name="T0" fmla="+- 0 9018 10500"/>
                              <a:gd name="T1" fmla="*/ T0 w 200"/>
                              <a:gd name="T2" fmla="+- 0 -113 -1732"/>
                              <a:gd name="T3" fmla="*/ -113 h 160"/>
                              <a:gd name="T4" fmla="+- 0 9075 10500"/>
                              <a:gd name="T5" fmla="*/ T4 w 200"/>
                              <a:gd name="T6" fmla="+- 0 -136 -1732"/>
                              <a:gd name="T7" fmla="*/ -136 h 160"/>
                              <a:gd name="T8" fmla="+- 0 9075 10500"/>
                              <a:gd name="T9" fmla="*/ T8 w 200"/>
                              <a:gd name="T10" fmla="+- 0 -136 -1732"/>
                              <a:gd name="T11" fmla="*/ -136 h 160"/>
                              <a:gd name="T12" fmla="+- 0 9018 10500"/>
                              <a:gd name="T13" fmla="*/ T12 w 200"/>
                              <a:gd name="T14" fmla="+- 0 -159 -1732"/>
                              <a:gd name="T15" fmla="*/ -159 h 160"/>
                            </a:gdLst>
                            <a:ahLst/>
                            <a:cxnLst>
                              <a:cxn ang="0">
                                <a:pos x="T1" y="T3"/>
                              </a:cxn>
                              <a:cxn ang="0">
                                <a:pos x="T5" y="T7"/>
                              </a:cxn>
                              <a:cxn ang="0">
                                <a:pos x="T9" y="T11"/>
                              </a:cxn>
                              <a:cxn ang="0">
                                <a:pos x="T13" y="T15"/>
                              </a:cxn>
                            </a:cxnLst>
                            <a:rect l="0" t="0" r="r" b="b"/>
                            <a:pathLst>
                              <a:path w="200" h="160">
                                <a:moveTo>
                                  <a:pt x="-1482" y="1619"/>
                                </a:moveTo>
                                <a:lnTo>
                                  <a:pt x="-1425" y="1596"/>
                                </a:lnTo>
                                <a:moveTo>
                                  <a:pt x="-1425" y="1596"/>
                                </a:moveTo>
                                <a:lnTo>
                                  <a:pt x="-1482" y="1573"/>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2" name="Line 441"/>
                        <wps:cNvCnPr>
                          <a:cxnSpLocks noChangeShapeType="1"/>
                        </wps:cNvCnPr>
                        <wps:spPr bwMode="auto">
                          <a:xfrm>
                            <a:off x="6572" y="-2119"/>
                            <a:ext cx="0" cy="68"/>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23" name="AutoShape 440"/>
                        <wps:cNvSpPr>
                          <a:spLocks/>
                        </wps:cNvSpPr>
                        <wps:spPr bwMode="auto">
                          <a:xfrm>
                            <a:off x="1840" y="5068"/>
                            <a:ext cx="160" cy="200"/>
                          </a:xfrm>
                          <a:custGeom>
                            <a:avLst/>
                            <a:gdLst>
                              <a:gd name="T0" fmla="+- 0 6549 1840"/>
                              <a:gd name="T1" fmla="*/ T0 w 160"/>
                              <a:gd name="T2" fmla="+- 0 -2108 5068"/>
                              <a:gd name="T3" fmla="*/ -2108 h 200"/>
                              <a:gd name="T4" fmla="+- 0 6572 1840"/>
                              <a:gd name="T5" fmla="*/ T4 w 160"/>
                              <a:gd name="T6" fmla="+- 0 -2051 5068"/>
                              <a:gd name="T7" fmla="*/ -2051 h 200"/>
                              <a:gd name="T8" fmla="+- 0 6572 1840"/>
                              <a:gd name="T9" fmla="*/ T8 w 160"/>
                              <a:gd name="T10" fmla="+- 0 -2051 5068"/>
                              <a:gd name="T11" fmla="*/ -2051 h 200"/>
                              <a:gd name="T12" fmla="+- 0 6594 1840"/>
                              <a:gd name="T13" fmla="*/ T12 w 160"/>
                              <a:gd name="T14" fmla="+- 0 -2108 5068"/>
                              <a:gd name="T15" fmla="*/ -2108 h 200"/>
                            </a:gdLst>
                            <a:ahLst/>
                            <a:cxnLst>
                              <a:cxn ang="0">
                                <a:pos x="T1" y="T3"/>
                              </a:cxn>
                              <a:cxn ang="0">
                                <a:pos x="T5" y="T7"/>
                              </a:cxn>
                              <a:cxn ang="0">
                                <a:pos x="T9" y="T11"/>
                              </a:cxn>
                              <a:cxn ang="0">
                                <a:pos x="T13" y="T15"/>
                              </a:cxn>
                            </a:cxnLst>
                            <a:rect l="0" t="0" r="r" b="b"/>
                            <a:pathLst>
                              <a:path w="160" h="200">
                                <a:moveTo>
                                  <a:pt x="4709" y="-7176"/>
                                </a:moveTo>
                                <a:lnTo>
                                  <a:pt x="4732" y="-7119"/>
                                </a:lnTo>
                                <a:moveTo>
                                  <a:pt x="4732" y="-7119"/>
                                </a:moveTo>
                                <a:lnTo>
                                  <a:pt x="4754" y="-7176"/>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 name="Line 439"/>
                        <wps:cNvCnPr>
                          <a:cxnSpLocks noChangeShapeType="1"/>
                        </wps:cNvCnPr>
                        <wps:spPr bwMode="auto">
                          <a:xfrm>
                            <a:off x="10838" y="-1840"/>
                            <a:ext cx="0" cy="120"/>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25" name="AutoShape 438"/>
                        <wps:cNvSpPr>
                          <a:spLocks/>
                        </wps:cNvSpPr>
                        <wps:spPr bwMode="auto">
                          <a:xfrm>
                            <a:off x="16800" y="3908"/>
                            <a:ext cx="160" cy="200"/>
                          </a:xfrm>
                          <a:custGeom>
                            <a:avLst/>
                            <a:gdLst>
                              <a:gd name="T0" fmla="+- 0 10815 16800"/>
                              <a:gd name="T1" fmla="*/ T0 w 160"/>
                              <a:gd name="T2" fmla="+- 0 -1777 3908"/>
                              <a:gd name="T3" fmla="*/ -1777 h 200"/>
                              <a:gd name="T4" fmla="+- 0 10838 16800"/>
                              <a:gd name="T5" fmla="*/ T4 w 160"/>
                              <a:gd name="T6" fmla="+- 0 -1720 3908"/>
                              <a:gd name="T7" fmla="*/ -1720 h 200"/>
                              <a:gd name="T8" fmla="+- 0 10838 16800"/>
                              <a:gd name="T9" fmla="*/ T8 w 160"/>
                              <a:gd name="T10" fmla="+- 0 -1720 3908"/>
                              <a:gd name="T11" fmla="*/ -1720 h 200"/>
                              <a:gd name="T12" fmla="+- 0 10861 16800"/>
                              <a:gd name="T13" fmla="*/ T12 w 160"/>
                              <a:gd name="T14" fmla="+- 0 -1777 3908"/>
                              <a:gd name="T15" fmla="*/ -1777 h 200"/>
                            </a:gdLst>
                            <a:ahLst/>
                            <a:cxnLst>
                              <a:cxn ang="0">
                                <a:pos x="T1" y="T3"/>
                              </a:cxn>
                              <a:cxn ang="0">
                                <a:pos x="T5" y="T7"/>
                              </a:cxn>
                              <a:cxn ang="0">
                                <a:pos x="T9" y="T11"/>
                              </a:cxn>
                              <a:cxn ang="0">
                                <a:pos x="T13" y="T15"/>
                              </a:cxn>
                            </a:cxnLst>
                            <a:rect l="0" t="0" r="r" b="b"/>
                            <a:pathLst>
                              <a:path w="160" h="200">
                                <a:moveTo>
                                  <a:pt x="-5985" y="-5685"/>
                                </a:moveTo>
                                <a:lnTo>
                                  <a:pt x="-5962" y="-5628"/>
                                </a:lnTo>
                                <a:moveTo>
                                  <a:pt x="-5962" y="-5628"/>
                                </a:moveTo>
                                <a:lnTo>
                                  <a:pt x="-5939" y="-5685"/>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 name="AutoShape 437"/>
                        <wps:cNvSpPr>
                          <a:spLocks/>
                        </wps:cNvSpPr>
                        <wps:spPr bwMode="auto">
                          <a:xfrm>
                            <a:off x="15060" y="-2252"/>
                            <a:ext cx="880" cy="740"/>
                          </a:xfrm>
                          <a:custGeom>
                            <a:avLst/>
                            <a:gdLst>
                              <a:gd name="T0" fmla="+- 0 10319 15060"/>
                              <a:gd name="T1" fmla="*/ T0 w 880"/>
                              <a:gd name="T2" fmla="+- 0 -176 -2252"/>
                              <a:gd name="T3" fmla="*/ -176 h 740"/>
                              <a:gd name="T4" fmla="+- 0 10319 15060"/>
                              <a:gd name="T5" fmla="*/ T4 w 880"/>
                              <a:gd name="T6" fmla="+- 0 35 -2252"/>
                              <a:gd name="T7" fmla="*/ 35 h 740"/>
                              <a:gd name="T8" fmla="+- 0 10319 15060"/>
                              <a:gd name="T9" fmla="*/ T8 w 880"/>
                              <a:gd name="T10" fmla="+- 0 35 -2252"/>
                              <a:gd name="T11" fmla="*/ 35 h 740"/>
                              <a:gd name="T12" fmla="+- 0 10570 15060"/>
                              <a:gd name="T13" fmla="*/ T12 w 880"/>
                              <a:gd name="T14" fmla="+- 0 35 -2252"/>
                              <a:gd name="T15" fmla="*/ 35 h 740"/>
                            </a:gdLst>
                            <a:ahLst/>
                            <a:cxnLst>
                              <a:cxn ang="0">
                                <a:pos x="T1" y="T3"/>
                              </a:cxn>
                              <a:cxn ang="0">
                                <a:pos x="T5" y="T7"/>
                              </a:cxn>
                              <a:cxn ang="0">
                                <a:pos x="T9" y="T11"/>
                              </a:cxn>
                              <a:cxn ang="0">
                                <a:pos x="T13" y="T15"/>
                              </a:cxn>
                            </a:cxnLst>
                            <a:rect l="0" t="0" r="r" b="b"/>
                            <a:pathLst>
                              <a:path w="880" h="740">
                                <a:moveTo>
                                  <a:pt x="-4741" y="2076"/>
                                </a:moveTo>
                                <a:lnTo>
                                  <a:pt x="-4741" y="2287"/>
                                </a:lnTo>
                                <a:moveTo>
                                  <a:pt x="-4741" y="2287"/>
                                </a:moveTo>
                                <a:lnTo>
                                  <a:pt x="-4490" y="2287"/>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 name="AutoShape 436"/>
                        <wps:cNvSpPr>
                          <a:spLocks/>
                        </wps:cNvSpPr>
                        <wps:spPr bwMode="auto">
                          <a:xfrm>
                            <a:off x="15740" y="-2332"/>
                            <a:ext cx="200" cy="160"/>
                          </a:xfrm>
                          <a:custGeom>
                            <a:avLst/>
                            <a:gdLst>
                              <a:gd name="T0" fmla="+- 0 10513 15740"/>
                              <a:gd name="T1" fmla="*/ T0 w 200"/>
                              <a:gd name="T2" fmla="+- 0 58 -2332"/>
                              <a:gd name="T3" fmla="*/ 58 h 160"/>
                              <a:gd name="T4" fmla="+- 0 10570 15740"/>
                              <a:gd name="T5" fmla="*/ T4 w 200"/>
                              <a:gd name="T6" fmla="+- 0 35 -2332"/>
                              <a:gd name="T7" fmla="*/ 35 h 160"/>
                              <a:gd name="T8" fmla="+- 0 10570 15740"/>
                              <a:gd name="T9" fmla="*/ T8 w 200"/>
                              <a:gd name="T10" fmla="+- 0 35 -2332"/>
                              <a:gd name="T11" fmla="*/ 35 h 160"/>
                              <a:gd name="T12" fmla="+- 0 10513 15740"/>
                              <a:gd name="T13" fmla="*/ T12 w 200"/>
                              <a:gd name="T14" fmla="+- 0 12 -2332"/>
                              <a:gd name="T15" fmla="*/ 12 h 160"/>
                            </a:gdLst>
                            <a:ahLst/>
                            <a:cxnLst>
                              <a:cxn ang="0">
                                <a:pos x="T1" y="T3"/>
                              </a:cxn>
                              <a:cxn ang="0">
                                <a:pos x="T5" y="T7"/>
                              </a:cxn>
                              <a:cxn ang="0">
                                <a:pos x="T9" y="T11"/>
                              </a:cxn>
                              <a:cxn ang="0">
                                <a:pos x="T13" y="T15"/>
                              </a:cxn>
                            </a:cxnLst>
                            <a:rect l="0" t="0" r="r" b="b"/>
                            <a:pathLst>
                              <a:path w="200" h="160">
                                <a:moveTo>
                                  <a:pt x="-5227" y="2390"/>
                                </a:moveTo>
                                <a:lnTo>
                                  <a:pt x="-5170" y="2367"/>
                                </a:lnTo>
                                <a:moveTo>
                                  <a:pt x="-5170" y="2367"/>
                                </a:moveTo>
                                <a:lnTo>
                                  <a:pt x="-5227" y="2344"/>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 name="Line 435"/>
                        <wps:cNvCnPr>
                          <a:cxnSpLocks noChangeShapeType="1"/>
                        </wps:cNvCnPr>
                        <wps:spPr bwMode="auto">
                          <a:xfrm>
                            <a:off x="10969" y="-2478"/>
                            <a:ext cx="0" cy="85"/>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29" name="AutoShape 434"/>
                        <wps:cNvSpPr>
                          <a:spLocks/>
                        </wps:cNvSpPr>
                        <wps:spPr bwMode="auto">
                          <a:xfrm>
                            <a:off x="17260" y="6268"/>
                            <a:ext cx="160" cy="200"/>
                          </a:xfrm>
                          <a:custGeom>
                            <a:avLst/>
                            <a:gdLst>
                              <a:gd name="T0" fmla="+- 0 10946 17260"/>
                              <a:gd name="T1" fmla="*/ T0 w 160"/>
                              <a:gd name="T2" fmla="+- 0 -2450 6268"/>
                              <a:gd name="T3" fmla="*/ -2450 h 200"/>
                              <a:gd name="T4" fmla="+- 0 10969 17260"/>
                              <a:gd name="T5" fmla="*/ T4 w 160"/>
                              <a:gd name="T6" fmla="+- 0 -2393 6268"/>
                              <a:gd name="T7" fmla="*/ -2393 h 200"/>
                              <a:gd name="T8" fmla="+- 0 10969 17260"/>
                              <a:gd name="T9" fmla="*/ T8 w 160"/>
                              <a:gd name="T10" fmla="+- 0 -2393 6268"/>
                              <a:gd name="T11" fmla="*/ -2393 h 200"/>
                              <a:gd name="T12" fmla="+- 0 10992 17260"/>
                              <a:gd name="T13" fmla="*/ T12 w 160"/>
                              <a:gd name="T14" fmla="+- 0 -2450 6268"/>
                              <a:gd name="T15" fmla="*/ -2450 h 200"/>
                            </a:gdLst>
                            <a:ahLst/>
                            <a:cxnLst>
                              <a:cxn ang="0">
                                <a:pos x="T1" y="T3"/>
                              </a:cxn>
                              <a:cxn ang="0">
                                <a:pos x="T5" y="T7"/>
                              </a:cxn>
                              <a:cxn ang="0">
                                <a:pos x="T9" y="T11"/>
                              </a:cxn>
                              <a:cxn ang="0">
                                <a:pos x="T13" y="T15"/>
                              </a:cxn>
                            </a:cxnLst>
                            <a:rect l="0" t="0" r="r" b="b"/>
                            <a:pathLst>
                              <a:path w="160" h="200">
                                <a:moveTo>
                                  <a:pt x="-6314" y="-8718"/>
                                </a:moveTo>
                                <a:lnTo>
                                  <a:pt x="-6291" y="-8661"/>
                                </a:lnTo>
                                <a:moveTo>
                                  <a:pt x="-6291" y="-8661"/>
                                </a:moveTo>
                                <a:lnTo>
                                  <a:pt x="-6268" y="-8718"/>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 name="Line 433"/>
                        <wps:cNvCnPr>
                          <a:cxnSpLocks noChangeShapeType="1"/>
                        </wps:cNvCnPr>
                        <wps:spPr bwMode="auto">
                          <a:xfrm>
                            <a:off x="10193" y="-677"/>
                            <a:ext cx="0" cy="79"/>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31" name="AutoShape 432"/>
                        <wps:cNvSpPr>
                          <a:spLocks/>
                        </wps:cNvSpPr>
                        <wps:spPr bwMode="auto">
                          <a:xfrm>
                            <a:off x="14540" y="-32"/>
                            <a:ext cx="160" cy="200"/>
                          </a:xfrm>
                          <a:custGeom>
                            <a:avLst/>
                            <a:gdLst>
                              <a:gd name="T0" fmla="+- 0 10170 14540"/>
                              <a:gd name="T1" fmla="*/ T0 w 160"/>
                              <a:gd name="T2" fmla="+- 0 -655 -32"/>
                              <a:gd name="T3" fmla="*/ -655 h 200"/>
                              <a:gd name="T4" fmla="+- 0 10193 14540"/>
                              <a:gd name="T5" fmla="*/ T4 w 160"/>
                              <a:gd name="T6" fmla="+- 0 -598 -32"/>
                              <a:gd name="T7" fmla="*/ -598 h 200"/>
                              <a:gd name="T8" fmla="+- 0 10193 14540"/>
                              <a:gd name="T9" fmla="*/ T8 w 160"/>
                              <a:gd name="T10" fmla="+- 0 -598 -32"/>
                              <a:gd name="T11" fmla="*/ -598 h 200"/>
                              <a:gd name="T12" fmla="+- 0 10216 14540"/>
                              <a:gd name="T13" fmla="*/ T12 w 160"/>
                              <a:gd name="T14" fmla="+- 0 -655 -32"/>
                              <a:gd name="T15" fmla="*/ -655 h 200"/>
                            </a:gdLst>
                            <a:ahLst/>
                            <a:cxnLst>
                              <a:cxn ang="0">
                                <a:pos x="T1" y="T3"/>
                              </a:cxn>
                              <a:cxn ang="0">
                                <a:pos x="T5" y="T7"/>
                              </a:cxn>
                              <a:cxn ang="0">
                                <a:pos x="T9" y="T11"/>
                              </a:cxn>
                              <a:cxn ang="0">
                                <a:pos x="T13" y="T15"/>
                              </a:cxn>
                            </a:cxnLst>
                            <a:rect l="0" t="0" r="r" b="b"/>
                            <a:pathLst>
                              <a:path w="160" h="200">
                                <a:moveTo>
                                  <a:pt x="-4370" y="-623"/>
                                </a:moveTo>
                                <a:lnTo>
                                  <a:pt x="-4347" y="-566"/>
                                </a:lnTo>
                                <a:moveTo>
                                  <a:pt x="-4347" y="-566"/>
                                </a:moveTo>
                                <a:lnTo>
                                  <a:pt x="-4324" y="-623"/>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 name="AutoShape 431"/>
                        <wps:cNvSpPr>
                          <a:spLocks/>
                        </wps:cNvSpPr>
                        <wps:spPr bwMode="auto">
                          <a:xfrm>
                            <a:off x="1920" y="4168"/>
                            <a:ext cx="1440" cy="680"/>
                          </a:xfrm>
                          <a:custGeom>
                            <a:avLst/>
                            <a:gdLst>
                              <a:gd name="T0" fmla="+- 0 6572 1920"/>
                              <a:gd name="T1" fmla="*/ T0 w 1440"/>
                              <a:gd name="T2" fmla="+- 0 -1988 4168"/>
                              <a:gd name="T3" fmla="*/ -1988 h 680"/>
                              <a:gd name="T4" fmla="+- 0 6572 1920"/>
                              <a:gd name="T5" fmla="*/ T4 w 1440"/>
                              <a:gd name="T6" fmla="+- 0 -1794 4168"/>
                              <a:gd name="T7" fmla="*/ -1794 h 680"/>
                              <a:gd name="T8" fmla="+- 0 6572 1920"/>
                              <a:gd name="T9" fmla="*/ T8 w 1440"/>
                              <a:gd name="T10" fmla="+- 0 -1794 4168"/>
                              <a:gd name="T11" fmla="*/ -1794 h 680"/>
                              <a:gd name="T12" fmla="+- 0 6982 1920"/>
                              <a:gd name="T13" fmla="*/ T12 w 1440"/>
                              <a:gd name="T14" fmla="+- 0 -1794 4168"/>
                              <a:gd name="T15" fmla="*/ -1794 h 680"/>
                            </a:gdLst>
                            <a:ahLst/>
                            <a:cxnLst>
                              <a:cxn ang="0">
                                <a:pos x="T1" y="T3"/>
                              </a:cxn>
                              <a:cxn ang="0">
                                <a:pos x="T5" y="T7"/>
                              </a:cxn>
                              <a:cxn ang="0">
                                <a:pos x="T9" y="T11"/>
                              </a:cxn>
                              <a:cxn ang="0">
                                <a:pos x="T13" y="T15"/>
                              </a:cxn>
                            </a:cxnLst>
                            <a:rect l="0" t="0" r="r" b="b"/>
                            <a:pathLst>
                              <a:path w="1440" h="680">
                                <a:moveTo>
                                  <a:pt x="4652" y="-6156"/>
                                </a:moveTo>
                                <a:lnTo>
                                  <a:pt x="4652" y="-5962"/>
                                </a:lnTo>
                                <a:moveTo>
                                  <a:pt x="4652" y="-5962"/>
                                </a:moveTo>
                                <a:lnTo>
                                  <a:pt x="5062" y="-5962"/>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 name="AutoShape 430"/>
                        <wps:cNvSpPr>
                          <a:spLocks/>
                        </wps:cNvSpPr>
                        <wps:spPr bwMode="auto">
                          <a:xfrm>
                            <a:off x="3160" y="4088"/>
                            <a:ext cx="200" cy="160"/>
                          </a:xfrm>
                          <a:custGeom>
                            <a:avLst/>
                            <a:gdLst>
                              <a:gd name="T0" fmla="+- 0 6925 3160"/>
                              <a:gd name="T1" fmla="*/ T0 w 200"/>
                              <a:gd name="T2" fmla="+- 0 -1772 4088"/>
                              <a:gd name="T3" fmla="*/ -1772 h 160"/>
                              <a:gd name="T4" fmla="+- 0 6982 3160"/>
                              <a:gd name="T5" fmla="*/ T4 w 200"/>
                              <a:gd name="T6" fmla="+- 0 -1794 4088"/>
                              <a:gd name="T7" fmla="*/ -1794 h 160"/>
                              <a:gd name="T8" fmla="+- 0 6982 3160"/>
                              <a:gd name="T9" fmla="*/ T8 w 200"/>
                              <a:gd name="T10" fmla="+- 0 -1794 4088"/>
                              <a:gd name="T11" fmla="*/ -1794 h 160"/>
                              <a:gd name="T12" fmla="+- 0 6925 3160"/>
                              <a:gd name="T13" fmla="*/ T12 w 200"/>
                              <a:gd name="T14" fmla="+- 0 -1817 4088"/>
                              <a:gd name="T15" fmla="*/ -1817 h 160"/>
                            </a:gdLst>
                            <a:ahLst/>
                            <a:cxnLst>
                              <a:cxn ang="0">
                                <a:pos x="T1" y="T3"/>
                              </a:cxn>
                              <a:cxn ang="0">
                                <a:pos x="T5" y="T7"/>
                              </a:cxn>
                              <a:cxn ang="0">
                                <a:pos x="T9" y="T11"/>
                              </a:cxn>
                              <a:cxn ang="0">
                                <a:pos x="T13" y="T15"/>
                              </a:cxn>
                            </a:cxnLst>
                            <a:rect l="0" t="0" r="r" b="b"/>
                            <a:pathLst>
                              <a:path w="200" h="160">
                                <a:moveTo>
                                  <a:pt x="3765" y="-5860"/>
                                </a:moveTo>
                                <a:lnTo>
                                  <a:pt x="3822" y="-5882"/>
                                </a:lnTo>
                                <a:moveTo>
                                  <a:pt x="3822" y="-5882"/>
                                </a:moveTo>
                                <a:lnTo>
                                  <a:pt x="3765" y="-5905"/>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 name="Line 429"/>
                        <wps:cNvCnPr>
                          <a:cxnSpLocks noChangeShapeType="1"/>
                        </wps:cNvCnPr>
                        <wps:spPr bwMode="auto">
                          <a:xfrm>
                            <a:off x="10923" y="-2119"/>
                            <a:ext cx="0" cy="119"/>
                          </a:xfrm>
                          <a:prstGeom prst="line">
                            <a:avLst/>
                          </a:prstGeom>
                          <a:noFill/>
                          <a:ln w="3983">
                            <a:solidFill>
                              <a:srgbClr val="000000"/>
                            </a:solidFill>
                            <a:round/>
                            <a:headEnd/>
                            <a:tailEnd/>
                          </a:ln>
                          <a:extLst>
                            <a:ext uri="{909E8E84-426E-40DD-AFC4-6F175D3DCCD1}">
                              <a14:hiddenFill xmlns:a14="http://schemas.microsoft.com/office/drawing/2010/main">
                                <a:noFill/>
                              </a14:hiddenFill>
                            </a:ext>
                          </a:extLst>
                        </wps:spPr>
                        <wps:bodyPr/>
                      </wps:wsp>
                      <wps:wsp>
                        <wps:cNvPr id="435" name="AutoShape 428"/>
                        <wps:cNvSpPr>
                          <a:spLocks/>
                        </wps:cNvSpPr>
                        <wps:spPr bwMode="auto">
                          <a:xfrm>
                            <a:off x="16840" y="4888"/>
                            <a:ext cx="180" cy="200"/>
                          </a:xfrm>
                          <a:custGeom>
                            <a:avLst/>
                            <a:gdLst>
                              <a:gd name="T0" fmla="+- 0 10843 16840"/>
                              <a:gd name="T1" fmla="*/ T0 w 180"/>
                              <a:gd name="T2" fmla="+- 0 -2056 4888"/>
                              <a:gd name="T3" fmla="*/ -2056 h 200"/>
                              <a:gd name="T4" fmla="+- 0 10826 16840"/>
                              <a:gd name="T5" fmla="*/ T4 w 180"/>
                              <a:gd name="T6" fmla="+- 0 -2000 4888"/>
                              <a:gd name="T7" fmla="*/ -2000 h 200"/>
                              <a:gd name="T8" fmla="+- 0 10826 16840"/>
                              <a:gd name="T9" fmla="*/ T8 w 180"/>
                              <a:gd name="T10" fmla="+- 0 -2000 4888"/>
                              <a:gd name="T11" fmla="*/ -2000 h 200"/>
                              <a:gd name="T12" fmla="+- 0 10878 16840"/>
                              <a:gd name="T13" fmla="*/ T12 w 180"/>
                              <a:gd name="T14" fmla="+- 0 -2028 4888"/>
                              <a:gd name="T15" fmla="*/ -2028 h 200"/>
                            </a:gdLst>
                            <a:ahLst/>
                            <a:cxnLst>
                              <a:cxn ang="0">
                                <a:pos x="T1" y="T3"/>
                              </a:cxn>
                              <a:cxn ang="0">
                                <a:pos x="T5" y="T7"/>
                              </a:cxn>
                              <a:cxn ang="0">
                                <a:pos x="T9" y="T11"/>
                              </a:cxn>
                              <a:cxn ang="0">
                                <a:pos x="T13" y="T15"/>
                              </a:cxn>
                            </a:cxnLst>
                            <a:rect l="0" t="0" r="r" b="b"/>
                            <a:pathLst>
                              <a:path w="180" h="200">
                                <a:moveTo>
                                  <a:pt x="-5997" y="-6944"/>
                                </a:moveTo>
                                <a:lnTo>
                                  <a:pt x="-6014" y="-6888"/>
                                </a:lnTo>
                                <a:moveTo>
                                  <a:pt x="-6014" y="-6888"/>
                                </a:moveTo>
                                <a:lnTo>
                                  <a:pt x="-5962" y="-6916"/>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 name="Line 427"/>
                        <wps:cNvCnPr>
                          <a:cxnSpLocks noChangeShapeType="1"/>
                        </wps:cNvCnPr>
                        <wps:spPr bwMode="auto">
                          <a:xfrm>
                            <a:off x="6577" y="-1452"/>
                            <a:ext cx="0" cy="125"/>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37" name="AutoShape 426"/>
                        <wps:cNvSpPr>
                          <a:spLocks/>
                        </wps:cNvSpPr>
                        <wps:spPr bwMode="auto">
                          <a:xfrm>
                            <a:off x="1860" y="2528"/>
                            <a:ext cx="160" cy="200"/>
                          </a:xfrm>
                          <a:custGeom>
                            <a:avLst/>
                            <a:gdLst>
                              <a:gd name="T0" fmla="+- 0 6554 1860"/>
                              <a:gd name="T1" fmla="*/ T0 w 160"/>
                              <a:gd name="T2" fmla="+- 0 -1384 2528"/>
                              <a:gd name="T3" fmla="*/ -1384 h 200"/>
                              <a:gd name="T4" fmla="+- 0 6577 1860"/>
                              <a:gd name="T5" fmla="*/ T4 w 160"/>
                              <a:gd name="T6" fmla="+- 0 -1327 2528"/>
                              <a:gd name="T7" fmla="*/ -1327 h 200"/>
                              <a:gd name="T8" fmla="+- 0 6577 1860"/>
                              <a:gd name="T9" fmla="*/ T8 w 160"/>
                              <a:gd name="T10" fmla="+- 0 -1327 2528"/>
                              <a:gd name="T11" fmla="*/ -1327 h 200"/>
                              <a:gd name="T12" fmla="+- 0 6600 1860"/>
                              <a:gd name="T13" fmla="*/ T12 w 160"/>
                              <a:gd name="T14" fmla="+- 0 -1384 2528"/>
                              <a:gd name="T15" fmla="*/ -1384 h 200"/>
                            </a:gdLst>
                            <a:ahLst/>
                            <a:cxnLst>
                              <a:cxn ang="0">
                                <a:pos x="T1" y="T3"/>
                              </a:cxn>
                              <a:cxn ang="0">
                                <a:pos x="T5" y="T7"/>
                              </a:cxn>
                              <a:cxn ang="0">
                                <a:pos x="T9" y="T11"/>
                              </a:cxn>
                              <a:cxn ang="0">
                                <a:pos x="T13" y="T15"/>
                              </a:cxn>
                            </a:cxnLst>
                            <a:rect l="0" t="0" r="r" b="b"/>
                            <a:pathLst>
                              <a:path w="160" h="200">
                                <a:moveTo>
                                  <a:pt x="4694" y="-3912"/>
                                </a:moveTo>
                                <a:lnTo>
                                  <a:pt x="4717" y="-3855"/>
                                </a:lnTo>
                                <a:moveTo>
                                  <a:pt x="4717" y="-3855"/>
                                </a:moveTo>
                                <a:lnTo>
                                  <a:pt x="4740" y="-3912"/>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 name="Line 425"/>
                        <wps:cNvCnPr>
                          <a:cxnSpLocks noChangeShapeType="1"/>
                        </wps:cNvCnPr>
                        <wps:spPr bwMode="auto">
                          <a:xfrm>
                            <a:off x="10980" y="-1287"/>
                            <a:ext cx="0" cy="125"/>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39" name="AutoShape 424"/>
                        <wps:cNvSpPr>
                          <a:spLocks/>
                        </wps:cNvSpPr>
                        <wps:spPr bwMode="auto">
                          <a:xfrm>
                            <a:off x="17300" y="1948"/>
                            <a:ext cx="160" cy="200"/>
                          </a:xfrm>
                          <a:custGeom>
                            <a:avLst/>
                            <a:gdLst>
                              <a:gd name="T0" fmla="+- 0 10957 17300"/>
                              <a:gd name="T1" fmla="*/ T0 w 160"/>
                              <a:gd name="T2" fmla="+- 0 -1219 1948"/>
                              <a:gd name="T3" fmla="*/ -1219 h 200"/>
                              <a:gd name="T4" fmla="+- 0 10980 17300"/>
                              <a:gd name="T5" fmla="*/ T4 w 160"/>
                              <a:gd name="T6" fmla="+- 0 -1162 1948"/>
                              <a:gd name="T7" fmla="*/ -1162 h 200"/>
                              <a:gd name="T8" fmla="+- 0 10980 17300"/>
                              <a:gd name="T9" fmla="*/ T8 w 160"/>
                              <a:gd name="T10" fmla="+- 0 -1162 1948"/>
                              <a:gd name="T11" fmla="*/ -1162 h 200"/>
                              <a:gd name="T12" fmla="+- 0 11003 17300"/>
                              <a:gd name="T13" fmla="*/ T12 w 160"/>
                              <a:gd name="T14" fmla="+- 0 -1219 1948"/>
                              <a:gd name="T15" fmla="*/ -1219 h 200"/>
                            </a:gdLst>
                            <a:ahLst/>
                            <a:cxnLst>
                              <a:cxn ang="0">
                                <a:pos x="T1" y="T3"/>
                              </a:cxn>
                              <a:cxn ang="0">
                                <a:pos x="T5" y="T7"/>
                              </a:cxn>
                              <a:cxn ang="0">
                                <a:pos x="T9" y="T11"/>
                              </a:cxn>
                              <a:cxn ang="0">
                                <a:pos x="T13" y="T15"/>
                              </a:cxn>
                            </a:cxnLst>
                            <a:rect l="0" t="0" r="r" b="b"/>
                            <a:pathLst>
                              <a:path w="160" h="200">
                                <a:moveTo>
                                  <a:pt x="-6343" y="-3167"/>
                                </a:moveTo>
                                <a:lnTo>
                                  <a:pt x="-6320" y="-3110"/>
                                </a:lnTo>
                                <a:moveTo>
                                  <a:pt x="-6320" y="-3110"/>
                                </a:moveTo>
                                <a:lnTo>
                                  <a:pt x="-6297" y="-3167"/>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 name="Line 423"/>
                        <wps:cNvCnPr>
                          <a:cxnSpLocks noChangeShapeType="1"/>
                        </wps:cNvCnPr>
                        <wps:spPr bwMode="auto">
                          <a:xfrm>
                            <a:off x="6611" y="-928"/>
                            <a:ext cx="0" cy="279"/>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41" name="AutoShape 422"/>
                        <wps:cNvSpPr>
                          <a:spLocks/>
                        </wps:cNvSpPr>
                        <wps:spPr bwMode="auto">
                          <a:xfrm>
                            <a:off x="1980" y="148"/>
                            <a:ext cx="160" cy="200"/>
                          </a:xfrm>
                          <a:custGeom>
                            <a:avLst/>
                            <a:gdLst>
                              <a:gd name="T0" fmla="+- 0 6589 1980"/>
                              <a:gd name="T1" fmla="*/ T0 w 160"/>
                              <a:gd name="T2" fmla="+- 0 -706 148"/>
                              <a:gd name="T3" fmla="*/ -706 h 200"/>
                              <a:gd name="T4" fmla="+- 0 6611 1980"/>
                              <a:gd name="T5" fmla="*/ T4 w 160"/>
                              <a:gd name="T6" fmla="+- 0 -649 148"/>
                              <a:gd name="T7" fmla="*/ -649 h 200"/>
                              <a:gd name="T8" fmla="+- 0 6611 1980"/>
                              <a:gd name="T9" fmla="*/ T8 w 160"/>
                              <a:gd name="T10" fmla="+- 0 -649 148"/>
                              <a:gd name="T11" fmla="*/ -649 h 200"/>
                              <a:gd name="T12" fmla="+- 0 6634 1980"/>
                              <a:gd name="T13" fmla="*/ T12 w 160"/>
                              <a:gd name="T14" fmla="+- 0 -706 148"/>
                              <a:gd name="T15" fmla="*/ -706 h 200"/>
                            </a:gdLst>
                            <a:ahLst/>
                            <a:cxnLst>
                              <a:cxn ang="0">
                                <a:pos x="T1" y="T3"/>
                              </a:cxn>
                              <a:cxn ang="0">
                                <a:pos x="T5" y="T7"/>
                              </a:cxn>
                              <a:cxn ang="0">
                                <a:pos x="T9" y="T11"/>
                              </a:cxn>
                              <a:cxn ang="0">
                                <a:pos x="T13" y="T15"/>
                              </a:cxn>
                            </a:cxnLst>
                            <a:rect l="0" t="0" r="r" b="b"/>
                            <a:pathLst>
                              <a:path w="160" h="200">
                                <a:moveTo>
                                  <a:pt x="4609" y="-854"/>
                                </a:moveTo>
                                <a:lnTo>
                                  <a:pt x="4631" y="-797"/>
                                </a:lnTo>
                                <a:moveTo>
                                  <a:pt x="4631" y="-797"/>
                                </a:moveTo>
                                <a:lnTo>
                                  <a:pt x="4654" y="-854"/>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 name="AutoShape 421"/>
                        <wps:cNvSpPr>
                          <a:spLocks/>
                        </wps:cNvSpPr>
                        <wps:spPr bwMode="auto">
                          <a:xfrm>
                            <a:off x="1700" y="3168"/>
                            <a:ext cx="1660" cy="620"/>
                          </a:xfrm>
                          <a:custGeom>
                            <a:avLst/>
                            <a:gdLst>
                              <a:gd name="T0" fmla="+- 0 6982 1700"/>
                              <a:gd name="T1" fmla="*/ T0 w 1660"/>
                              <a:gd name="T2" fmla="+- 0 -1686 3168"/>
                              <a:gd name="T3" fmla="*/ -1686 h 620"/>
                              <a:gd name="T4" fmla="+- 0 6509 1700"/>
                              <a:gd name="T5" fmla="*/ T4 w 1660"/>
                              <a:gd name="T6" fmla="+- 0 -1686 3168"/>
                              <a:gd name="T7" fmla="*/ -1686 h 620"/>
                              <a:gd name="T8" fmla="+- 0 6509 1700"/>
                              <a:gd name="T9" fmla="*/ T8 w 1660"/>
                              <a:gd name="T10" fmla="+- 0 -1686 3168"/>
                              <a:gd name="T11" fmla="*/ -1686 h 620"/>
                              <a:gd name="T12" fmla="+- 0 6509 1700"/>
                              <a:gd name="T13" fmla="*/ T12 w 1660"/>
                              <a:gd name="T14" fmla="+- 0 -1509 3168"/>
                              <a:gd name="T15" fmla="*/ -1509 h 620"/>
                            </a:gdLst>
                            <a:ahLst/>
                            <a:cxnLst>
                              <a:cxn ang="0">
                                <a:pos x="T1" y="T3"/>
                              </a:cxn>
                              <a:cxn ang="0">
                                <a:pos x="T5" y="T7"/>
                              </a:cxn>
                              <a:cxn ang="0">
                                <a:pos x="T9" y="T11"/>
                              </a:cxn>
                              <a:cxn ang="0">
                                <a:pos x="T13" y="T15"/>
                              </a:cxn>
                            </a:cxnLst>
                            <a:rect l="0" t="0" r="r" b="b"/>
                            <a:pathLst>
                              <a:path w="1660" h="620">
                                <a:moveTo>
                                  <a:pt x="5282" y="-4854"/>
                                </a:moveTo>
                                <a:lnTo>
                                  <a:pt x="4809" y="-4854"/>
                                </a:lnTo>
                                <a:moveTo>
                                  <a:pt x="4809" y="-4854"/>
                                </a:moveTo>
                                <a:lnTo>
                                  <a:pt x="4809" y="-4677"/>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 name="AutoShape 420"/>
                        <wps:cNvSpPr>
                          <a:spLocks/>
                        </wps:cNvSpPr>
                        <wps:spPr bwMode="auto">
                          <a:xfrm>
                            <a:off x="1620" y="3168"/>
                            <a:ext cx="160" cy="200"/>
                          </a:xfrm>
                          <a:custGeom>
                            <a:avLst/>
                            <a:gdLst>
                              <a:gd name="T0" fmla="+- 0 6486 1620"/>
                              <a:gd name="T1" fmla="*/ T0 w 160"/>
                              <a:gd name="T2" fmla="+- 0 -1566 3168"/>
                              <a:gd name="T3" fmla="*/ -1566 h 200"/>
                              <a:gd name="T4" fmla="+- 0 6509 1620"/>
                              <a:gd name="T5" fmla="*/ T4 w 160"/>
                              <a:gd name="T6" fmla="+- 0 -1509 3168"/>
                              <a:gd name="T7" fmla="*/ -1509 h 200"/>
                              <a:gd name="T8" fmla="+- 0 6509 1620"/>
                              <a:gd name="T9" fmla="*/ T8 w 160"/>
                              <a:gd name="T10" fmla="+- 0 -1509 3168"/>
                              <a:gd name="T11" fmla="*/ -1509 h 200"/>
                              <a:gd name="T12" fmla="+- 0 6532 1620"/>
                              <a:gd name="T13" fmla="*/ T12 w 160"/>
                              <a:gd name="T14" fmla="+- 0 -1566 3168"/>
                              <a:gd name="T15" fmla="*/ -1566 h 200"/>
                            </a:gdLst>
                            <a:ahLst/>
                            <a:cxnLst>
                              <a:cxn ang="0">
                                <a:pos x="T1" y="T3"/>
                              </a:cxn>
                              <a:cxn ang="0">
                                <a:pos x="T5" y="T7"/>
                              </a:cxn>
                              <a:cxn ang="0">
                                <a:pos x="T9" y="T11"/>
                              </a:cxn>
                              <a:cxn ang="0">
                                <a:pos x="T13" y="T15"/>
                              </a:cxn>
                            </a:cxnLst>
                            <a:rect l="0" t="0" r="r" b="b"/>
                            <a:pathLst>
                              <a:path w="160" h="200">
                                <a:moveTo>
                                  <a:pt x="4866" y="-4734"/>
                                </a:moveTo>
                                <a:lnTo>
                                  <a:pt x="4889" y="-4677"/>
                                </a:lnTo>
                                <a:moveTo>
                                  <a:pt x="4889" y="-4677"/>
                                </a:moveTo>
                                <a:lnTo>
                                  <a:pt x="4912" y="-4734"/>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 name="Line 419"/>
                        <wps:cNvCnPr>
                          <a:cxnSpLocks noChangeShapeType="1"/>
                        </wps:cNvCnPr>
                        <wps:spPr bwMode="auto">
                          <a:xfrm>
                            <a:off x="8123" y="-2074"/>
                            <a:ext cx="0" cy="525"/>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45" name="AutoShape 418"/>
                        <wps:cNvSpPr>
                          <a:spLocks/>
                        </wps:cNvSpPr>
                        <wps:spPr bwMode="auto">
                          <a:xfrm>
                            <a:off x="7280" y="3308"/>
                            <a:ext cx="160" cy="200"/>
                          </a:xfrm>
                          <a:custGeom>
                            <a:avLst/>
                            <a:gdLst>
                              <a:gd name="T0" fmla="+- 0 8100 7280"/>
                              <a:gd name="T1" fmla="*/ T0 w 160"/>
                              <a:gd name="T2" fmla="+- 0 -1606 3308"/>
                              <a:gd name="T3" fmla="*/ -1606 h 200"/>
                              <a:gd name="T4" fmla="+- 0 8123 7280"/>
                              <a:gd name="T5" fmla="*/ T4 w 160"/>
                              <a:gd name="T6" fmla="+- 0 -1549 3308"/>
                              <a:gd name="T7" fmla="*/ -1549 h 200"/>
                              <a:gd name="T8" fmla="+- 0 8123 7280"/>
                              <a:gd name="T9" fmla="*/ T8 w 160"/>
                              <a:gd name="T10" fmla="+- 0 -1549 3308"/>
                              <a:gd name="T11" fmla="*/ -1549 h 200"/>
                              <a:gd name="T12" fmla="+- 0 8146 7280"/>
                              <a:gd name="T13" fmla="*/ T12 w 160"/>
                              <a:gd name="T14" fmla="+- 0 -1606 3308"/>
                              <a:gd name="T15" fmla="*/ -1606 h 200"/>
                            </a:gdLst>
                            <a:ahLst/>
                            <a:cxnLst>
                              <a:cxn ang="0">
                                <a:pos x="T1" y="T3"/>
                              </a:cxn>
                              <a:cxn ang="0">
                                <a:pos x="T5" y="T7"/>
                              </a:cxn>
                              <a:cxn ang="0">
                                <a:pos x="T9" y="T11"/>
                              </a:cxn>
                              <a:cxn ang="0">
                                <a:pos x="T13" y="T15"/>
                              </a:cxn>
                            </a:cxnLst>
                            <a:rect l="0" t="0" r="r" b="b"/>
                            <a:pathLst>
                              <a:path w="160" h="200">
                                <a:moveTo>
                                  <a:pt x="820" y="-4914"/>
                                </a:moveTo>
                                <a:lnTo>
                                  <a:pt x="843" y="-4857"/>
                                </a:lnTo>
                                <a:moveTo>
                                  <a:pt x="843" y="-4857"/>
                                </a:moveTo>
                                <a:lnTo>
                                  <a:pt x="866" y="-4914"/>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 name="AutoShape 417"/>
                        <wps:cNvSpPr>
                          <a:spLocks/>
                        </wps:cNvSpPr>
                        <wps:spPr bwMode="auto">
                          <a:xfrm>
                            <a:off x="2460" y="888"/>
                            <a:ext cx="12220" cy="400"/>
                          </a:xfrm>
                          <a:custGeom>
                            <a:avLst/>
                            <a:gdLst>
                              <a:gd name="T0" fmla="+- 0 6725 2460"/>
                              <a:gd name="T1" fmla="*/ T0 w 12220"/>
                              <a:gd name="T2" fmla="+- 0 -974 888"/>
                              <a:gd name="T3" fmla="*/ -974 h 400"/>
                              <a:gd name="T4" fmla="+- 0 10210 2460"/>
                              <a:gd name="T5" fmla="*/ T4 w 12220"/>
                              <a:gd name="T6" fmla="+- 0 -974 888"/>
                              <a:gd name="T7" fmla="*/ -974 h 400"/>
                              <a:gd name="T8" fmla="+- 0 10210 2460"/>
                              <a:gd name="T9" fmla="*/ T8 w 12220"/>
                              <a:gd name="T10" fmla="+- 0 -974 888"/>
                              <a:gd name="T11" fmla="*/ -974 h 400"/>
                              <a:gd name="T12" fmla="+- 0 10210 2460"/>
                              <a:gd name="T13" fmla="*/ T12 w 12220"/>
                              <a:gd name="T14" fmla="+- 0 -860 888"/>
                              <a:gd name="T15" fmla="*/ -860 h 400"/>
                            </a:gdLst>
                            <a:ahLst/>
                            <a:cxnLst>
                              <a:cxn ang="0">
                                <a:pos x="T1" y="T3"/>
                              </a:cxn>
                              <a:cxn ang="0">
                                <a:pos x="T5" y="T7"/>
                              </a:cxn>
                              <a:cxn ang="0">
                                <a:pos x="T9" y="T11"/>
                              </a:cxn>
                              <a:cxn ang="0">
                                <a:pos x="T13" y="T15"/>
                              </a:cxn>
                            </a:cxnLst>
                            <a:rect l="0" t="0" r="r" b="b"/>
                            <a:pathLst>
                              <a:path w="12220" h="400">
                                <a:moveTo>
                                  <a:pt x="4265" y="-1862"/>
                                </a:moveTo>
                                <a:lnTo>
                                  <a:pt x="7750" y="-1862"/>
                                </a:lnTo>
                                <a:moveTo>
                                  <a:pt x="7750" y="-1862"/>
                                </a:moveTo>
                                <a:lnTo>
                                  <a:pt x="7750" y="-1748"/>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 name="AutoShape 416"/>
                        <wps:cNvSpPr>
                          <a:spLocks/>
                        </wps:cNvSpPr>
                        <wps:spPr bwMode="auto">
                          <a:xfrm>
                            <a:off x="14600" y="888"/>
                            <a:ext cx="160" cy="200"/>
                          </a:xfrm>
                          <a:custGeom>
                            <a:avLst/>
                            <a:gdLst>
                              <a:gd name="T0" fmla="+- 0 10188 14600"/>
                              <a:gd name="T1" fmla="*/ T0 w 160"/>
                              <a:gd name="T2" fmla="+- 0 -917 888"/>
                              <a:gd name="T3" fmla="*/ -917 h 200"/>
                              <a:gd name="T4" fmla="+- 0 10210 14600"/>
                              <a:gd name="T5" fmla="*/ T4 w 160"/>
                              <a:gd name="T6" fmla="+- 0 -860 888"/>
                              <a:gd name="T7" fmla="*/ -860 h 200"/>
                              <a:gd name="T8" fmla="+- 0 10210 14600"/>
                              <a:gd name="T9" fmla="*/ T8 w 160"/>
                              <a:gd name="T10" fmla="+- 0 -860 888"/>
                              <a:gd name="T11" fmla="*/ -860 h 200"/>
                              <a:gd name="T12" fmla="+- 0 10233 14600"/>
                              <a:gd name="T13" fmla="*/ T12 w 160"/>
                              <a:gd name="T14" fmla="+- 0 -917 888"/>
                              <a:gd name="T15" fmla="*/ -917 h 200"/>
                            </a:gdLst>
                            <a:ahLst/>
                            <a:cxnLst>
                              <a:cxn ang="0">
                                <a:pos x="T1" y="T3"/>
                              </a:cxn>
                              <a:cxn ang="0">
                                <a:pos x="T5" y="T7"/>
                              </a:cxn>
                              <a:cxn ang="0">
                                <a:pos x="T9" y="T11"/>
                              </a:cxn>
                              <a:cxn ang="0">
                                <a:pos x="T13" y="T15"/>
                              </a:cxn>
                            </a:cxnLst>
                            <a:rect l="0" t="0" r="r" b="b"/>
                            <a:pathLst>
                              <a:path w="160" h="200">
                                <a:moveTo>
                                  <a:pt x="-4412" y="-1805"/>
                                </a:moveTo>
                                <a:lnTo>
                                  <a:pt x="-4390" y="-1748"/>
                                </a:lnTo>
                                <a:moveTo>
                                  <a:pt x="-4390" y="-1748"/>
                                </a:moveTo>
                                <a:lnTo>
                                  <a:pt x="-4367" y="-1805"/>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 name="Line 415"/>
                        <wps:cNvCnPr>
                          <a:cxnSpLocks noChangeShapeType="1"/>
                        </wps:cNvCnPr>
                        <wps:spPr bwMode="auto">
                          <a:xfrm>
                            <a:off x="6879" y="-484"/>
                            <a:ext cx="822" cy="0"/>
                          </a:xfrm>
                          <a:prstGeom prst="line">
                            <a:avLst/>
                          </a:prstGeom>
                          <a:noFill/>
                          <a:ln w="3981">
                            <a:solidFill>
                              <a:srgbClr val="000000"/>
                            </a:solidFill>
                            <a:round/>
                            <a:headEnd/>
                            <a:tailEnd/>
                          </a:ln>
                          <a:extLst>
                            <a:ext uri="{909E8E84-426E-40DD-AFC4-6F175D3DCCD1}">
                              <a14:hiddenFill xmlns:a14="http://schemas.microsoft.com/office/drawing/2010/main">
                                <a:noFill/>
                              </a14:hiddenFill>
                            </a:ext>
                          </a:extLst>
                        </wps:spPr>
                        <wps:bodyPr/>
                      </wps:wsp>
                      <wps:wsp>
                        <wps:cNvPr id="449" name="AutoShape 414"/>
                        <wps:cNvSpPr>
                          <a:spLocks/>
                        </wps:cNvSpPr>
                        <wps:spPr bwMode="auto">
                          <a:xfrm>
                            <a:off x="5680" y="-512"/>
                            <a:ext cx="200" cy="160"/>
                          </a:xfrm>
                          <a:custGeom>
                            <a:avLst/>
                            <a:gdLst>
                              <a:gd name="T0" fmla="+- 0 7644 5680"/>
                              <a:gd name="T1" fmla="*/ T0 w 200"/>
                              <a:gd name="T2" fmla="+- 0 -461 -512"/>
                              <a:gd name="T3" fmla="*/ -461 h 160"/>
                              <a:gd name="T4" fmla="+- 0 7701 5680"/>
                              <a:gd name="T5" fmla="*/ T4 w 200"/>
                              <a:gd name="T6" fmla="+- 0 -484 -512"/>
                              <a:gd name="T7" fmla="*/ -484 h 160"/>
                              <a:gd name="T8" fmla="+- 0 7701 5680"/>
                              <a:gd name="T9" fmla="*/ T8 w 200"/>
                              <a:gd name="T10" fmla="+- 0 -484 -512"/>
                              <a:gd name="T11" fmla="*/ -484 h 160"/>
                              <a:gd name="T12" fmla="+- 0 7644 5680"/>
                              <a:gd name="T13" fmla="*/ T12 w 200"/>
                              <a:gd name="T14" fmla="+- 0 -506 -512"/>
                              <a:gd name="T15" fmla="*/ -506 h 160"/>
                            </a:gdLst>
                            <a:ahLst/>
                            <a:cxnLst>
                              <a:cxn ang="0">
                                <a:pos x="T1" y="T3"/>
                              </a:cxn>
                              <a:cxn ang="0">
                                <a:pos x="T5" y="T7"/>
                              </a:cxn>
                              <a:cxn ang="0">
                                <a:pos x="T9" y="T11"/>
                              </a:cxn>
                              <a:cxn ang="0">
                                <a:pos x="T13" y="T15"/>
                              </a:cxn>
                            </a:cxnLst>
                            <a:rect l="0" t="0" r="r" b="b"/>
                            <a:pathLst>
                              <a:path w="200" h="160">
                                <a:moveTo>
                                  <a:pt x="1964" y="51"/>
                                </a:moveTo>
                                <a:lnTo>
                                  <a:pt x="2021" y="28"/>
                                </a:lnTo>
                                <a:moveTo>
                                  <a:pt x="2021" y="28"/>
                                </a:moveTo>
                                <a:lnTo>
                                  <a:pt x="1964" y="6"/>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 name="AutoShape 413"/>
                        <wps:cNvSpPr>
                          <a:spLocks/>
                        </wps:cNvSpPr>
                        <wps:spPr bwMode="auto">
                          <a:xfrm>
                            <a:off x="2580" y="-2332"/>
                            <a:ext cx="11540" cy="2100"/>
                          </a:xfrm>
                          <a:custGeom>
                            <a:avLst/>
                            <a:gdLst>
                              <a:gd name="T0" fmla="+- 0 10051 2580"/>
                              <a:gd name="T1" fmla="*/ T0 w 11540"/>
                              <a:gd name="T2" fmla="+- 0 -541 -2332"/>
                              <a:gd name="T3" fmla="*/ -541 h 2100"/>
                              <a:gd name="T4" fmla="+- 0 10051 2580"/>
                              <a:gd name="T5" fmla="*/ T4 w 11540"/>
                              <a:gd name="T6" fmla="+- 0 58 -2332"/>
                              <a:gd name="T7" fmla="*/ 58 h 2100"/>
                              <a:gd name="T8" fmla="+- 0 10051 2580"/>
                              <a:gd name="T9" fmla="*/ T8 w 11540"/>
                              <a:gd name="T10" fmla="+- 0 58 -2332"/>
                              <a:gd name="T11" fmla="*/ 58 h 2100"/>
                              <a:gd name="T12" fmla="+- 0 6760 2580"/>
                              <a:gd name="T13" fmla="*/ T12 w 11540"/>
                              <a:gd name="T14" fmla="+- 0 58 -2332"/>
                              <a:gd name="T15" fmla="*/ 58 h 2100"/>
                            </a:gdLst>
                            <a:ahLst/>
                            <a:cxnLst>
                              <a:cxn ang="0">
                                <a:pos x="T1" y="T3"/>
                              </a:cxn>
                              <a:cxn ang="0">
                                <a:pos x="T5" y="T7"/>
                              </a:cxn>
                              <a:cxn ang="0">
                                <a:pos x="T9" y="T11"/>
                              </a:cxn>
                              <a:cxn ang="0">
                                <a:pos x="T13" y="T15"/>
                              </a:cxn>
                            </a:cxnLst>
                            <a:rect l="0" t="0" r="r" b="b"/>
                            <a:pathLst>
                              <a:path w="11540" h="2100">
                                <a:moveTo>
                                  <a:pt x="7471" y="1791"/>
                                </a:moveTo>
                                <a:lnTo>
                                  <a:pt x="7471" y="2390"/>
                                </a:lnTo>
                                <a:moveTo>
                                  <a:pt x="7471" y="2390"/>
                                </a:moveTo>
                                <a:lnTo>
                                  <a:pt x="4180" y="2390"/>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 name="AutoShape 412"/>
                        <wps:cNvSpPr>
                          <a:spLocks/>
                        </wps:cNvSpPr>
                        <wps:spPr bwMode="auto">
                          <a:xfrm>
                            <a:off x="2580" y="-2412"/>
                            <a:ext cx="200" cy="160"/>
                          </a:xfrm>
                          <a:custGeom>
                            <a:avLst/>
                            <a:gdLst>
                              <a:gd name="T0" fmla="+- 0 6817 2580"/>
                              <a:gd name="T1" fmla="*/ T0 w 200"/>
                              <a:gd name="T2" fmla="+- 0 35 -2412"/>
                              <a:gd name="T3" fmla="*/ 35 h 160"/>
                              <a:gd name="T4" fmla="+- 0 6760 2580"/>
                              <a:gd name="T5" fmla="*/ T4 w 200"/>
                              <a:gd name="T6" fmla="+- 0 58 -2412"/>
                              <a:gd name="T7" fmla="*/ 58 h 160"/>
                              <a:gd name="T8" fmla="+- 0 6760 2580"/>
                              <a:gd name="T9" fmla="*/ T8 w 200"/>
                              <a:gd name="T10" fmla="+- 0 58 -2412"/>
                              <a:gd name="T11" fmla="*/ 58 h 160"/>
                              <a:gd name="T12" fmla="+- 0 6817 2580"/>
                              <a:gd name="T13" fmla="*/ T12 w 200"/>
                              <a:gd name="T14" fmla="+- 0 81 -2412"/>
                              <a:gd name="T15" fmla="*/ 81 h 160"/>
                            </a:gdLst>
                            <a:ahLst/>
                            <a:cxnLst>
                              <a:cxn ang="0">
                                <a:pos x="T1" y="T3"/>
                              </a:cxn>
                              <a:cxn ang="0">
                                <a:pos x="T5" y="T7"/>
                              </a:cxn>
                              <a:cxn ang="0">
                                <a:pos x="T9" y="T11"/>
                              </a:cxn>
                              <a:cxn ang="0">
                                <a:pos x="T13" y="T15"/>
                              </a:cxn>
                            </a:cxnLst>
                            <a:rect l="0" t="0" r="r" b="b"/>
                            <a:pathLst>
                              <a:path w="200" h="160">
                                <a:moveTo>
                                  <a:pt x="4237" y="2447"/>
                                </a:moveTo>
                                <a:lnTo>
                                  <a:pt x="4180" y="2470"/>
                                </a:lnTo>
                                <a:moveTo>
                                  <a:pt x="4180" y="2470"/>
                                </a:moveTo>
                                <a:lnTo>
                                  <a:pt x="4237" y="2493"/>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 name="Line 411"/>
                        <wps:cNvCnPr>
                          <a:cxnSpLocks noChangeShapeType="1"/>
                        </wps:cNvCnPr>
                        <wps:spPr bwMode="auto">
                          <a:xfrm>
                            <a:off x="9594" y="-2079"/>
                            <a:ext cx="0" cy="473"/>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53" name="AutoShape 410"/>
                        <wps:cNvSpPr>
                          <a:spLocks/>
                        </wps:cNvSpPr>
                        <wps:spPr bwMode="auto">
                          <a:xfrm>
                            <a:off x="12440" y="3508"/>
                            <a:ext cx="160" cy="200"/>
                          </a:xfrm>
                          <a:custGeom>
                            <a:avLst/>
                            <a:gdLst>
                              <a:gd name="T0" fmla="+- 0 9572 12440"/>
                              <a:gd name="T1" fmla="*/ T0 w 160"/>
                              <a:gd name="T2" fmla="+- 0 -1663 3508"/>
                              <a:gd name="T3" fmla="*/ -1663 h 200"/>
                              <a:gd name="T4" fmla="+- 0 9594 12440"/>
                              <a:gd name="T5" fmla="*/ T4 w 160"/>
                              <a:gd name="T6" fmla="+- 0 -1606 3508"/>
                              <a:gd name="T7" fmla="*/ -1606 h 200"/>
                              <a:gd name="T8" fmla="+- 0 9594 12440"/>
                              <a:gd name="T9" fmla="*/ T8 w 160"/>
                              <a:gd name="T10" fmla="+- 0 -1606 3508"/>
                              <a:gd name="T11" fmla="*/ -1606 h 200"/>
                              <a:gd name="T12" fmla="+- 0 9617 12440"/>
                              <a:gd name="T13" fmla="*/ T12 w 160"/>
                              <a:gd name="T14" fmla="+- 0 -1663 3508"/>
                              <a:gd name="T15" fmla="*/ -1663 h 200"/>
                            </a:gdLst>
                            <a:ahLst/>
                            <a:cxnLst>
                              <a:cxn ang="0">
                                <a:pos x="T1" y="T3"/>
                              </a:cxn>
                              <a:cxn ang="0">
                                <a:pos x="T5" y="T7"/>
                              </a:cxn>
                              <a:cxn ang="0">
                                <a:pos x="T9" y="T11"/>
                              </a:cxn>
                              <a:cxn ang="0">
                                <a:pos x="T13" y="T15"/>
                              </a:cxn>
                            </a:cxnLst>
                            <a:rect l="0" t="0" r="r" b="b"/>
                            <a:pathLst>
                              <a:path w="160" h="200">
                                <a:moveTo>
                                  <a:pt x="-2868" y="-5171"/>
                                </a:moveTo>
                                <a:lnTo>
                                  <a:pt x="-2846" y="-5114"/>
                                </a:lnTo>
                                <a:moveTo>
                                  <a:pt x="-2846" y="-5114"/>
                                </a:moveTo>
                                <a:lnTo>
                                  <a:pt x="-2823" y="-5171"/>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 name="Line 409"/>
                        <wps:cNvCnPr>
                          <a:cxnSpLocks noChangeShapeType="1"/>
                        </wps:cNvCnPr>
                        <wps:spPr bwMode="auto">
                          <a:xfrm>
                            <a:off x="10980" y="-985"/>
                            <a:ext cx="0" cy="91"/>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55" name="AutoShape 408"/>
                        <wps:cNvSpPr>
                          <a:spLocks/>
                        </wps:cNvSpPr>
                        <wps:spPr bwMode="auto">
                          <a:xfrm>
                            <a:off x="17300" y="1008"/>
                            <a:ext cx="160" cy="200"/>
                          </a:xfrm>
                          <a:custGeom>
                            <a:avLst/>
                            <a:gdLst>
                              <a:gd name="T0" fmla="+- 0 10957 17300"/>
                              <a:gd name="T1" fmla="*/ T0 w 160"/>
                              <a:gd name="T2" fmla="+- 0 -951 1008"/>
                              <a:gd name="T3" fmla="*/ -951 h 200"/>
                              <a:gd name="T4" fmla="+- 0 10980 17300"/>
                              <a:gd name="T5" fmla="*/ T4 w 160"/>
                              <a:gd name="T6" fmla="+- 0 -894 1008"/>
                              <a:gd name="T7" fmla="*/ -894 h 200"/>
                              <a:gd name="T8" fmla="+- 0 10980 17300"/>
                              <a:gd name="T9" fmla="*/ T8 w 160"/>
                              <a:gd name="T10" fmla="+- 0 -894 1008"/>
                              <a:gd name="T11" fmla="*/ -894 h 200"/>
                              <a:gd name="T12" fmla="+- 0 11003 17300"/>
                              <a:gd name="T13" fmla="*/ T12 w 160"/>
                              <a:gd name="T14" fmla="+- 0 -951 1008"/>
                              <a:gd name="T15" fmla="*/ -951 h 200"/>
                            </a:gdLst>
                            <a:ahLst/>
                            <a:cxnLst>
                              <a:cxn ang="0">
                                <a:pos x="T1" y="T3"/>
                              </a:cxn>
                              <a:cxn ang="0">
                                <a:pos x="T5" y="T7"/>
                              </a:cxn>
                              <a:cxn ang="0">
                                <a:pos x="T9" y="T11"/>
                              </a:cxn>
                              <a:cxn ang="0">
                                <a:pos x="T13" y="T15"/>
                              </a:cxn>
                            </a:cxnLst>
                            <a:rect l="0" t="0" r="r" b="b"/>
                            <a:pathLst>
                              <a:path w="160" h="200">
                                <a:moveTo>
                                  <a:pt x="-6343" y="-1959"/>
                                </a:moveTo>
                                <a:lnTo>
                                  <a:pt x="-6320" y="-1902"/>
                                </a:lnTo>
                                <a:moveTo>
                                  <a:pt x="-6320" y="-1902"/>
                                </a:moveTo>
                                <a:lnTo>
                                  <a:pt x="-6297" y="-1959"/>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 name="Line 407"/>
                        <wps:cNvCnPr>
                          <a:cxnSpLocks noChangeShapeType="1"/>
                        </wps:cNvCnPr>
                        <wps:spPr bwMode="auto">
                          <a:xfrm>
                            <a:off x="9275" y="-1834"/>
                            <a:ext cx="0" cy="80"/>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57" name="AutoShape 406"/>
                        <wps:cNvSpPr>
                          <a:spLocks/>
                        </wps:cNvSpPr>
                        <wps:spPr bwMode="auto">
                          <a:xfrm>
                            <a:off x="11320" y="4028"/>
                            <a:ext cx="160" cy="200"/>
                          </a:xfrm>
                          <a:custGeom>
                            <a:avLst/>
                            <a:gdLst>
                              <a:gd name="T0" fmla="+- 0 9252 11320"/>
                              <a:gd name="T1" fmla="*/ T0 w 160"/>
                              <a:gd name="T2" fmla="+- 0 -1811 4028"/>
                              <a:gd name="T3" fmla="*/ -1811 h 200"/>
                              <a:gd name="T4" fmla="+- 0 9275 11320"/>
                              <a:gd name="T5" fmla="*/ T4 w 160"/>
                              <a:gd name="T6" fmla="+- 0 -1754 4028"/>
                              <a:gd name="T7" fmla="*/ -1754 h 200"/>
                              <a:gd name="T8" fmla="+- 0 9275 11320"/>
                              <a:gd name="T9" fmla="*/ T8 w 160"/>
                              <a:gd name="T10" fmla="+- 0 -1754 4028"/>
                              <a:gd name="T11" fmla="*/ -1754 h 200"/>
                              <a:gd name="T12" fmla="+- 0 9298 11320"/>
                              <a:gd name="T13" fmla="*/ T12 w 160"/>
                              <a:gd name="T14" fmla="+- 0 -1811 4028"/>
                              <a:gd name="T15" fmla="*/ -1811 h 200"/>
                            </a:gdLst>
                            <a:ahLst/>
                            <a:cxnLst>
                              <a:cxn ang="0">
                                <a:pos x="T1" y="T3"/>
                              </a:cxn>
                              <a:cxn ang="0">
                                <a:pos x="T5" y="T7"/>
                              </a:cxn>
                              <a:cxn ang="0">
                                <a:pos x="T9" y="T11"/>
                              </a:cxn>
                              <a:cxn ang="0">
                                <a:pos x="T13" y="T15"/>
                              </a:cxn>
                            </a:cxnLst>
                            <a:rect l="0" t="0" r="r" b="b"/>
                            <a:pathLst>
                              <a:path w="160" h="200">
                                <a:moveTo>
                                  <a:pt x="-2068" y="-5839"/>
                                </a:moveTo>
                                <a:lnTo>
                                  <a:pt x="-2045" y="-5782"/>
                                </a:lnTo>
                                <a:moveTo>
                                  <a:pt x="-2045" y="-5782"/>
                                </a:moveTo>
                                <a:lnTo>
                                  <a:pt x="-2022" y="-5839"/>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 name="Line 405"/>
                        <wps:cNvCnPr>
                          <a:cxnSpLocks noChangeShapeType="1"/>
                        </wps:cNvCnPr>
                        <wps:spPr bwMode="auto">
                          <a:xfrm>
                            <a:off x="10952" y="-2256"/>
                            <a:ext cx="0" cy="80"/>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59" name="AutoShape 404"/>
                        <wps:cNvSpPr>
                          <a:spLocks/>
                        </wps:cNvSpPr>
                        <wps:spPr bwMode="auto">
                          <a:xfrm>
                            <a:off x="17200" y="5508"/>
                            <a:ext cx="160" cy="200"/>
                          </a:xfrm>
                          <a:custGeom>
                            <a:avLst/>
                            <a:gdLst>
                              <a:gd name="T0" fmla="+- 0 10929 17200"/>
                              <a:gd name="T1" fmla="*/ T0 w 160"/>
                              <a:gd name="T2" fmla="+- 0 -2233 5508"/>
                              <a:gd name="T3" fmla="*/ -2233 h 200"/>
                              <a:gd name="T4" fmla="+- 0 10952 17200"/>
                              <a:gd name="T5" fmla="*/ T4 w 160"/>
                              <a:gd name="T6" fmla="+- 0 -2176 5508"/>
                              <a:gd name="T7" fmla="*/ -2176 h 200"/>
                              <a:gd name="T8" fmla="+- 0 10952 17200"/>
                              <a:gd name="T9" fmla="*/ T8 w 160"/>
                              <a:gd name="T10" fmla="+- 0 -2176 5508"/>
                              <a:gd name="T11" fmla="*/ -2176 h 200"/>
                              <a:gd name="T12" fmla="+- 0 10975 17200"/>
                              <a:gd name="T13" fmla="*/ T12 w 160"/>
                              <a:gd name="T14" fmla="+- 0 -2233 5508"/>
                              <a:gd name="T15" fmla="*/ -2233 h 200"/>
                            </a:gdLst>
                            <a:ahLst/>
                            <a:cxnLst>
                              <a:cxn ang="0">
                                <a:pos x="T1" y="T3"/>
                              </a:cxn>
                              <a:cxn ang="0">
                                <a:pos x="T5" y="T7"/>
                              </a:cxn>
                              <a:cxn ang="0">
                                <a:pos x="T9" y="T11"/>
                              </a:cxn>
                              <a:cxn ang="0">
                                <a:pos x="T13" y="T15"/>
                              </a:cxn>
                            </a:cxnLst>
                            <a:rect l="0" t="0" r="r" b="b"/>
                            <a:pathLst>
                              <a:path w="160" h="200">
                                <a:moveTo>
                                  <a:pt x="-6271" y="-7741"/>
                                </a:moveTo>
                                <a:lnTo>
                                  <a:pt x="-6248" y="-7684"/>
                                </a:lnTo>
                                <a:moveTo>
                                  <a:pt x="-6248" y="-7684"/>
                                </a:moveTo>
                                <a:lnTo>
                                  <a:pt x="-6225" y="-7741"/>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 name="Line 403"/>
                        <wps:cNvCnPr>
                          <a:cxnSpLocks noChangeShapeType="1"/>
                        </wps:cNvCnPr>
                        <wps:spPr bwMode="auto">
                          <a:xfrm>
                            <a:off x="8784" y="-563"/>
                            <a:ext cx="0" cy="79"/>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61" name="AutoShape 402"/>
                        <wps:cNvSpPr>
                          <a:spLocks/>
                        </wps:cNvSpPr>
                        <wps:spPr bwMode="auto">
                          <a:xfrm>
                            <a:off x="9600" y="-432"/>
                            <a:ext cx="160" cy="200"/>
                          </a:xfrm>
                          <a:custGeom>
                            <a:avLst/>
                            <a:gdLst>
                              <a:gd name="T0" fmla="+- 0 8762 9600"/>
                              <a:gd name="T1" fmla="*/ T0 w 160"/>
                              <a:gd name="T2" fmla="+- 0 -541 -432"/>
                              <a:gd name="T3" fmla="*/ -541 h 200"/>
                              <a:gd name="T4" fmla="+- 0 8784 9600"/>
                              <a:gd name="T5" fmla="*/ T4 w 160"/>
                              <a:gd name="T6" fmla="+- 0 -484 -432"/>
                              <a:gd name="T7" fmla="*/ -484 h 200"/>
                              <a:gd name="T8" fmla="+- 0 8784 9600"/>
                              <a:gd name="T9" fmla="*/ T8 w 160"/>
                              <a:gd name="T10" fmla="+- 0 -484 -432"/>
                              <a:gd name="T11" fmla="*/ -484 h 200"/>
                              <a:gd name="T12" fmla="+- 0 8807 9600"/>
                              <a:gd name="T13" fmla="*/ T12 w 160"/>
                              <a:gd name="T14" fmla="+- 0 -541 -432"/>
                              <a:gd name="T15" fmla="*/ -541 h 200"/>
                            </a:gdLst>
                            <a:ahLst/>
                            <a:cxnLst>
                              <a:cxn ang="0">
                                <a:pos x="T1" y="T3"/>
                              </a:cxn>
                              <a:cxn ang="0">
                                <a:pos x="T5" y="T7"/>
                              </a:cxn>
                              <a:cxn ang="0">
                                <a:pos x="T9" y="T11"/>
                              </a:cxn>
                              <a:cxn ang="0">
                                <a:pos x="T13" y="T15"/>
                              </a:cxn>
                            </a:cxnLst>
                            <a:rect l="0" t="0" r="r" b="b"/>
                            <a:pathLst>
                              <a:path w="160" h="200">
                                <a:moveTo>
                                  <a:pt x="-838" y="-109"/>
                                </a:moveTo>
                                <a:lnTo>
                                  <a:pt x="-816" y="-52"/>
                                </a:lnTo>
                                <a:moveTo>
                                  <a:pt x="-816" y="-52"/>
                                </a:moveTo>
                                <a:lnTo>
                                  <a:pt x="-793" y="-109"/>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 name="AutoShape 401"/>
                        <wps:cNvSpPr>
                          <a:spLocks/>
                        </wps:cNvSpPr>
                        <wps:spPr bwMode="auto">
                          <a:xfrm>
                            <a:off x="2540" y="4448"/>
                            <a:ext cx="2520" cy="480"/>
                          </a:xfrm>
                          <a:custGeom>
                            <a:avLst/>
                            <a:gdLst>
                              <a:gd name="T0" fmla="+- 0 6748 2540"/>
                              <a:gd name="T1" fmla="*/ T0 w 2520"/>
                              <a:gd name="T2" fmla="+- 0 -2011 4448"/>
                              <a:gd name="T3" fmla="*/ -2011 h 480"/>
                              <a:gd name="T4" fmla="+- 0 7467 2540"/>
                              <a:gd name="T5" fmla="*/ T4 w 2520"/>
                              <a:gd name="T6" fmla="+- 0 -2011 4448"/>
                              <a:gd name="T7" fmla="*/ -2011 h 480"/>
                              <a:gd name="T8" fmla="+- 0 7467 2540"/>
                              <a:gd name="T9" fmla="*/ T8 w 2520"/>
                              <a:gd name="T10" fmla="+- 0 -2011 4448"/>
                              <a:gd name="T11" fmla="*/ -2011 h 480"/>
                              <a:gd name="T12" fmla="+- 0 7467 2540"/>
                              <a:gd name="T13" fmla="*/ T12 w 2520"/>
                              <a:gd name="T14" fmla="+- 0 -1874 4448"/>
                              <a:gd name="T15" fmla="*/ -1874 h 480"/>
                            </a:gdLst>
                            <a:ahLst/>
                            <a:cxnLst>
                              <a:cxn ang="0">
                                <a:pos x="T1" y="T3"/>
                              </a:cxn>
                              <a:cxn ang="0">
                                <a:pos x="T5" y="T7"/>
                              </a:cxn>
                              <a:cxn ang="0">
                                <a:pos x="T9" y="T11"/>
                              </a:cxn>
                              <a:cxn ang="0">
                                <a:pos x="T13" y="T15"/>
                              </a:cxn>
                            </a:cxnLst>
                            <a:rect l="0" t="0" r="r" b="b"/>
                            <a:pathLst>
                              <a:path w="2520" h="480">
                                <a:moveTo>
                                  <a:pt x="4208" y="-6459"/>
                                </a:moveTo>
                                <a:lnTo>
                                  <a:pt x="4927" y="-6459"/>
                                </a:lnTo>
                                <a:moveTo>
                                  <a:pt x="4927" y="-6459"/>
                                </a:moveTo>
                                <a:lnTo>
                                  <a:pt x="4927" y="-6322"/>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3" name="AutoShape 400"/>
                        <wps:cNvSpPr>
                          <a:spLocks/>
                        </wps:cNvSpPr>
                        <wps:spPr bwMode="auto">
                          <a:xfrm>
                            <a:off x="4980" y="4448"/>
                            <a:ext cx="160" cy="200"/>
                          </a:xfrm>
                          <a:custGeom>
                            <a:avLst/>
                            <a:gdLst>
                              <a:gd name="T0" fmla="+- 0 7444 4980"/>
                              <a:gd name="T1" fmla="*/ T0 w 160"/>
                              <a:gd name="T2" fmla="+- 0 -1931 4448"/>
                              <a:gd name="T3" fmla="*/ -1931 h 200"/>
                              <a:gd name="T4" fmla="+- 0 7467 4980"/>
                              <a:gd name="T5" fmla="*/ T4 w 160"/>
                              <a:gd name="T6" fmla="+- 0 -1874 4448"/>
                              <a:gd name="T7" fmla="*/ -1874 h 200"/>
                              <a:gd name="T8" fmla="+- 0 7467 4980"/>
                              <a:gd name="T9" fmla="*/ T8 w 160"/>
                              <a:gd name="T10" fmla="+- 0 -1874 4448"/>
                              <a:gd name="T11" fmla="*/ -1874 h 200"/>
                              <a:gd name="T12" fmla="+- 0 7490 4980"/>
                              <a:gd name="T13" fmla="*/ T12 w 160"/>
                              <a:gd name="T14" fmla="+- 0 -1931 4448"/>
                              <a:gd name="T15" fmla="*/ -1931 h 200"/>
                            </a:gdLst>
                            <a:ahLst/>
                            <a:cxnLst>
                              <a:cxn ang="0">
                                <a:pos x="T1" y="T3"/>
                              </a:cxn>
                              <a:cxn ang="0">
                                <a:pos x="T5" y="T7"/>
                              </a:cxn>
                              <a:cxn ang="0">
                                <a:pos x="T9" y="T11"/>
                              </a:cxn>
                              <a:cxn ang="0">
                                <a:pos x="T13" y="T15"/>
                              </a:cxn>
                            </a:cxnLst>
                            <a:rect l="0" t="0" r="r" b="b"/>
                            <a:pathLst>
                              <a:path w="160" h="200">
                                <a:moveTo>
                                  <a:pt x="2464" y="-6379"/>
                                </a:moveTo>
                                <a:lnTo>
                                  <a:pt x="2487" y="-6322"/>
                                </a:lnTo>
                                <a:moveTo>
                                  <a:pt x="2487" y="-6322"/>
                                </a:moveTo>
                                <a:lnTo>
                                  <a:pt x="2510" y="-6379"/>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 name="AutoShape 399"/>
                        <wps:cNvSpPr>
                          <a:spLocks/>
                        </wps:cNvSpPr>
                        <wps:spPr bwMode="auto">
                          <a:xfrm>
                            <a:off x="2260" y="-2252"/>
                            <a:ext cx="6780" cy="2100"/>
                          </a:xfrm>
                          <a:custGeom>
                            <a:avLst/>
                            <a:gdLst>
                              <a:gd name="T0" fmla="+- 0 8602 2260"/>
                              <a:gd name="T1" fmla="*/ T0 w 6780"/>
                              <a:gd name="T2" fmla="+- 0 -563 -2252"/>
                              <a:gd name="T3" fmla="*/ -563 h 2100"/>
                              <a:gd name="T4" fmla="+- 0 8602 2260"/>
                              <a:gd name="T5" fmla="*/ T4 w 6780"/>
                              <a:gd name="T6" fmla="+- 0 -284 -2252"/>
                              <a:gd name="T7" fmla="*/ -284 h 2100"/>
                              <a:gd name="T8" fmla="+- 0 8602 2260"/>
                              <a:gd name="T9" fmla="*/ T8 w 6780"/>
                              <a:gd name="T10" fmla="+- 0 -284 -2252"/>
                              <a:gd name="T11" fmla="*/ -284 h 2100"/>
                              <a:gd name="T12" fmla="+- 0 6668 2260"/>
                              <a:gd name="T13" fmla="*/ T12 w 6780"/>
                              <a:gd name="T14" fmla="+- 0 -284 -2252"/>
                              <a:gd name="T15" fmla="*/ -284 h 2100"/>
                              <a:gd name="T16" fmla="+- 0 6668 2260"/>
                              <a:gd name="T17" fmla="*/ T16 w 6780"/>
                              <a:gd name="T18" fmla="+- 0 -284 -2252"/>
                              <a:gd name="T19" fmla="*/ -284 h 2100"/>
                              <a:gd name="T20" fmla="+- 0 6668 2260"/>
                              <a:gd name="T21" fmla="*/ T20 w 6780"/>
                              <a:gd name="T22" fmla="+- 0 35 -2252"/>
                              <a:gd name="T23" fmla="*/ 35 h 2100"/>
                            </a:gdLst>
                            <a:ahLst/>
                            <a:cxnLst>
                              <a:cxn ang="0">
                                <a:pos x="T1" y="T3"/>
                              </a:cxn>
                              <a:cxn ang="0">
                                <a:pos x="T5" y="T7"/>
                              </a:cxn>
                              <a:cxn ang="0">
                                <a:pos x="T9" y="T11"/>
                              </a:cxn>
                              <a:cxn ang="0">
                                <a:pos x="T13" y="T15"/>
                              </a:cxn>
                              <a:cxn ang="0">
                                <a:pos x="T17" y="T19"/>
                              </a:cxn>
                              <a:cxn ang="0">
                                <a:pos x="T21" y="T23"/>
                              </a:cxn>
                            </a:cxnLst>
                            <a:rect l="0" t="0" r="r" b="b"/>
                            <a:pathLst>
                              <a:path w="6780" h="2100">
                                <a:moveTo>
                                  <a:pt x="6342" y="1689"/>
                                </a:moveTo>
                                <a:lnTo>
                                  <a:pt x="6342" y="1968"/>
                                </a:lnTo>
                                <a:moveTo>
                                  <a:pt x="6342" y="1968"/>
                                </a:moveTo>
                                <a:lnTo>
                                  <a:pt x="4408" y="1968"/>
                                </a:lnTo>
                                <a:moveTo>
                                  <a:pt x="4408" y="1968"/>
                                </a:moveTo>
                                <a:lnTo>
                                  <a:pt x="4408" y="2287"/>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 name="AutoShape 398"/>
                        <wps:cNvSpPr>
                          <a:spLocks/>
                        </wps:cNvSpPr>
                        <wps:spPr bwMode="auto">
                          <a:xfrm>
                            <a:off x="2180" y="-2252"/>
                            <a:ext cx="160" cy="200"/>
                          </a:xfrm>
                          <a:custGeom>
                            <a:avLst/>
                            <a:gdLst>
                              <a:gd name="T0" fmla="+- 0 6646 2180"/>
                              <a:gd name="T1" fmla="*/ T0 w 160"/>
                              <a:gd name="T2" fmla="+- 0 -22 -2252"/>
                              <a:gd name="T3" fmla="*/ -22 h 200"/>
                              <a:gd name="T4" fmla="+- 0 6668 2180"/>
                              <a:gd name="T5" fmla="*/ T4 w 160"/>
                              <a:gd name="T6" fmla="+- 0 35 -2252"/>
                              <a:gd name="T7" fmla="*/ 35 h 200"/>
                              <a:gd name="T8" fmla="+- 0 6668 2180"/>
                              <a:gd name="T9" fmla="*/ T8 w 160"/>
                              <a:gd name="T10" fmla="+- 0 35 -2252"/>
                              <a:gd name="T11" fmla="*/ 35 h 200"/>
                              <a:gd name="T12" fmla="+- 0 6691 2180"/>
                              <a:gd name="T13" fmla="*/ T12 w 160"/>
                              <a:gd name="T14" fmla="+- 0 -22 -2252"/>
                              <a:gd name="T15" fmla="*/ -22 h 200"/>
                            </a:gdLst>
                            <a:ahLst/>
                            <a:cxnLst>
                              <a:cxn ang="0">
                                <a:pos x="T1" y="T3"/>
                              </a:cxn>
                              <a:cxn ang="0">
                                <a:pos x="T5" y="T7"/>
                              </a:cxn>
                              <a:cxn ang="0">
                                <a:pos x="T9" y="T11"/>
                              </a:cxn>
                              <a:cxn ang="0">
                                <a:pos x="T13" y="T15"/>
                              </a:cxn>
                            </a:cxnLst>
                            <a:rect l="0" t="0" r="r" b="b"/>
                            <a:pathLst>
                              <a:path w="160" h="200">
                                <a:moveTo>
                                  <a:pt x="4466" y="2230"/>
                                </a:moveTo>
                                <a:lnTo>
                                  <a:pt x="4488" y="2287"/>
                                </a:lnTo>
                                <a:moveTo>
                                  <a:pt x="4488" y="2287"/>
                                </a:moveTo>
                                <a:lnTo>
                                  <a:pt x="4511" y="2230"/>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6" name="Line 397"/>
                        <wps:cNvCnPr>
                          <a:cxnSpLocks noChangeShapeType="1"/>
                        </wps:cNvCnPr>
                        <wps:spPr bwMode="auto">
                          <a:xfrm>
                            <a:off x="11032" y="-2119"/>
                            <a:ext cx="0" cy="604"/>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67" name="AutoShape 396"/>
                        <wps:cNvSpPr>
                          <a:spLocks/>
                        </wps:cNvSpPr>
                        <wps:spPr bwMode="auto">
                          <a:xfrm>
                            <a:off x="17480" y="3188"/>
                            <a:ext cx="160" cy="200"/>
                          </a:xfrm>
                          <a:custGeom>
                            <a:avLst/>
                            <a:gdLst>
                              <a:gd name="T0" fmla="+- 0 11009 17480"/>
                              <a:gd name="T1" fmla="*/ T0 w 160"/>
                              <a:gd name="T2" fmla="+- 0 -1572 3188"/>
                              <a:gd name="T3" fmla="*/ -1572 h 200"/>
                              <a:gd name="T4" fmla="+- 0 11032 17480"/>
                              <a:gd name="T5" fmla="*/ T4 w 160"/>
                              <a:gd name="T6" fmla="+- 0 -1515 3188"/>
                              <a:gd name="T7" fmla="*/ -1515 h 200"/>
                              <a:gd name="T8" fmla="+- 0 11032 17480"/>
                              <a:gd name="T9" fmla="*/ T8 w 160"/>
                              <a:gd name="T10" fmla="+- 0 -1515 3188"/>
                              <a:gd name="T11" fmla="*/ -1515 h 200"/>
                              <a:gd name="T12" fmla="+- 0 11054 17480"/>
                              <a:gd name="T13" fmla="*/ T12 w 160"/>
                              <a:gd name="T14" fmla="+- 0 -1572 3188"/>
                              <a:gd name="T15" fmla="*/ -1572 h 200"/>
                            </a:gdLst>
                            <a:ahLst/>
                            <a:cxnLst>
                              <a:cxn ang="0">
                                <a:pos x="T1" y="T3"/>
                              </a:cxn>
                              <a:cxn ang="0">
                                <a:pos x="T5" y="T7"/>
                              </a:cxn>
                              <a:cxn ang="0">
                                <a:pos x="T9" y="T11"/>
                              </a:cxn>
                              <a:cxn ang="0">
                                <a:pos x="T13" y="T15"/>
                              </a:cxn>
                            </a:cxnLst>
                            <a:rect l="0" t="0" r="r" b="b"/>
                            <a:pathLst>
                              <a:path w="160" h="200">
                                <a:moveTo>
                                  <a:pt x="-6471" y="-4760"/>
                                </a:moveTo>
                                <a:lnTo>
                                  <a:pt x="-6448" y="-4703"/>
                                </a:lnTo>
                                <a:moveTo>
                                  <a:pt x="-6448" y="-4703"/>
                                </a:moveTo>
                                <a:lnTo>
                                  <a:pt x="-6426" y="-4760"/>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8" name="Line 395"/>
                        <wps:cNvCnPr>
                          <a:cxnSpLocks noChangeShapeType="1"/>
                        </wps:cNvCnPr>
                        <wps:spPr bwMode="auto">
                          <a:xfrm>
                            <a:off x="9492" y="-2495"/>
                            <a:ext cx="0" cy="102"/>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69" name="AutoShape 394"/>
                        <wps:cNvSpPr>
                          <a:spLocks/>
                        </wps:cNvSpPr>
                        <wps:spPr bwMode="auto">
                          <a:xfrm>
                            <a:off x="12080" y="6268"/>
                            <a:ext cx="160" cy="200"/>
                          </a:xfrm>
                          <a:custGeom>
                            <a:avLst/>
                            <a:gdLst>
                              <a:gd name="T0" fmla="+- 0 9469 12080"/>
                              <a:gd name="T1" fmla="*/ T0 w 160"/>
                              <a:gd name="T2" fmla="+- 0 -2450 6268"/>
                              <a:gd name="T3" fmla="*/ -2450 h 200"/>
                              <a:gd name="T4" fmla="+- 0 9492 12080"/>
                              <a:gd name="T5" fmla="*/ T4 w 160"/>
                              <a:gd name="T6" fmla="+- 0 -2393 6268"/>
                              <a:gd name="T7" fmla="*/ -2393 h 200"/>
                              <a:gd name="T8" fmla="+- 0 9492 12080"/>
                              <a:gd name="T9" fmla="*/ T8 w 160"/>
                              <a:gd name="T10" fmla="+- 0 -2393 6268"/>
                              <a:gd name="T11" fmla="*/ -2393 h 200"/>
                              <a:gd name="T12" fmla="+- 0 9514 12080"/>
                              <a:gd name="T13" fmla="*/ T12 w 160"/>
                              <a:gd name="T14" fmla="+- 0 -2450 6268"/>
                              <a:gd name="T15" fmla="*/ -2450 h 200"/>
                            </a:gdLst>
                            <a:ahLst/>
                            <a:cxnLst>
                              <a:cxn ang="0">
                                <a:pos x="T1" y="T3"/>
                              </a:cxn>
                              <a:cxn ang="0">
                                <a:pos x="T5" y="T7"/>
                              </a:cxn>
                              <a:cxn ang="0">
                                <a:pos x="T9" y="T11"/>
                              </a:cxn>
                              <a:cxn ang="0">
                                <a:pos x="T13" y="T15"/>
                              </a:cxn>
                            </a:cxnLst>
                            <a:rect l="0" t="0" r="r" b="b"/>
                            <a:pathLst>
                              <a:path w="160" h="200">
                                <a:moveTo>
                                  <a:pt x="-2611" y="-8718"/>
                                </a:moveTo>
                                <a:lnTo>
                                  <a:pt x="-2588" y="-8661"/>
                                </a:lnTo>
                                <a:moveTo>
                                  <a:pt x="-2588" y="-8661"/>
                                </a:moveTo>
                                <a:lnTo>
                                  <a:pt x="-2566" y="-8718"/>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 name="Line 393"/>
                        <wps:cNvCnPr>
                          <a:cxnSpLocks noChangeShapeType="1"/>
                        </wps:cNvCnPr>
                        <wps:spPr bwMode="auto">
                          <a:xfrm>
                            <a:off x="6583" y="-2461"/>
                            <a:ext cx="0" cy="114"/>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71" name="AutoShape 392"/>
                        <wps:cNvSpPr>
                          <a:spLocks/>
                        </wps:cNvSpPr>
                        <wps:spPr bwMode="auto">
                          <a:xfrm>
                            <a:off x="1880" y="6108"/>
                            <a:ext cx="160" cy="200"/>
                          </a:xfrm>
                          <a:custGeom>
                            <a:avLst/>
                            <a:gdLst>
                              <a:gd name="T0" fmla="+- 0 6560 1880"/>
                              <a:gd name="T1" fmla="*/ T0 w 160"/>
                              <a:gd name="T2" fmla="+- 0 -2404 6108"/>
                              <a:gd name="T3" fmla="*/ -2404 h 200"/>
                              <a:gd name="T4" fmla="+- 0 6583 1880"/>
                              <a:gd name="T5" fmla="*/ T4 w 160"/>
                              <a:gd name="T6" fmla="+- 0 -2347 6108"/>
                              <a:gd name="T7" fmla="*/ -2347 h 200"/>
                              <a:gd name="T8" fmla="+- 0 6583 1880"/>
                              <a:gd name="T9" fmla="*/ T8 w 160"/>
                              <a:gd name="T10" fmla="+- 0 -2347 6108"/>
                              <a:gd name="T11" fmla="*/ -2347 h 200"/>
                              <a:gd name="T12" fmla="+- 0 6606 1880"/>
                              <a:gd name="T13" fmla="*/ T12 w 160"/>
                              <a:gd name="T14" fmla="+- 0 -2404 6108"/>
                              <a:gd name="T15" fmla="*/ -2404 h 200"/>
                            </a:gdLst>
                            <a:ahLst/>
                            <a:cxnLst>
                              <a:cxn ang="0">
                                <a:pos x="T1" y="T3"/>
                              </a:cxn>
                              <a:cxn ang="0">
                                <a:pos x="T5" y="T7"/>
                              </a:cxn>
                              <a:cxn ang="0">
                                <a:pos x="T9" y="T11"/>
                              </a:cxn>
                              <a:cxn ang="0">
                                <a:pos x="T13" y="T15"/>
                              </a:cxn>
                            </a:cxnLst>
                            <a:rect l="0" t="0" r="r" b="b"/>
                            <a:pathLst>
                              <a:path w="160" h="200">
                                <a:moveTo>
                                  <a:pt x="4680" y="-8512"/>
                                </a:moveTo>
                                <a:lnTo>
                                  <a:pt x="4703" y="-8455"/>
                                </a:lnTo>
                                <a:moveTo>
                                  <a:pt x="4703" y="-8455"/>
                                </a:moveTo>
                                <a:lnTo>
                                  <a:pt x="4726" y="-8512"/>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2" name="Line 391"/>
                        <wps:cNvCnPr>
                          <a:cxnSpLocks noChangeShapeType="1"/>
                        </wps:cNvCnPr>
                        <wps:spPr bwMode="auto">
                          <a:xfrm>
                            <a:off x="7866" y="-1549"/>
                            <a:ext cx="0" cy="0"/>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73" name="AutoShape 390"/>
                        <wps:cNvSpPr>
                          <a:spLocks/>
                        </wps:cNvSpPr>
                        <wps:spPr bwMode="auto">
                          <a:xfrm>
                            <a:off x="6380" y="3448"/>
                            <a:ext cx="160" cy="200"/>
                          </a:xfrm>
                          <a:custGeom>
                            <a:avLst/>
                            <a:gdLst>
                              <a:gd name="T0" fmla="+- 0 7889 6380"/>
                              <a:gd name="T1" fmla="*/ T0 w 160"/>
                              <a:gd name="T2" fmla="+- 0 -1589 3448"/>
                              <a:gd name="T3" fmla="*/ -1589 h 200"/>
                              <a:gd name="T4" fmla="+- 0 7866 6380"/>
                              <a:gd name="T5" fmla="*/ T4 w 160"/>
                              <a:gd name="T6" fmla="+- 0 -1646 3448"/>
                              <a:gd name="T7" fmla="*/ -1646 h 200"/>
                              <a:gd name="T8" fmla="+- 0 7866 6380"/>
                              <a:gd name="T9" fmla="*/ T8 w 160"/>
                              <a:gd name="T10" fmla="+- 0 -1646 3448"/>
                              <a:gd name="T11" fmla="*/ -1646 h 200"/>
                              <a:gd name="T12" fmla="+- 0 7843 6380"/>
                              <a:gd name="T13" fmla="*/ T12 w 160"/>
                              <a:gd name="T14" fmla="+- 0 -1589 3448"/>
                              <a:gd name="T15" fmla="*/ -1589 h 200"/>
                            </a:gdLst>
                            <a:ahLst/>
                            <a:cxnLst>
                              <a:cxn ang="0">
                                <a:pos x="T1" y="T3"/>
                              </a:cxn>
                              <a:cxn ang="0">
                                <a:pos x="T5" y="T7"/>
                              </a:cxn>
                              <a:cxn ang="0">
                                <a:pos x="T9" y="T11"/>
                              </a:cxn>
                              <a:cxn ang="0">
                                <a:pos x="T13" y="T15"/>
                              </a:cxn>
                            </a:cxnLst>
                            <a:rect l="0" t="0" r="r" b="b"/>
                            <a:pathLst>
                              <a:path w="160" h="200">
                                <a:moveTo>
                                  <a:pt x="1509" y="-5037"/>
                                </a:moveTo>
                                <a:lnTo>
                                  <a:pt x="1486" y="-5094"/>
                                </a:lnTo>
                                <a:moveTo>
                                  <a:pt x="1486" y="-5094"/>
                                </a:moveTo>
                                <a:lnTo>
                                  <a:pt x="1463" y="-5037"/>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 name="Line 389"/>
                        <wps:cNvCnPr>
                          <a:cxnSpLocks noChangeShapeType="1"/>
                        </wps:cNvCnPr>
                        <wps:spPr bwMode="auto">
                          <a:xfrm>
                            <a:off x="6583" y="-2461"/>
                            <a:ext cx="0" cy="114"/>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75" name="AutoShape 388"/>
                        <wps:cNvSpPr>
                          <a:spLocks/>
                        </wps:cNvSpPr>
                        <wps:spPr bwMode="auto">
                          <a:xfrm>
                            <a:off x="1880" y="6108"/>
                            <a:ext cx="160" cy="200"/>
                          </a:xfrm>
                          <a:custGeom>
                            <a:avLst/>
                            <a:gdLst>
                              <a:gd name="T0" fmla="+- 0 6560 1880"/>
                              <a:gd name="T1" fmla="*/ T0 w 160"/>
                              <a:gd name="T2" fmla="+- 0 -2404 6108"/>
                              <a:gd name="T3" fmla="*/ -2404 h 200"/>
                              <a:gd name="T4" fmla="+- 0 6583 1880"/>
                              <a:gd name="T5" fmla="*/ T4 w 160"/>
                              <a:gd name="T6" fmla="+- 0 -2347 6108"/>
                              <a:gd name="T7" fmla="*/ -2347 h 200"/>
                              <a:gd name="T8" fmla="+- 0 6583 1880"/>
                              <a:gd name="T9" fmla="*/ T8 w 160"/>
                              <a:gd name="T10" fmla="+- 0 -2347 6108"/>
                              <a:gd name="T11" fmla="*/ -2347 h 200"/>
                              <a:gd name="T12" fmla="+- 0 6606 1880"/>
                              <a:gd name="T13" fmla="*/ T12 w 160"/>
                              <a:gd name="T14" fmla="+- 0 -2404 6108"/>
                              <a:gd name="T15" fmla="*/ -2404 h 200"/>
                            </a:gdLst>
                            <a:ahLst/>
                            <a:cxnLst>
                              <a:cxn ang="0">
                                <a:pos x="T1" y="T3"/>
                              </a:cxn>
                              <a:cxn ang="0">
                                <a:pos x="T5" y="T7"/>
                              </a:cxn>
                              <a:cxn ang="0">
                                <a:pos x="T9" y="T11"/>
                              </a:cxn>
                              <a:cxn ang="0">
                                <a:pos x="T13" y="T15"/>
                              </a:cxn>
                            </a:cxnLst>
                            <a:rect l="0" t="0" r="r" b="b"/>
                            <a:pathLst>
                              <a:path w="160" h="200">
                                <a:moveTo>
                                  <a:pt x="4680" y="-8512"/>
                                </a:moveTo>
                                <a:lnTo>
                                  <a:pt x="4703" y="-8455"/>
                                </a:lnTo>
                                <a:moveTo>
                                  <a:pt x="4703" y="-8455"/>
                                </a:moveTo>
                                <a:lnTo>
                                  <a:pt x="4726" y="-8512"/>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 name="Line 387"/>
                        <wps:cNvCnPr>
                          <a:cxnSpLocks noChangeShapeType="1"/>
                        </wps:cNvCnPr>
                        <wps:spPr bwMode="auto">
                          <a:xfrm>
                            <a:off x="6572" y="-2119"/>
                            <a:ext cx="0" cy="68"/>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77" name="AutoShape 386"/>
                        <wps:cNvSpPr>
                          <a:spLocks/>
                        </wps:cNvSpPr>
                        <wps:spPr bwMode="auto">
                          <a:xfrm>
                            <a:off x="1840" y="5068"/>
                            <a:ext cx="160" cy="200"/>
                          </a:xfrm>
                          <a:custGeom>
                            <a:avLst/>
                            <a:gdLst>
                              <a:gd name="T0" fmla="+- 0 6549 1840"/>
                              <a:gd name="T1" fmla="*/ T0 w 160"/>
                              <a:gd name="T2" fmla="+- 0 -2108 5068"/>
                              <a:gd name="T3" fmla="*/ -2108 h 200"/>
                              <a:gd name="T4" fmla="+- 0 6572 1840"/>
                              <a:gd name="T5" fmla="*/ T4 w 160"/>
                              <a:gd name="T6" fmla="+- 0 -2051 5068"/>
                              <a:gd name="T7" fmla="*/ -2051 h 200"/>
                              <a:gd name="T8" fmla="+- 0 6572 1840"/>
                              <a:gd name="T9" fmla="*/ T8 w 160"/>
                              <a:gd name="T10" fmla="+- 0 -2051 5068"/>
                              <a:gd name="T11" fmla="*/ -2051 h 200"/>
                              <a:gd name="T12" fmla="+- 0 6594 1840"/>
                              <a:gd name="T13" fmla="*/ T12 w 160"/>
                              <a:gd name="T14" fmla="+- 0 -2108 5068"/>
                              <a:gd name="T15" fmla="*/ -2108 h 200"/>
                            </a:gdLst>
                            <a:ahLst/>
                            <a:cxnLst>
                              <a:cxn ang="0">
                                <a:pos x="T1" y="T3"/>
                              </a:cxn>
                              <a:cxn ang="0">
                                <a:pos x="T5" y="T7"/>
                              </a:cxn>
                              <a:cxn ang="0">
                                <a:pos x="T9" y="T11"/>
                              </a:cxn>
                              <a:cxn ang="0">
                                <a:pos x="T13" y="T15"/>
                              </a:cxn>
                            </a:cxnLst>
                            <a:rect l="0" t="0" r="r" b="b"/>
                            <a:pathLst>
                              <a:path w="160" h="200">
                                <a:moveTo>
                                  <a:pt x="4709" y="-7176"/>
                                </a:moveTo>
                                <a:lnTo>
                                  <a:pt x="4732" y="-7119"/>
                                </a:lnTo>
                                <a:moveTo>
                                  <a:pt x="4732" y="-7119"/>
                                </a:moveTo>
                                <a:lnTo>
                                  <a:pt x="4754" y="-7176"/>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 name="AutoShape 385"/>
                        <wps:cNvSpPr>
                          <a:spLocks/>
                        </wps:cNvSpPr>
                        <wps:spPr bwMode="auto">
                          <a:xfrm>
                            <a:off x="1920" y="4168"/>
                            <a:ext cx="1440" cy="680"/>
                          </a:xfrm>
                          <a:custGeom>
                            <a:avLst/>
                            <a:gdLst>
                              <a:gd name="T0" fmla="+- 0 6572 1920"/>
                              <a:gd name="T1" fmla="*/ T0 w 1440"/>
                              <a:gd name="T2" fmla="+- 0 -1988 4168"/>
                              <a:gd name="T3" fmla="*/ -1988 h 680"/>
                              <a:gd name="T4" fmla="+- 0 6572 1920"/>
                              <a:gd name="T5" fmla="*/ T4 w 1440"/>
                              <a:gd name="T6" fmla="+- 0 -1794 4168"/>
                              <a:gd name="T7" fmla="*/ -1794 h 680"/>
                              <a:gd name="T8" fmla="+- 0 6572 1920"/>
                              <a:gd name="T9" fmla="*/ T8 w 1440"/>
                              <a:gd name="T10" fmla="+- 0 -1794 4168"/>
                              <a:gd name="T11" fmla="*/ -1794 h 680"/>
                              <a:gd name="T12" fmla="+- 0 6982 1920"/>
                              <a:gd name="T13" fmla="*/ T12 w 1440"/>
                              <a:gd name="T14" fmla="+- 0 -1794 4168"/>
                              <a:gd name="T15" fmla="*/ -1794 h 680"/>
                            </a:gdLst>
                            <a:ahLst/>
                            <a:cxnLst>
                              <a:cxn ang="0">
                                <a:pos x="T1" y="T3"/>
                              </a:cxn>
                              <a:cxn ang="0">
                                <a:pos x="T5" y="T7"/>
                              </a:cxn>
                              <a:cxn ang="0">
                                <a:pos x="T9" y="T11"/>
                              </a:cxn>
                              <a:cxn ang="0">
                                <a:pos x="T13" y="T15"/>
                              </a:cxn>
                            </a:cxnLst>
                            <a:rect l="0" t="0" r="r" b="b"/>
                            <a:pathLst>
                              <a:path w="1440" h="680">
                                <a:moveTo>
                                  <a:pt x="4652" y="-6156"/>
                                </a:moveTo>
                                <a:lnTo>
                                  <a:pt x="4652" y="-5962"/>
                                </a:lnTo>
                                <a:moveTo>
                                  <a:pt x="4652" y="-5962"/>
                                </a:moveTo>
                                <a:lnTo>
                                  <a:pt x="5062" y="-5962"/>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 name="AutoShape 384"/>
                        <wps:cNvSpPr>
                          <a:spLocks/>
                        </wps:cNvSpPr>
                        <wps:spPr bwMode="auto">
                          <a:xfrm>
                            <a:off x="3160" y="4088"/>
                            <a:ext cx="200" cy="160"/>
                          </a:xfrm>
                          <a:custGeom>
                            <a:avLst/>
                            <a:gdLst>
                              <a:gd name="T0" fmla="+- 0 6925 3160"/>
                              <a:gd name="T1" fmla="*/ T0 w 200"/>
                              <a:gd name="T2" fmla="+- 0 -1772 4088"/>
                              <a:gd name="T3" fmla="*/ -1772 h 160"/>
                              <a:gd name="T4" fmla="+- 0 6982 3160"/>
                              <a:gd name="T5" fmla="*/ T4 w 200"/>
                              <a:gd name="T6" fmla="+- 0 -1794 4088"/>
                              <a:gd name="T7" fmla="*/ -1794 h 160"/>
                              <a:gd name="T8" fmla="+- 0 6982 3160"/>
                              <a:gd name="T9" fmla="*/ T8 w 200"/>
                              <a:gd name="T10" fmla="+- 0 -1794 4088"/>
                              <a:gd name="T11" fmla="*/ -1794 h 160"/>
                              <a:gd name="T12" fmla="+- 0 6925 3160"/>
                              <a:gd name="T13" fmla="*/ T12 w 200"/>
                              <a:gd name="T14" fmla="+- 0 -1817 4088"/>
                              <a:gd name="T15" fmla="*/ -1817 h 160"/>
                            </a:gdLst>
                            <a:ahLst/>
                            <a:cxnLst>
                              <a:cxn ang="0">
                                <a:pos x="T1" y="T3"/>
                              </a:cxn>
                              <a:cxn ang="0">
                                <a:pos x="T5" y="T7"/>
                              </a:cxn>
                              <a:cxn ang="0">
                                <a:pos x="T9" y="T11"/>
                              </a:cxn>
                              <a:cxn ang="0">
                                <a:pos x="T13" y="T15"/>
                              </a:cxn>
                            </a:cxnLst>
                            <a:rect l="0" t="0" r="r" b="b"/>
                            <a:pathLst>
                              <a:path w="200" h="160">
                                <a:moveTo>
                                  <a:pt x="3765" y="-5860"/>
                                </a:moveTo>
                                <a:lnTo>
                                  <a:pt x="3822" y="-5882"/>
                                </a:lnTo>
                                <a:moveTo>
                                  <a:pt x="3822" y="-5882"/>
                                </a:moveTo>
                                <a:lnTo>
                                  <a:pt x="3765" y="-5905"/>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 name="AutoShape 383"/>
                        <wps:cNvSpPr>
                          <a:spLocks/>
                        </wps:cNvSpPr>
                        <wps:spPr bwMode="auto">
                          <a:xfrm>
                            <a:off x="2540" y="4448"/>
                            <a:ext cx="2520" cy="480"/>
                          </a:xfrm>
                          <a:custGeom>
                            <a:avLst/>
                            <a:gdLst>
                              <a:gd name="T0" fmla="+- 0 6748 2540"/>
                              <a:gd name="T1" fmla="*/ T0 w 2520"/>
                              <a:gd name="T2" fmla="+- 0 -2011 4448"/>
                              <a:gd name="T3" fmla="*/ -2011 h 480"/>
                              <a:gd name="T4" fmla="+- 0 7467 2540"/>
                              <a:gd name="T5" fmla="*/ T4 w 2520"/>
                              <a:gd name="T6" fmla="+- 0 -2011 4448"/>
                              <a:gd name="T7" fmla="*/ -2011 h 480"/>
                              <a:gd name="T8" fmla="+- 0 7467 2540"/>
                              <a:gd name="T9" fmla="*/ T8 w 2520"/>
                              <a:gd name="T10" fmla="+- 0 -2011 4448"/>
                              <a:gd name="T11" fmla="*/ -2011 h 480"/>
                              <a:gd name="T12" fmla="+- 0 7467 2540"/>
                              <a:gd name="T13" fmla="*/ T12 w 2520"/>
                              <a:gd name="T14" fmla="+- 0 -1874 4448"/>
                              <a:gd name="T15" fmla="*/ -1874 h 480"/>
                            </a:gdLst>
                            <a:ahLst/>
                            <a:cxnLst>
                              <a:cxn ang="0">
                                <a:pos x="T1" y="T3"/>
                              </a:cxn>
                              <a:cxn ang="0">
                                <a:pos x="T5" y="T7"/>
                              </a:cxn>
                              <a:cxn ang="0">
                                <a:pos x="T9" y="T11"/>
                              </a:cxn>
                              <a:cxn ang="0">
                                <a:pos x="T13" y="T15"/>
                              </a:cxn>
                            </a:cxnLst>
                            <a:rect l="0" t="0" r="r" b="b"/>
                            <a:pathLst>
                              <a:path w="2520" h="480">
                                <a:moveTo>
                                  <a:pt x="4208" y="-6459"/>
                                </a:moveTo>
                                <a:lnTo>
                                  <a:pt x="4927" y="-6459"/>
                                </a:lnTo>
                                <a:moveTo>
                                  <a:pt x="4927" y="-6459"/>
                                </a:moveTo>
                                <a:lnTo>
                                  <a:pt x="4927" y="-6322"/>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 name="AutoShape 382"/>
                        <wps:cNvSpPr>
                          <a:spLocks/>
                        </wps:cNvSpPr>
                        <wps:spPr bwMode="auto">
                          <a:xfrm>
                            <a:off x="4980" y="4448"/>
                            <a:ext cx="160" cy="200"/>
                          </a:xfrm>
                          <a:custGeom>
                            <a:avLst/>
                            <a:gdLst>
                              <a:gd name="T0" fmla="+- 0 7444 4980"/>
                              <a:gd name="T1" fmla="*/ T0 w 160"/>
                              <a:gd name="T2" fmla="+- 0 -1931 4448"/>
                              <a:gd name="T3" fmla="*/ -1931 h 200"/>
                              <a:gd name="T4" fmla="+- 0 7467 4980"/>
                              <a:gd name="T5" fmla="*/ T4 w 160"/>
                              <a:gd name="T6" fmla="+- 0 -1874 4448"/>
                              <a:gd name="T7" fmla="*/ -1874 h 200"/>
                              <a:gd name="T8" fmla="+- 0 7467 4980"/>
                              <a:gd name="T9" fmla="*/ T8 w 160"/>
                              <a:gd name="T10" fmla="+- 0 -1874 4448"/>
                              <a:gd name="T11" fmla="*/ -1874 h 200"/>
                              <a:gd name="T12" fmla="+- 0 7490 4980"/>
                              <a:gd name="T13" fmla="*/ T12 w 160"/>
                              <a:gd name="T14" fmla="+- 0 -1931 4448"/>
                              <a:gd name="T15" fmla="*/ -1931 h 200"/>
                            </a:gdLst>
                            <a:ahLst/>
                            <a:cxnLst>
                              <a:cxn ang="0">
                                <a:pos x="T1" y="T3"/>
                              </a:cxn>
                              <a:cxn ang="0">
                                <a:pos x="T5" y="T7"/>
                              </a:cxn>
                              <a:cxn ang="0">
                                <a:pos x="T9" y="T11"/>
                              </a:cxn>
                              <a:cxn ang="0">
                                <a:pos x="T13" y="T15"/>
                              </a:cxn>
                            </a:cxnLst>
                            <a:rect l="0" t="0" r="r" b="b"/>
                            <a:pathLst>
                              <a:path w="160" h="200">
                                <a:moveTo>
                                  <a:pt x="2464" y="-6379"/>
                                </a:moveTo>
                                <a:lnTo>
                                  <a:pt x="2487" y="-6322"/>
                                </a:lnTo>
                                <a:moveTo>
                                  <a:pt x="2487" y="-6322"/>
                                </a:moveTo>
                                <a:lnTo>
                                  <a:pt x="2510" y="-6379"/>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2" name="AutoShape 381"/>
                        <wps:cNvSpPr>
                          <a:spLocks/>
                        </wps:cNvSpPr>
                        <wps:spPr bwMode="auto">
                          <a:xfrm>
                            <a:off x="1700" y="3168"/>
                            <a:ext cx="1660" cy="620"/>
                          </a:xfrm>
                          <a:custGeom>
                            <a:avLst/>
                            <a:gdLst>
                              <a:gd name="T0" fmla="+- 0 6982 1700"/>
                              <a:gd name="T1" fmla="*/ T0 w 1660"/>
                              <a:gd name="T2" fmla="+- 0 -1686 3168"/>
                              <a:gd name="T3" fmla="*/ -1686 h 620"/>
                              <a:gd name="T4" fmla="+- 0 6509 1700"/>
                              <a:gd name="T5" fmla="*/ T4 w 1660"/>
                              <a:gd name="T6" fmla="+- 0 -1686 3168"/>
                              <a:gd name="T7" fmla="*/ -1686 h 620"/>
                              <a:gd name="T8" fmla="+- 0 6509 1700"/>
                              <a:gd name="T9" fmla="*/ T8 w 1660"/>
                              <a:gd name="T10" fmla="+- 0 -1686 3168"/>
                              <a:gd name="T11" fmla="*/ -1686 h 620"/>
                              <a:gd name="T12" fmla="+- 0 6509 1700"/>
                              <a:gd name="T13" fmla="*/ T12 w 1660"/>
                              <a:gd name="T14" fmla="+- 0 -1509 3168"/>
                              <a:gd name="T15" fmla="*/ -1509 h 620"/>
                            </a:gdLst>
                            <a:ahLst/>
                            <a:cxnLst>
                              <a:cxn ang="0">
                                <a:pos x="T1" y="T3"/>
                              </a:cxn>
                              <a:cxn ang="0">
                                <a:pos x="T5" y="T7"/>
                              </a:cxn>
                              <a:cxn ang="0">
                                <a:pos x="T9" y="T11"/>
                              </a:cxn>
                              <a:cxn ang="0">
                                <a:pos x="T13" y="T15"/>
                              </a:cxn>
                            </a:cxnLst>
                            <a:rect l="0" t="0" r="r" b="b"/>
                            <a:pathLst>
                              <a:path w="1660" h="620">
                                <a:moveTo>
                                  <a:pt x="5282" y="-4854"/>
                                </a:moveTo>
                                <a:lnTo>
                                  <a:pt x="4809" y="-4854"/>
                                </a:lnTo>
                                <a:moveTo>
                                  <a:pt x="4809" y="-4854"/>
                                </a:moveTo>
                                <a:lnTo>
                                  <a:pt x="4809" y="-4677"/>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3" name="AutoShape 380"/>
                        <wps:cNvSpPr>
                          <a:spLocks/>
                        </wps:cNvSpPr>
                        <wps:spPr bwMode="auto">
                          <a:xfrm>
                            <a:off x="1620" y="3168"/>
                            <a:ext cx="160" cy="200"/>
                          </a:xfrm>
                          <a:custGeom>
                            <a:avLst/>
                            <a:gdLst>
                              <a:gd name="T0" fmla="+- 0 6486 1620"/>
                              <a:gd name="T1" fmla="*/ T0 w 160"/>
                              <a:gd name="T2" fmla="+- 0 -1566 3168"/>
                              <a:gd name="T3" fmla="*/ -1566 h 200"/>
                              <a:gd name="T4" fmla="+- 0 6509 1620"/>
                              <a:gd name="T5" fmla="*/ T4 w 160"/>
                              <a:gd name="T6" fmla="+- 0 -1509 3168"/>
                              <a:gd name="T7" fmla="*/ -1509 h 200"/>
                              <a:gd name="T8" fmla="+- 0 6509 1620"/>
                              <a:gd name="T9" fmla="*/ T8 w 160"/>
                              <a:gd name="T10" fmla="+- 0 -1509 3168"/>
                              <a:gd name="T11" fmla="*/ -1509 h 200"/>
                              <a:gd name="T12" fmla="+- 0 6532 1620"/>
                              <a:gd name="T13" fmla="*/ T12 w 160"/>
                              <a:gd name="T14" fmla="+- 0 -1566 3168"/>
                              <a:gd name="T15" fmla="*/ -1566 h 200"/>
                            </a:gdLst>
                            <a:ahLst/>
                            <a:cxnLst>
                              <a:cxn ang="0">
                                <a:pos x="T1" y="T3"/>
                              </a:cxn>
                              <a:cxn ang="0">
                                <a:pos x="T5" y="T7"/>
                              </a:cxn>
                              <a:cxn ang="0">
                                <a:pos x="T9" y="T11"/>
                              </a:cxn>
                              <a:cxn ang="0">
                                <a:pos x="T13" y="T15"/>
                              </a:cxn>
                            </a:cxnLst>
                            <a:rect l="0" t="0" r="r" b="b"/>
                            <a:pathLst>
                              <a:path w="160" h="200">
                                <a:moveTo>
                                  <a:pt x="4866" y="-4734"/>
                                </a:moveTo>
                                <a:lnTo>
                                  <a:pt x="4889" y="-4677"/>
                                </a:lnTo>
                                <a:moveTo>
                                  <a:pt x="4889" y="-4677"/>
                                </a:moveTo>
                                <a:lnTo>
                                  <a:pt x="4912" y="-4734"/>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 name="AutoShape 379"/>
                        <wps:cNvSpPr>
                          <a:spLocks/>
                        </wps:cNvSpPr>
                        <wps:spPr bwMode="auto">
                          <a:xfrm>
                            <a:off x="2200" y="3168"/>
                            <a:ext cx="2960" cy="480"/>
                          </a:xfrm>
                          <a:custGeom>
                            <a:avLst/>
                            <a:gdLst>
                              <a:gd name="T0" fmla="+- 0 7495 2200"/>
                              <a:gd name="T1" fmla="*/ T0 w 2960"/>
                              <a:gd name="T2" fmla="+- 0 -1646 3168"/>
                              <a:gd name="T3" fmla="*/ -1646 h 480"/>
                              <a:gd name="T4" fmla="+- 0 7495 2200"/>
                              <a:gd name="T5" fmla="*/ T4 w 2960"/>
                              <a:gd name="T6" fmla="+- 0 -1601 3168"/>
                              <a:gd name="T7" fmla="*/ -1601 h 480"/>
                              <a:gd name="T8" fmla="+- 0 7495 2200"/>
                              <a:gd name="T9" fmla="*/ T8 w 2960"/>
                              <a:gd name="T10" fmla="+- 0 -1601 3168"/>
                              <a:gd name="T11" fmla="*/ -1601 h 480"/>
                              <a:gd name="T12" fmla="+- 0 6651 2200"/>
                              <a:gd name="T13" fmla="*/ T12 w 2960"/>
                              <a:gd name="T14" fmla="+- 0 -1601 3168"/>
                              <a:gd name="T15" fmla="*/ -1601 h 480"/>
                              <a:gd name="T16" fmla="+- 0 6651 2200"/>
                              <a:gd name="T17" fmla="*/ T16 w 2960"/>
                              <a:gd name="T18" fmla="+- 0 -1601 3168"/>
                              <a:gd name="T19" fmla="*/ -1601 h 480"/>
                              <a:gd name="T20" fmla="+- 0 6651 2200"/>
                              <a:gd name="T21" fmla="*/ T20 w 2960"/>
                              <a:gd name="T22" fmla="+- 0 -1509 3168"/>
                              <a:gd name="T23" fmla="*/ -1509 h 480"/>
                            </a:gdLst>
                            <a:ahLst/>
                            <a:cxnLst>
                              <a:cxn ang="0">
                                <a:pos x="T1" y="T3"/>
                              </a:cxn>
                              <a:cxn ang="0">
                                <a:pos x="T5" y="T7"/>
                              </a:cxn>
                              <a:cxn ang="0">
                                <a:pos x="T9" y="T11"/>
                              </a:cxn>
                              <a:cxn ang="0">
                                <a:pos x="T13" y="T15"/>
                              </a:cxn>
                              <a:cxn ang="0">
                                <a:pos x="T17" y="T19"/>
                              </a:cxn>
                              <a:cxn ang="0">
                                <a:pos x="T21" y="T23"/>
                              </a:cxn>
                            </a:cxnLst>
                            <a:rect l="0" t="0" r="r" b="b"/>
                            <a:pathLst>
                              <a:path w="2960" h="480">
                                <a:moveTo>
                                  <a:pt x="5295" y="-4814"/>
                                </a:moveTo>
                                <a:lnTo>
                                  <a:pt x="5295" y="-4769"/>
                                </a:lnTo>
                                <a:moveTo>
                                  <a:pt x="5295" y="-4769"/>
                                </a:moveTo>
                                <a:lnTo>
                                  <a:pt x="4451" y="-4769"/>
                                </a:lnTo>
                                <a:moveTo>
                                  <a:pt x="4451" y="-4769"/>
                                </a:moveTo>
                                <a:lnTo>
                                  <a:pt x="4451" y="-4677"/>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 name="AutoShape 378"/>
                        <wps:cNvSpPr>
                          <a:spLocks/>
                        </wps:cNvSpPr>
                        <wps:spPr bwMode="auto">
                          <a:xfrm>
                            <a:off x="2120" y="3168"/>
                            <a:ext cx="160" cy="200"/>
                          </a:xfrm>
                          <a:custGeom>
                            <a:avLst/>
                            <a:gdLst>
                              <a:gd name="T0" fmla="+- 0 6629 2120"/>
                              <a:gd name="T1" fmla="*/ T0 w 160"/>
                              <a:gd name="T2" fmla="+- 0 -1566 3168"/>
                              <a:gd name="T3" fmla="*/ -1566 h 200"/>
                              <a:gd name="T4" fmla="+- 0 6651 2120"/>
                              <a:gd name="T5" fmla="*/ T4 w 160"/>
                              <a:gd name="T6" fmla="+- 0 -1509 3168"/>
                              <a:gd name="T7" fmla="*/ -1509 h 200"/>
                              <a:gd name="T8" fmla="+- 0 6651 2120"/>
                              <a:gd name="T9" fmla="*/ T8 w 160"/>
                              <a:gd name="T10" fmla="+- 0 -1509 3168"/>
                              <a:gd name="T11" fmla="*/ -1509 h 200"/>
                              <a:gd name="T12" fmla="+- 0 6674 2120"/>
                              <a:gd name="T13" fmla="*/ T12 w 160"/>
                              <a:gd name="T14" fmla="+- 0 -1566 3168"/>
                              <a:gd name="T15" fmla="*/ -1566 h 200"/>
                            </a:gdLst>
                            <a:ahLst/>
                            <a:cxnLst>
                              <a:cxn ang="0">
                                <a:pos x="T1" y="T3"/>
                              </a:cxn>
                              <a:cxn ang="0">
                                <a:pos x="T5" y="T7"/>
                              </a:cxn>
                              <a:cxn ang="0">
                                <a:pos x="T9" y="T11"/>
                              </a:cxn>
                              <a:cxn ang="0">
                                <a:pos x="T13" y="T15"/>
                              </a:cxn>
                            </a:cxnLst>
                            <a:rect l="0" t="0" r="r" b="b"/>
                            <a:pathLst>
                              <a:path w="160" h="200">
                                <a:moveTo>
                                  <a:pt x="4509" y="-4734"/>
                                </a:moveTo>
                                <a:lnTo>
                                  <a:pt x="4531" y="-4677"/>
                                </a:lnTo>
                                <a:moveTo>
                                  <a:pt x="4531" y="-4677"/>
                                </a:moveTo>
                                <a:lnTo>
                                  <a:pt x="4554" y="-4734"/>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 name="Line 377"/>
                        <wps:cNvCnPr>
                          <a:cxnSpLocks noChangeShapeType="1"/>
                        </wps:cNvCnPr>
                        <wps:spPr bwMode="auto">
                          <a:xfrm>
                            <a:off x="6577" y="-1452"/>
                            <a:ext cx="0" cy="125"/>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87" name="AutoShape 376"/>
                        <wps:cNvSpPr>
                          <a:spLocks/>
                        </wps:cNvSpPr>
                        <wps:spPr bwMode="auto">
                          <a:xfrm>
                            <a:off x="1860" y="2528"/>
                            <a:ext cx="160" cy="200"/>
                          </a:xfrm>
                          <a:custGeom>
                            <a:avLst/>
                            <a:gdLst>
                              <a:gd name="T0" fmla="+- 0 6554 1860"/>
                              <a:gd name="T1" fmla="*/ T0 w 160"/>
                              <a:gd name="T2" fmla="+- 0 -1384 2528"/>
                              <a:gd name="T3" fmla="*/ -1384 h 200"/>
                              <a:gd name="T4" fmla="+- 0 6577 1860"/>
                              <a:gd name="T5" fmla="*/ T4 w 160"/>
                              <a:gd name="T6" fmla="+- 0 -1327 2528"/>
                              <a:gd name="T7" fmla="*/ -1327 h 200"/>
                              <a:gd name="T8" fmla="+- 0 6577 1860"/>
                              <a:gd name="T9" fmla="*/ T8 w 160"/>
                              <a:gd name="T10" fmla="+- 0 -1327 2528"/>
                              <a:gd name="T11" fmla="*/ -1327 h 200"/>
                              <a:gd name="T12" fmla="+- 0 6600 1860"/>
                              <a:gd name="T13" fmla="*/ T12 w 160"/>
                              <a:gd name="T14" fmla="+- 0 -1384 2528"/>
                              <a:gd name="T15" fmla="*/ -1384 h 200"/>
                            </a:gdLst>
                            <a:ahLst/>
                            <a:cxnLst>
                              <a:cxn ang="0">
                                <a:pos x="T1" y="T3"/>
                              </a:cxn>
                              <a:cxn ang="0">
                                <a:pos x="T5" y="T7"/>
                              </a:cxn>
                              <a:cxn ang="0">
                                <a:pos x="T9" y="T11"/>
                              </a:cxn>
                              <a:cxn ang="0">
                                <a:pos x="T13" y="T15"/>
                              </a:cxn>
                            </a:cxnLst>
                            <a:rect l="0" t="0" r="r" b="b"/>
                            <a:pathLst>
                              <a:path w="160" h="200">
                                <a:moveTo>
                                  <a:pt x="4694" y="-3912"/>
                                </a:moveTo>
                                <a:lnTo>
                                  <a:pt x="4717" y="-3855"/>
                                </a:lnTo>
                                <a:moveTo>
                                  <a:pt x="4717" y="-3855"/>
                                </a:moveTo>
                                <a:lnTo>
                                  <a:pt x="4740" y="-3912"/>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 name="Line 375"/>
                        <wps:cNvCnPr>
                          <a:cxnSpLocks noChangeShapeType="1"/>
                        </wps:cNvCnPr>
                        <wps:spPr bwMode="auto">
                          <a:xfrm>
                            <a:off x="6560" y="-1099"/>
                            <a:ext cx="0" cy="114"/>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89" name="AutoShape 374"/>
                        <wps:cNvSpPr>
                          <a:spLocks/>
                        </wps:cNvSpPr>
                        <wps:spPr bwMode="auto">
                          <a:xfrm>
                            <a:off x="1800" y="1328"/>
                            <a:ext cx="160" cy="200"/>
                          </a:xfrm>
                          <a:custGeom>
                            <a:avLst/>
                            <a:gdLst>
                              <a:gd name="T0" fmla="+- 0 6537 1800"/>
                              <a:gd name="T1" fmla="*/ T0 w 160"/>
                              <a:gd name="T2" fmla="+- 0 -1042 1328"/>
                              <a:gd name="T3" fmla="*/ -1042 h 200"/>
                              <a:gd name="T4" fmla="+- 0 6560 1800"/>
                              <a:gd name="T5" fmla="*/ T4 w 160"/>
                              <a:gd name="T6" fmla="+- 0 -985 1328"/>
                              <a:gd name="T7" fmla="*/ -985 h 200"/>
                              <a:gd name="T8" fmla="+- 0 6560 1800"/>
                              <a:gd name="T9" fmla="*/ T8 w 160"/>
                              <a:gd name="T10" fmla="+- 0 -985 1328"/>
                              <a:gd name="T11" fmla="*/ -985 h 200"/>
                              <a:gd name="T12" fmla="+- 0 6583 1800"/>
                              <a:gd name="T13" fmla="*/ T12 w 160"/>
                              <a:gd name="T14" fmla="+- 0 -1042 1328"/>
                              <a:gd name="T15" fmla="*/ -1042 h 200"/>
                            </a:gdLst>
                            <a:ahLst/>
                            <a:cxnLst>
                              <a:cxn ang="0">
                                <a:pos x="T1" y="T3"/>
                              </a:cxn>
                              <a:cxn ang="0">
                                <a:pos x="T5" y="T7"/>
                              </a:cxn>
                              <a:cxn ang="0">
                                <a:pos x="T9" y="T11"/>
                              </a:cxn>
                              <a:cxn ang="0">
                                <a:pos x="T13" y="T15"/>
                              </a:cxn>
                            </a:cxnLst>
                            <a:rect l="0" t="0" r="r" b="b"/>
                            <a:pathLst>
                              <a:path w="160" h="200">
                                <a:moveTo>
                                  <a:pt x="4737" y="-2370"/>
                                </a:moveTo>
                                <a:lnTo>
                                  <a:pt x="4760" y="-2313"/>
                                </a:lnTo>
                                <a:moveTo>
                                  <a:pt x="4760" y="-2313"/>
                                </a:moveTo>
                                <a:lnTo>
                                  <a:pt x="4783" y="-2370"/>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0" name="Line 373"/>
                        <wps:cNvCnPr>
                          <a:cxnSpLocks noChangeShapeType="1"/>
                        </wps:cNvCnPr>
                        <wps:spPr bwMode="auto">
                          <a:xfrm>
                            <a:off x="8745" y="-712"/>
                            <a:ext cx="0" cy="92"/>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91" name="AutoShape 372"/>
                        <wps:cNvSpPr>
                          <a:spLocks/>
                        </wps:cNvSpPr>
                        <wps:spPr bwMode="auto">
                          <a:xfrm>
                            <a:off x="9460" y="48"/>
                            <a:ext cx="160" cy="200"/>
                          </a:xfrm>
                          <a:custGeom>
                            <a:avLst/>
                            <a:gdLst>
                              <a:gd name="T0" fmla="+- 0 8722 9460"/>
                              <a:gd name="T1" fmla="*/ T0 w 160"/>
                              <a:gd name="T2" fmla="+- 0 -677 48"/>
                              <a:gd name="T3" fmla="*/ -677 h 200"/>
                              <a:gd name="T4" fmla="+- 0 8745 9460"/>
                              <a:gd name="T5" fmla="*/ T4 w 160"/>
                              <a:gd name="T6" fmla="+- 0 -620 48"/>
                              <a:gd name="T7" fmla="*/ -620 h 200"/>
                              <a:gd name="T8" fmla="+- 0 8745 9460"/>
                              <a:gd name="T9" fmla="*/ T8 w 160"/>
                              <a:gd name="T10" fmla="+- 0 -620 48"/>
                              <a:gd name="T11" fmla="*/ -620 h 200"/>
                              <a:gd name="T12" fmla="+- 0 8767 9460"/>
                              <a:gd name="T13" fmla="*/ T12 w 160"/>
                              <a:gd name="T14" fmla="+- 0 -677 48"/>
                              <a:gd name="T15" fmla="*/ -677 h 200"/>
                            </a:gdLst>
                            <a:ahLst/>
                            <a:cxnLst>
                              <a:cxn ang="0">
                                <a:pos x="T1" y="T3"/>
                              </a:cxn>
                              <a:cxn ang="0">
                                <a:pos x="T5" y="T7"/>
                              </a:cxn>
                              <a:cxn ang="0">
                                <a:pos x="T9" y="T11"/>
                              </a:cxn>
                              <a:cxn ang="0">
                                <a:pos x="T13" y="T15"/>
                              </a:cxn>
                            </a:cxnLst>
                            <a:rect l="0" t="0" r="r" b="b"/>
                            <a:pathLst>
                              <a:path w="160" h="200">
                                <a:moveTo>
                                  <a:pt x="-738" y="-725"/>
                                </a:moveTo>
                                <a:lnTo>
                                  <a:pt x="-715" y="-668"/>
                                </a:lnTo>
                                <a:moveTo>
                                  <a:pt x="-715" y="-668"/>
                                </a:moveTo>
                                <a:lnTo>
                                  <a:pt x="-693" y="-725"/>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 name="AutoShape 371"/>
                        <wps:cNvSpPr>
                          <a:spLocks/>
                        </wps:cNvSpPr>
                        <wps:spPr bwMode="auto">
                          <a:xfrm>
                            <a:off x="2260" y="-2252"/>
                            <a:ext cx="6780" cy="2100"/>
                          </a:xfrm>
                          <a:custGeom>
                            <a:avLst/>
                            <a:gdLst>
                              <a:gd name="T0" fmla="+- 0 8602 2260"/>
                              <a:gd name="T1" fmla="*/ T0 w 6780"/>
                              <a:gd name="T2" fmla="+- 0 -563 -2252"/>
                              <a:gd name="T3" fmla="*/ -563 h 2100"/>
                              <a:gd name="T4" fmla="+- 0 8602 2260"/>
                              <a:gd name="T5" fmla="*/ T4 w 6780"/>
                              <a:gd name="T6" fmla="+- 0 -284 -2252"/>
                              <a:gd name="T7" fmla="*/ -284 h 2100"/>
                              <a:gd name="T8" fmla="+- 0 8602 2260"/>
                              <a:gd name="T9" fmla="*/ T8 w 6780"/>
                              <a:gd name="T10" fmla="+- 0 -284 -2252"/>
                              <a:gd name="T11" fmla="*/ -284 h 2100"/>
                              <a:gd name="T12" fmla="+- 0 6668 2260"/>
                              <a:gd name="T13" fmla="*/ T12 w 6780"/>
                              <a:gd name="T14" fmla="+- 0 -284 -2252"/>
                              <a:gd name="T15" fmla="*/ -284 h 2100"/>
                              <a:gd name="T16" fmla="+- 0 6668 2260"/>
                              <a:gd name="T17" fmla="*/ T16 w 6780"/>
                              <a:gd name="T18" fmla="+- 0 -284 -2252"/>
                              <a:gd name="T19" fmla="*/ -284 h 2100"/>
                              <a:gd name="T20" fmla="+- 0 6668 2260"/>
                              <a:gd name="T21" fmla="*/ T20 w 6780"/>
                              <a:gd name="T22" fmla="+- 0 35 -2252"/>
                              <a:gd name="T23" fmla="*/ 35 h 2100"/>
                            </a:gdLst>
                            <a:ahLst/>
                            <a:cxnLst>
                              <a:cxn ang="0">
                                <a:pos x="T1" y="T3"/>
                              </a:cxn>
                              <a:cxn ang="0">
                                <a:pos x="T5" y="T7"/>
                              </a:cxn>
                              <a:cxn ang="0">
                                <a:pos x="T9" y="T11"/>
                              </a:cxn>
                              <a:cxn ang="0">
                                <a:pos x="T13" y="T15"/>
                              </a:cxn>
                              <a:cxn ang="0">
                                <a:pos x="T17" y="T19"/>
                              </a:cxn>
                              <a:cxn ang="0">
                                <a:pos x="T21" y="T23"/>
                              </a:cxn>
                            </a:cxnLst>
                            <a:rect l="0" t="0" r="r" b="b"/>
                            <a:pathLst>
                              <a:path w="6780" h="2100">
                                <a:moveTo>
                                  <a:pt x="6342" y="1689"/>
                                </a:moveTo>
                                <a:lnTo>
                                  <a:pt x="6342" y="1968"/>
                                </a:lnTo>
                                <a:moveTo>
                                  <a:pt x="6342" y="1968"/>
                                </a:moveTo>
                                <a:lnTo>
                                  <a:pt x="4408" y="1968"/>
                                </a:lnTo>
                                <a:moveTo>
                                  <a:pt x="4408" y="1968"/>
                                </a:moveTo>
                                <a:lnTo>
                                  <a:pt x="4408" y="2287"/>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3" name="AutoShape 370"/>
                        <wps:cNvSpPr>
                          <a:spLocks/>
                        </wps:cNvSpPr>
                        <wps:spPr bwMode="auto">
                          <a:xfrm>
                            <a:off x="2180" y="-2252"/>
                            <a:ext cx="160" cy="200"/>
                          </a:xfrm>
                          <a:custGeom>
                            <a:avLst/>
                            <a:gdLst>
                              <a:gd name="T0" fmla="+- 0 6646 2180"/>
                              <a:gd name="T1" fmla="*/ T0 w 160"/>
                              <a:gd name="T2" fmla="+- 0 -22 -2252"/>
                              <a:gd name="T3" fmla="*/ -22 h 200"/>
                              <a:gd name="T4" fmla="+- 0 6668 2180"/>
                              <a:gd name="T5" fmla="*/ T4 w 160"/>
                              <a:gd name="T6" fmla="+- 0 35 -2252"/>
                              <a:gd name="T7" fmla="*/ 35 h 200"/>
                              <a:gd name="T8" fmla="+- 0 6668 2180"/>
                              <a:gd name="T9" fmla="*/ T8 w 160"/>
                              <a:gd name="T10" fmla="+- 0 35 -2252"/>
                              <a:gd name="T11" fmla="*/ 35 h 200"/>
                              <a:gd name="T12" fmla="+- 0 6691 2180"/>
                              <a:gd name="T13" fmla="*/ T12 w 160"/>
                              <a:gd name="T14" fmla="+- 0 -22 -2252"/>
                              <a:gd name="T15" fmla="*/ -22 h 200"/>
                            </a:gdLst>
                            <a:ahLst/>
                            <a:cxnLst>
                              <a:cxn ang="0">
                                <a:pos x="T1" y="T3"/>
                              </a:cxn>
                              <a:cxn ang="0">
                                <a:pos x="T5" y="T7"/>
                              </a:cxn>
                              <a:cxn ang="0">
                                <a:pos x="T9" y="T11"/>
                              </a:cxn>
                              <a:cxn ang="0">
                                <a:pos x="T13" y="T15"/>
                              </a:cxn>
                            </a:cxnLst>
                            <a:rect l="0" t="0" r="r" b="b"/>
                            <a:pathLst>
                              <a:path w="160" h="200">
                                <a:moveTo>
                                  <a:pt x="4466" y="2230"/>
                                </a:moveTo>
                                <a:lnTo>
                                  <a:pt x="4488" y="2287"/>
                                </a:lnTo>
                                <a:moveTo>
                                  <a:pt x="4488" y="2287"/>
                                </a:moveTo>
                                <a:lnTo>
                                  <a:pt x="4511" y="2230"/>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 name="Line 369"/>
                        <wps:cNvCnPr>
                          <a:cxnSpLocks noChangeShapeType="1"/>
                        </wps:cNvCnPr>
                        <wps:spPr bwMode="auto">
                          <a:xfrm>
                            <a:off x="10193" y="-677"/>
                            <a:ext cx="0" cy="79"/>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95" name="AutoShape 368"/>
                        <wps:cNvSpPr>
                          <a:spLocks/>
                        </wps:cNvSpPr>
                        <wps:spPr bwMode="auto">
                          <a:xfrm>
                            <a:off x="14540" y="-32"/>
                            <a:ext cx="160" cy="200"/>
                          </a:xfrm>
                          <a:custGeom>
                            <a:avLst/>
                            <a:gdLst>
                              <a:gd name="T0" fmla="+- 0 10170 14540"/>
                              <a:gd name="T1" fmla="*/ T0 w 160"/>
                              <a:gd name="T2" fmla="+- 0 -655 -32"/>
                              <a:gd name="T3" fmla="*/ -655 h 200"/>
                              <a:gd name="T4" fmla="+- 0 10193 14540"/>
                              <a:gd name="T5" fmla="*/ T4 w 160"/>
                              <a:gd name="T6" fmla="+- 0 -598 -32"/>
                              <a:gd name="T7" fmla="*/ -598 h 200"/>
                              <a:gd name="T8" fmla="+- 0 10193 14540"/>
                              <a:gd name="T9" fmla="*/ T8 w 160"/>
                              <a:gd name="T10" fmla="+- 0 -598 -32"/>
                              <a:gd name="T11" fmla="*/ -598 h 200"/>
                              <a:gd name="T12" fmla="+- 0 10216 14540"/>
                              <a:gd name="T13" fmla="*/ T12 w 160"/>
                              <a:gd name="T14" fmla="+- 0 -655 -32"/>
                              <a:gd name="T15" fmla="*/ -655 h 200"/>
                            </a:gdLst>
                            <a:ahLst/>
                            <a:cxnLst>
                              <a:cxn ang="0">
                                <a:pos x="T1" y="T3"/>
                              </a:cxn>
                              <a:cxn ang="0">
                                <a:pos x="T5" y="T7"/>
                              </a:cxn>
                              <a:cxn ang="0">
                                <a:pos x="T9" y="T11"/>
                              </a:cxn>
                              <a:cxn ang="0">
                                <a:pos x="T13" y="T15"/>
                              </a:cxn>
                            </a:cxnLst>
                            <a:rect l="0" t="0" r="r" b="b"/>
                            <a:pathLst>
                              <a:path w="160" h="200">
                                <a:moveTo>
                                  <a:pt x="-4370" y="-623"/>
                                </a:moveTo>
                                <a:lnTo>
                                  <a:pt x="-4347" y="-566"/>
                                </a:lnTo>
                                <a:moveTo>
                                  <a:pt x="-4347" y="-566"/>
                                </a:moveTo>
                                <a:lnTo>
                                  <a:pt x="-4324" y="-623"/>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6" name="AutoShape 367"/>
                        <wps:cNvSpPr>
                          <a:spLocks/>
                        </wps:cNvSpPr>
                        <wps:spPr bwMode="auto">
                          <a:xfrm>
                            <a:off x="2580" y="-2332"/>
                            <a:ext cx="11540" cy="2100"/>
                          </a:xfrm>
                          <a:custGeom>
                            <a:avLst/>
                            <a:gdLst>
                              <a:gd name="T0" fmla="+- 0 10051 2580"/>
                              <a:gd name="T1" fmla="*/ T0 w 11540"/>
                              <a:gd name="T2" fmla="+- 0 -541 -2332"/>
                              <a:gd name="T3" fmla="*/ -541 h 2100"/>
                              <a:gd name="T4" fmla="+- 0 10051 2580"/>
                              <a:gd name="T5" fmla="*/ T4 w 11540"/>
                              <a:gd name="T6" fmla="+- 0 58 -2332"/>
                              <a:gd name="T7" fmla="*/ 58 h 2100"/>
                              <a:gd name="T8" fmla="+- 0 10051 2580"/>
                              <a:gd name="T9" fmla="*/ T8 w 11540"/>
                              <a:gd name="T10" fmla="+- 0 58 -2332"/>
                              <a:gd name="T11" fmla="*/ 58 h 2100"/>
                              <a:gd name="T12" fmla="+- 0 6760 2580"/>
                              <a:gd name="T13" fmla="*/ T12 w 11540"/>
                              <a:gd name="T14" fmla="+- 0 58 -2332"/>
                              <a:gd name="T15" fmla="*/ 58 h 2100"/>
                            </a:gdLst>
                            <a:ahLst/>
                            <a:cxnLst>
                              <a:cxn ang="0">
                                <a:pos x="T1" y="T3"/>
                              </a:cxn>
                              <a:cxn ang="0">
                                <a:pos x="T5" y="T7"/>
                              </a:cxn>
                              <a:cxn ang="0">
                                <a:pos x="T9" y="T11"/>
                              </a:cxn>
                              <a:cxn ang="0">
                                <a:pos x="T13" y="T15"/>
                              </a:cxn>
                            </a:cxnLst>
                            <a:rect l="0" t="0" r="r" b="b"/>
                            <a:pathLst>
                              <a:path w="11540" h="2100">
                                <a:moveTo>
                                  <a:pt x="7471" y="1791"/>
                                </a:moveTo>
                                <a:lnTo>
                                  <a:pt x="7471" y="2390"/>
                                </a:lnTo>
                                <a:moveTo>
                                  <a:pt x="7471" y="2390"/>
                                </a:moveTo>
                                <a:lnTo>
                                  <a:pt x="4180" y="2390"/>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7" name="AutoShape 366"/>
                        <wps:cNvSpPr>
                          <a:spLocks/>
                        </wps:cNvSpPr>
                        <wps:spPr bwMode="auto">
                          <a:xfrm>
                            <a:off x="2580" y="-2412"/>
                            <a:ext cx="200" cy="160"/>
                          </a:xfrm>
                          <a:custGeom>
                            <a:avLst/>
                            <a:gdLst>
                              <a:gd name="T0" fmla="+- 0 6817 2580"/>
                              <a:gd name="T1" fmla="*/ T0 w 200"/>
                              <a:gd name="T2" fmla="+- 0 35 -2412"/>
                              <a:gd name="T3" fmla="*/ 35 h 160"/>
                              <a:gd name="T4" fmla="+- 0 6760 2580"/>
                              <a:gd name="T5" fmla="*/ T4 w 200"/>
                              <a:gd name="T6" fmla="+- 0 58 -2412"/>
                              <a:gd name="T7" fmla="*/ 58 h 160"/>
                              <a:gd name="T8" fmla="+- 0 6760 2580"/>
                              <a:gd name="T9" fmla="*/ T8 w 200"/>
                              <a:gd name="T10" fmla="+- 0 58 -2412"/>
                              <a:gd name="T11" fmla="*/ 58 h 160"/>
                              <a:gd name="T12" fmla="+- 0 6817 2580"/>
                              <a:gd name="T13" fmla="*/ T12 w 200"/>
                              <a:gd name="T14" fmla="+- 0 81 -2412"/>
                              <a:gd name="T15" fmla="*/ 81 h 160"/>
                            </a:gdLst>
                            <a:ahLst/>
                            <a:cxnLst>
                              <a:cxn ang="0">
                                <a:pos x="T1" y="T3"/>
                              </a:cxn>
                              <a:cxn ang="0">
                                <a:pos x="T5" y="T7"/>
                              </a:cxn>
                              <a:cxn ang="0">
                                <a:pos x="T9" y="T11"/>
                              </a:cxn>
                              <a:cxn ang="0">
                                <a:pos x="T13" y="T15"/>
                              </a:cxn>
                            </a:cxnLst>
                            <a:rect l="0" t="0" r="r" b="b"/>
                            <a:pathLst>
                              <a:path w="200" h="160">
                                <a:moveTo>
                                  <a:pt x="4237" y="2447"/>
                                </a:moveTo>
                                <a:lnTo>
                                  <a:pt x="4180" y="2470"/>
                                </a:lnTo>
                                <a:moveTo>
                                  <a:pt x="4180" y="2470"/>
                                </a:moveTo>
                                <a:lnTo>
                                  <a:pt x="4237" y="2493"/>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8" name="Line 365"/>
                        <wps:cNvCnPr>
                          <a:cxnSpLocks noChangeShapeType="1"/>
                        </wps:cNvCnPr>
                        <wps:spPr bwMode="auto">
                          <a:xfrm>
                            <a:off x="6469" y="-928"/>
                            <a:ext cx="0" cy="963"/>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499" name="AutoShape 364"/>
                        <wps:cNvSpPr>
                          <a:spLocks/>
                        </wps:cNvSpPr>
                        <wps:spPr bwMode="auto">
                          <a:xfrm>
                            <a:off x="1480" y="-2252"/>
                            <a:ext cx="160" cy="200"/>
                          </a:xfrm>
                          <a:custGeom>
                            <a:avLst/>
                            <a:gdLst>
                              <a:gd name="T0" fmla="+- 0 6446 1480"/>
                              <a:gd name="T1" fmla="*/ T0 w 160"/>
                              <a:gd name="T2" fmla="+- 0 -22 -2252"/>
                              <a:gd name="T3" fmla="*/ -22 h 200"/>
                              <a:gd name="T4" fmla="+- 0 6469 1480"/>
                              <a:gd name="T5" fmla="*/ T4 w 160"/>
                              <a:gd name="T6" fmla="+- 0 35 -2252"/>
                              <a:gd name="T7" fmla="*/ 35 h 200"/>
                              <a:gd name="T8" fmla="+- 0 6469 1480"/>
                              <a:gd name="T9" fmla="*/ T8 w 160"/>
                              <a:gd name="T10" fmla="+- 0 35 -2252"/>
                              <a:gd name="T11" fmla="*/ 35 h 200"/>
                              <a:gd name="T12" fmla="+- 0 6492 1480"/>
                              <a:gd name="T13" fmla="*/ T12 w 160"/>
                              <a:gd name="T14" fmla="+- 0 -22 -2252"/>
                              <a:gd name="T15" fmla="*/ -22 h 200"/>
                            </a:gdLst>
                            <a:ahLst/>
                            <a:cxnLst>
                              <a:cxn ang="0">
                                <a:pos x="T1" y="T3"/>
                              </a:cxn>
                              <a:cxn ang="0">
                                <a:pos x="T5" y="T7"/>
                              </a:cxn>
                              <a:cxn ang="0">
                                <a:pos x="T9" y="T11"/>
                              </a:cxn>
                              <a:cxn ang="0">
                                <a:pos x="T13" y="T15"/>
                              </a:cxn>
                            </a:cxnLst>
                            <a:rect l="0" t="0" r="r" b="b"/>
                            <a:pathLst>
                              <a:path w="160" h="200">
                                <a:moveTo>
                                  <a:pt x="4966" y="2230"/>
                                </a:moveTo>
                                <a:lnTo>
                                  <a:pt x="4989" y="2287"/>
                                </a:lnTo>
                                <a:moveTo>
                                  <a:pt x="4989" y="2287"/>
                                </a:moveTo>
                                <a:lnTo>
                                  <a:pt x="5012" y="2230"/>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 name="Line 363"/>
                        <wps:cNvCnPr>
                          <a:cxnSpLocks noChangeShapeType="1"/>
                        </wps:cNvCnPr>
                        <wps:spPr bwMode="auto">
                          <a:xfrm>
                            <a:off x="6600" y="92"/>
                            <a:ext cx="0" cy="120"/>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01" name="AutoShape 362"/>
                        <wps:cNvSpPr>
                          <a:spLocks/>
                        </wps:cNvSpPr>
                        <wps:spPr bwMode="auto">
                          <a:xfrm>
                            <a:off x="1940" y="-2872"/>
                            <a:ext cx="160" cy="200"/>
                          </a:xfrm>
                          <a:custGeom>
                            <a:avLst/>
                            <a:gdLst>
                              <a:gd name="T0" fmla="+- 0 6577 1940"/>
                              <a:gd name="T1" fmla="*/ T0 w 160"/>
                              <a:gd name="T2" fmla="+- 0 155 -2872"/>
                              <a:gd name="T3" fmla="*/ 155 h 200"/>
                              <a:gd name="T4" fmla="+- 0 6600 1940"/>
                              <a:gd name="T5" fmla="*/ T4 w 160"/>
                              <a:gd name="T6" fmla="+- 0 212 -2872"/>
                              <a:gd name="T7" fmla="*/ 212 h 200"/>
                              <a:gd name="T8" fmla="+- 0 6600 1940"/>
                              <a:gd name="T9" fmla="*/ T8 w 160"/>
                              <a:gd name="T10" fmla="+- 0 212 -2872"/>
                              <a:gd name="T11" fmla="*/ 212 h 200"/>
                              <a:gd name="T12" fmla="+- 0 6623 1940"/>
                              <a:gd name="T13" fmla="*/ T12 w 160"/>
                              <a:gd name="T14" fmla="+- 0 155 -2872"/>
                              <a:gd name="T15" fmla="*/ 155 h 200"/>
                            </a:gdLst>
                            <a:ahLst/>
                            <a:cxnLst>
                              <a:cxn ang="0">
                                <a:pos x="T1" y="T3"/>
                              </a:cxn>
                              <a:cxn ang="0">
                                <a:pos x="T5" y="T7"/>
                              </a:cxn>
                              <a:cxn ang="0">
                                <a:pos x="T9" y="T11"/>
                              </a:cxn>
                              <a:cxn ang="0">
                                <a:pos x="T13" y="T15"/>
                              </a:cxn>
                            </a:cxnLst>
                            <a:rect l="0" t="0" r="r" b="b"/>
                            <a:pathLst>
                              <a:path w="160" h="200">
                                <a:moveTo>
                                  <a:pt x="4637" y="3027"/>
                                </a:moveTo>
                                <a:lnTo>
                                  <a:pt x="4660" y="3084"/>
                                </a:lnTo>
                                <a:moveTo>
                                  <a:pt x="4660" y="3084"/>
                                </a:moveTo>
                                <a:lnTo>
                                  <a:pt x="4683" y="3027"/>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 name="Line 361"/>
                        <wps:cNvCnPr>
                          <a:cxnSpLocks noChangeShapeType="1"/>
                        </wps:cNvCnPr>
                        <wps:spPr bwMode="auto">
                          <a:xfrm>
                            <a:off x="6611" y="-928"/>
                            <a:ext cx="0" cy="279"/>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03" name="AutoShape 360"/>
                        <wps:cNvSpPr>
                          <a:spLocks/>
                        </wps:cNvSpPr>
                        <wps:spPr bwMode="auto">
                          <a:xfrm>
                            <a:off x="1980" y="148"/>
                            <a:ext cx="160" cy="200"/>
                          </a:xfrm>
                          <a:custGeom>
                            <a:avLst/>
                            <a:gdLst>
                              <a:gd name="T0" fmla="+- 0 6589 1980"/>
                              <a:gd name="T1" fmla="*/ T0 w 160"/>
                              <a:gd name="T2" fmla="+- 0 -706 148"/>
                              <a:gd name="T3" fmla="*/ -706 h 200"/>
                              <a:gd name="T4" fmla="+- 0 6611 1980"/>
                              <a:gd name="T5" fmla="*/ T4 w 160"/>
                              <a:gd name="T6" fmla="+- 0 -649 148"/>
                              <a:gd name="T7" fmla="*/ -649 h 200"/>
                              <a:gd name="T8" fmla="+- 0 6611 1980"/>
                              <a:gd name="T9" fmla="*/ T8 w 160"/>
                              <a:gd name="T10" fmla="+- 0 -649 148"/>
                              <a:gd name="T11" fmla="*/ -649 h 200"/>
                              <a:gd name="T12" fmla="+- 0 6634 1980"/>
                              <a:gd name="T13" fmla="*/ T12 w 160"/>
                              <a:gd name="T14" fmla="+- 0 -706 148"/>
                              <a:gd name="T15" fmla="*/ -706 h 200"/>
                            </a:gdLst>
                            <a:ahLst/>
                            <a:cxnLst>
                              <a:cxn ang="0">
                                <a:pos x="T1" y="T3"/>
                              </a:cxn>
                              <a:cxn ang="0">
                                <a:pos x="T5" y="T7"/>
                              </a:cxn>
                              <a:cxn ang="0">
                                <a:pos x="T9" y="T11"/>
                              </a:cxn>
                              <a:cxn ang="0">
                                <a:pos x="T13" y="T15"/>
                              </a:cxn>
                            </a:cxnLst>
                            <a:rect l="0" t="0" r="r" b="b"/>
                            <a:pathLst>
                              <a:path w="160" h="200">
                                <a:moveTo>
                                  <a:pt x="4609" y="-854"/>
                                </a:moveTo>
                                <a:lnTo>
                                  <a:pt x="4631" y="-797"/>
                                </a:lnTo>
                                <a:moveTo>
                                  <a:pt x="4631" y="-797"/>
                                </a:moveTo>
                                <a:lnTo>
                                  <a:pt x="4654" y="-854"/>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 name="Line 359"/>
                        <wps:cNvCnPr>
                          <a:cxnSpLocks noChangeShapeType="1"/>
                        </wps:cNvCnPr>
                        <wps:spPr bwMode="auto">
                          <a:xfrm>
                            <a:off x="6879" y="-484"/>
                            <a:ext cx="822" cy="0"/>
                          </a:xfrm>
                          <a:prstGeom prst="line">
                            <a:avLst/>
                          </a:prstGeom>
                          <a:noFill/>
                          <a:ln w="3981">
                            <a:solidFill>
                              <a:srgbClr val="000000"/>
                            </a:solidFill>
                            <a:round/>
                            <a:headEnd/>
                            <a:tailEnd/>
                          </a:ln>
                          <a:extLst>
                            <a:ext uri="{909E8E84-426E-40DD-AFC4-6F175D3DCCD1}">
                              <a14:hiddenFill xmlns:a14="http://schemas.microsoft.com/office/drawing/2010/main">
                                <a:noFill/>
                              </a14:hiddenFill>
                            </a:ext>
                          </a:extLst>
                        </wps:spPr>
                        <wps:bodyPr/>
                      </wps:wsp>
                      <wps:wsp>
                        <wps:cNvPr id="505" name="AutoShape 358"/>
                        <wps:cNvSpPr>
                          <a:spLocks/>
                        </wps:cNvSpPr>
                        <wps:spPr bwMode="auto">
                          <a:xfrm>
                            <a:off x="5680" y="-512"/>
                            <a:ext cx="200" cy="160"/>
                          </a:xfrm>
                          <a:custGeom>
                            <a:avLst/>
                            <a:gdLst>
                              <a:gd name="T0" fmla="+- 0 7644 5680"/>
                              <a:gd name="T1" fmla="*/ T0 w 200"/>
                              <a:gd name="T2" fmla="+- 0 -461 -512"/>
                              <a:gd name="T3" fmla="*/ -461 h 160"/>
                              <a:gd name="T4" fmla="+- 0 7701 5680"/>
                              <a:gd name="T5" fmla="*/ T4 w 200"/>
                              <a:gd name="T6" fmla="+- 0 -484 -512"/>
                              <a:gd name="T7" fmla="*/ -484 h 160"/>
                              <a:gd name="T8" fmla="+- 0 7701 5680"/>
                              <a:gd name="T9" fmla="*/ T8 w 200"/>
                              <a:gd name="T10" fmla="+- 0 -484 -512"/>
                              <a:gd name="T11" fmla="*/ -484 h 160"/>
                              <a:gd name="T12" fmla="+- 0 7644 5680"/>
                              <a:gd name="T13" fmla="*/ T12 w 200"/>
                              <a:gd name="T14" fmla="+- 0 -506 -512"/>
                              <a:gd name="T15" fmla="*/ -506 h 160"/>
                            </a:gdLst>
                            <a:ahLst/>
                            <a:cxnLst>
                              <a:cxn ang="0">
                                <a:pos x="T1" y="T3"/>
                              </a:cxn>
                              <a:cxn ang="0">
                                <a:pos x="T5" y="T7"/>
                              </a:cxn>
                              <a:cxn ang="0">
                                <a:pos x="T9" y="T11"/>
                              </a:cxn>
                              <a:cxn ang="0">
                                <a:pos x="T13" y="T15"/>
                              </a:cxn>
                            </a:cxnLst>
                            <a:rect l="0" t="0" r="r" b="b"/>
                            <a:pathLst>
                              <a:path w="200" h="160">
                                <a:moveTo>
                                  <a:pt x="1964" y="51"/>
                                </a:moveTo>
                                <a:lnTo>
                                  <a:pt x="2021" y="28"/>
                                </a:lnTo>
                                <a:moveTo>
                                  <a:pt x="2021" y="28"/>
                                </a:moveTo>
                                <a:lnTo>
                                  <a:pt x="1964" y="6"/>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 name="Line 357"/>
                        <wps:cNvCnPr>
                          <a:cxnSpLocks noChangeShapeType="1"/>
                        </wps:cNvCnPr>
                        <wps:spPr bwMode="auto">
                          <a:xfrm>
                            <a:off x="8072" y="-2490"/>
                            <a:ext cx="0" cy="92"/>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07" name="AutoShape 356"/>
                        <wps:cNvSpPr>
                          <a:spLocks/>
                        </wps:cNvSpPr>
                        <wps:spPr bwMode="auto">
                          <a:xfrm>
                            <a:off x="7100" y="6288"/>
                            <a:ext cx="160" cy="200"/>
                          </a:xfrm>
                          <a:custGeom>
                            <a:avLst/>
                            <a:gdLst>
                              <a:gd name="T0" fmla="+- 0 8049 7100"/>
                              <a:gd name="T1" fmla="*/ T0 w 160"/>
                              <a:gd name="T2" fmla="+- 0 -2455 6288"/>
                              <a:gd name="T3" fmla="*/ -2455 h 200"/>
                              <a:gd name="T4" fmla="+- 0 8072 7100"/>
                              <a:gd name="T5" fmla="*/ T4 w 160"/>
                              <a:gd name="T6" fmla="+- 0 -2398 6288"/>
                              <a:gd name="T7" fmla="*/ -2398 h 200"/>
                              <a:gd name="T8" fmla="+- 0 8072 7100"/>
                              <a:gd name="T9" fmla="*/ T8 w 160"/>
                              <a:gd name="T10" fmla="+- 0 -2398 6288"/>
                              <a:gd name="T11" fmla="*/ -2398 h 200"/>
                              <a:gd name="T12" fmla="+- 0 8094 7100"/>
                              <a:gd name="T13" fmla="*/ T12 w 160"/>
                              <a:gd name="T14" fmla="+- 0 -2455 6288"/>
                              <a:gd name="T15" fmla="*/ -2455 h 200"/>
                            </a:gdLst>
                            <a:ahLst/>
                            <a:cxnLst>
                              <a:cxn ang="0">
                                <a:pos x="T1" y="T3"/>
                              </a:cxn>
                              <a:cxn ang="0">
                                <a:pos x="T5" y="T7"/>
                              </a:cxn>
                              <a:cxn ang="0">
                                <a:pos x="T9" y="T11"/>
                              </a:cxn>
                              <a:cxn ang="0">
                                <a:pos x="T13" y="T15"/>
                              </a:cxn>
                            </a:cxnLst>
                            <a:rect l="0" t="0" r="r" b="b"/>
                            <a:pathLst>
                              <a:path w="160" h="200">
                                <a:moveTo>
                                  <a:pt x="949" y="-8743"/>
                                </a:moveTo>
                                <a:lnTo>
                                  <a:pt x="972" y="-8686"/>
                                </a:lnTo>
                                <a:moveTo>
                                  <a:pt x="972" y="-8686"/>
                                </a:moveTo>
                                <a:lnTo>
                                  <a:pt x="994" y="-8743"/>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8" name="Line 355"/>
                        <wps:cNvCnPr>
                          <a:cxnSpLocks noChangeShapeType="1"/>
                        </wps:cNvCnPr>
                        <wps:spPr bwMode="auto">
                          <a:xfrm>
                            <a:off x="8060" y="-2239"/>
                            <a:ext cx="0" cy="108"/>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09" name="AutoShape 354"/>
                        <wps:cNvSpPr>
                          <a:spLocks/>
                        </wps:cNvSpPr>
                        <wps:spPr bwMode="auto">
                          <a:xfrm>
                            <a:off x="7060" y="5348"/>
                            <a:ext cx="160" cy="200"/>
                          </a:xfrm>
                          <a:custGeom>
                            <a:avLst/>
                            <a:gdLst>
                              <a:gd name="T0" fmla="+- 0 8037 7060"/>
                              <a:gd name="T1" fmla="*/ T0 w 160"/>
                              <a:gd name="T2" fmla="+- 0 -2188 5348"/>
                              <a:gd name="T3" fmla="*/ -2188 h 200"/>
                              <a:gd name="T4" fmla="+- 0 8060 7060"/>
                              <a:gd name="T5" fmla="*/ T4 w 160"/>
                              <a:gd name="T6" fmla="+- 0 -2131 5348"/>
                              <a:gd name="T7" fmla="*/ -2131 h 200"/>
                              <a:gd name="T8" fmla="+- 0 8060 7060"/>
                              <a:gd name="T9" fmla="*/ T8 w 160"/>
                              <a:gd name="T10" fmla="+- 0 -2131 5348"/>
                              <a:gd name="T11" fmla="*/ -2131 h 200"/>
                              <a:gd name="T12" fmla="+- 0 8083 7060"/>
                              <a:gd name="T13" fmla="*/ T12 w 160"/>
                              <a:gd name="T14" fmla="+- 0 -2188 5348"/>
                              <a:gd name="T15" fmla="*/ -2188 h 200"/>
                            </a:gdLst>
                            <a:ahLst/>
                            <a:cxnLst>
                              <a:cxn ang="0">
                                <a:pos x="T1" y="T3"/>
                              </a:cxn>
                              <a:cxn ang="0">
                                <a:pos x="T5" y="T7"/>
                              </a:cxn>
                              <a:cxn ang="0">
                                <a:pos x="T9" y="T11"/>
                              </a:cxn>
                              <a:cxn ang="0">
                                <a:pos x="T13" y="T15"/>
                              </a:cxn>
                            </a:cxnLst>
                            <a:rect l="0" t="0" r="r" b="b"/>
                            <a:pathLst>
                              <a:path w="160" h="200">
                                <a:moveTo>
                                  <a:pt x="977" y="-7536"/>
                                </a:moveTo>
                                <a:lnTo>
                                  <a:pt x="1000" y="-7479"/>
                                </a:lnTo>
                                <a:moveTo>
                                  <a:pt x="1000" y="-7479"/>
                                </a:moveTo>
                                <a:lnTo>
                                  <a:pt x="1023" y="-7536"/>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 name="Line 353"/>
                        <wps:cNvCnPr>
                          <a:cxnSpLocks noChangeShapeType="1"/>
                        </wps:cNvCnPr>
                        <wps:spPr bwMode="auto">
                          <a:xfrm>
                            <a:off x="8043" y="-2074"/>
                            <a:ext cx="0" cy="80"/>
                          </a:xfrm>
                          <a:prstGeom prst="line">
                            <a:avLst/>
                          </a:prstGeom>
                          <a:noFill/>
                          <a:ln w="3981">
                            <a:solidFill>
                              <a:srgbClr val="000000"/>
                            </a:solidFill>
                            <a:round/>
                            <a:headEnd/>
                            <a:tailEnd/>
                          </a:ln>
                          <a:extLst>
                            <a:ext uri="{909E8E84-426E-40DD-AFC4-6F175D3DCCD1}">
                              <a14:hiddenFill xmlns:a14="http://schemas.microsoft.com/office/drawing/2010/main">
                                <a:noFill/>
                              </a14:hiddenFill>
                            </a:ext>
                          </a:extLst>
                        </wps:spPr>
                        <wps:bodyPr/>
                      </wps:wsp>
                      <wps:wsp>
                        <wps:cNvPr id="511" name="AutoShape 352"/>
                        <wps:cNvSpPr>
                          <a:spLocks/>
                        </wps:cNvSpPr>
                        <wps:spPr bwMode="auto">
                          <a:xfrm>
                            <a:off x="6520" y="4868"/>
                            <a:ext cx="220" cy="160"/>
                          </a:xfrm>
                          <a:custGeom>
                            <a:avLst/>
                            <a:gdLst>
                              <a:gd name="T0" fmla="+- 0 7923 6520"/>
                              <a:gd name="T1" fmla="*/ T0 w 220"/>
                              <a:gd name="T2" fmla="+- 0 -2039 4868"/>
                              <a:gd name="T3" fmla="*/ -2039 h 160"/>
                              <a:gd name="T4" fmla="+- 0 7883 6520"/>
                              <a:gd name="T5" fmla="*/ T4 w 220"/>
                              <a:gd name="T6" fmla="+- 0 -1994 4868"/>
                              <a:gd name="T7" fmla="*/ -1994 h 160"/>
                              <a:gd name="T8" fmla="+- 0 7883 6520"/>
                              <a:gd name="T9" fmla="*/ T8 w 220"/>
                              <a:gd name="T10" fmla="+- 0 -1994 4868"/>
                              <a:gd name="T11" fmla="*/ -1994 h 160"/>
                              <a:gd name="T12" fmla="+- 0 7946 6520"/>
                              <a:gd name="T13" fmla="*/ T12 w 220"/>
                              <a:gd name="T14" fmla="+- 0 -2000 4868"/>
                              <a:gd name="T15" fmla="*/ -2000 h 160"/>
                            </a:gdLst>
                            <a:ahLst/>
                            <a:cxnLst>
                              <a:cxn ang="0">
                                <a:pos x="T1" y="T3"/>
                              </a:cxn>
                              <a:cxn ang="0">
                                <a:pos x="T5" y="T7"/>
                              </a:cxn>
                              <a:cxn ang="0">
                                <a:pos x="T9" y="T11"/>
                              </a:cxn>
                              <a:cxn ang="0">
                                <a:pos x="T13" y="T15"/>
                              </a:cxn>
                            </a:cxnLst>
                            <a:rect l="0" t="0" r="r" b="b"/>
                            <a:pathLst>
                              <a:path w="220" h="160">
                                <a:moveTo>
                                  <a:pt x="1403" y="-6907"/>
                                </a:moveTo>
                                <a:lnTo>
                                  <a:pt x="1363" y="-6862"/>
                                </a:lnTo>
                                <a:moveTo>
                                  <a:pt x="1363" y="-6862"/>
                                </a:moveTo>
                                <a:lnTo>
                                  <a:pt x="1426" y="-6868"/>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 name="Line 351"/>
                        <wps:cNvCnPr>
                          <a:cxnSpLocks noChangeShapeType="1"/>
                        </wps:cNvCnPr>
                        <wps:spPr bwMode="auto">
                          <a:xfrm>
                            <a:off x="8123" y="-2074"/>
                            <a:ext cx="0" cy="525"/>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13" name="AutoShape 350"/>
                        <wps:cNvSpPr>
                          <a:spLocks/>
                        </wps:cNvSpPr>
                        <wps:spPr bwMode="auto">
                          <a:xfrm>
                            <a:off x="7280" y="3308"/>
                            <a:ext cx="160" cy="200"/>
                          </a:xfrm>
                          <a:custGeom>
                            <a:avLst/>
                            <a:gdLst>
                              <a:gd name="T0" fmla="+- 0 8100 7280"/>
                              <a:gd name="T1" fmla="*/ T0 w 160"/>
                              <a:gd name="T2" fmla="+- 0 -1606 3308"/>
                              <a:gd name="T3" fmla="*/ -1606 h 200"/>
                              <a:gd name="T4" fmla="+- 0 8123 7280"/>
                              <a:gd name="T5" fmla="*/ T4 w 160"/>
                              <a:gd name="T6" fmla="+- 0 -1549 3308"/>
                              <a:gd name="T7" fmla="*/ -1549 h 200"/>
                              <a:gd name="T8" fmla="+- 0 8123 7280"/>
                              <a:gd name="T9" fmla="*/ T8 w 160"/>
                              <a:gd name="T10" fmla="+- 0 -1549 3308"/>
                              <a:gd name="T11" fmla="*/ -1549 h 200"/>
                              <a:gd name="T12" fmla="+- 0 8146 7280"/>
                              <a:gd name="T13" fmla="*/ T12 w 160"/>
                              <a:gd name="T14" fmla="+- 0 -1606 3308"/>
                              <a:gd name="T15" fmla="*/ -1606 h 200"/>
                            </a:gdLst>
                            <a:ahLst/>
                            <a:cxnLst>
                              <a:cxn ang="0">
                                <a:pos x="T1" y="T3"/>
                              </a:cxn>
                              <a:cxn ang="0">
                                <a:pos x="T5" y="T7"/>
                              </a:cxn>
                              <a:cxn ang="0">
                                <a:pos x="T9" y="T11"/>
                              </a:cxn>
                              <a:cxn ang="0">
                                <a:pos x="T13" y="T15"/>
                              </a:cxn>
                            </a:cxnLst>
                            <a:rect l="0" t="0" r="r" b="b"/>
                            <a:pathLst>
                              <a:path w="160" h="200">
                                <a:moveTo>
                                  <a:pt x="820" y="-4914"/>
                                </a:moveTo>
                                <a:lnTo>
                                  <a:pt x="843" y="-4857"/>
                                </a:lnTo>
                                <a:moveTo>
                                  <a:pt x="843" y="-4857"/>
                                </a:moveTo>
                                <a:lnTo>
                                  <a:pt x="866" y="-4914"/>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4" name="Line 349"/>
                        <wps:cNvCnPr>
                          <a:cxnSpLocks noChangeShapeType="1"/>
                        </wps:cNvCnPr>
                        <wps:spPr bwMode="auto">
                          <a:xfrm>
                            <a:off x="7866" y="-1863"/>
                            <a:ext cx="0" cy="103"/>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15" name="AutoShape 348"/>
                        <wps:cNvSpPr>
                          <a:spLocks/>
                        </wps:cNvSpPr>
                        <wps:spPr bwMode="auto">
                          <a:xfrm>
                            <a:off x="6380" y="4048"/>
                            <a:ext cx="160" cy="200"/>
                          </a:xfrm>
                          <a:custGeom>
                            <a:avLst/>
                            <a:gdLst>
                              <a:gd name="T0" fmla="+- 0 7843 6380"/>
                              <a:gd name="T1" fmla="*/ T0 w 160"/>
                              <a:gd name="T2" fmla="+- 0 -1817 4048"/>
                              <a:gd name="T3" fmla="*/ -1817 h 200"/>
                              <a:gd name="T4" fmla="+- 0 7866 6380"/>
                              <a:gd name="T5" fmla="*/ T4 w 160"/>
                              <a:gd name="T6" fmla="+- 0 -1760 4048"/>
                              <a:gd name="T7" fmla="*/ -1760 h 200"/>
                              <a:gd name="T8" fmla="+- 0 7866 6380"/>
                              <a:gd name="T9" fmla="*/ T8 w 160"/>
                              <a:gd name="T10" fmla="+- 0 -1760 4048"/>
                              <a:gd name="T11" fmla="*/ -1760 h 200"/>
                              <a:gd name="T12" fmla="+- 0 7889 6380"/>
                              <a:gd name="T13" fmla="*/ T12 w 160"/>
                              <a:gd name="T14" fmla="+- 0 -1817 4048"/>
                              <a:gd name="T15" fmla="*/ -1817 h 200"/>
                            </a:gdLst>
                            <a:ahLst/>
                            <a:cxnLst>
                              <a:cxn ang="0">
                                <a:pos x="T1" y="T3"/>
                              </a:cxn>
                              <a:cxn ang="0">
                                <a:pos x="T5" y="T7"/>
                              </a:cxn>
                              <a:cxn ang="0">
                                <a:pos x="T9" y="T11"/>
                              </a:cxn>
                              <a:cxn ang="0">
                                <a:pos x="T13" y="T15"/>
                              </a:cxn>
                            </a:cxnLst>
                            <a:rect l="0" t="0" r="r" b="b"/>
                            <a:pathLst>
                              <a:path w="160" h="200">
                                <a:moveTo>
                                  <a:pt x="1463" y="-5865"/>
                                </a:moveTo>
                                <a:lnTo>
                                  <a:pt x="1486" y="-5808"/>
                                </a:lnTo>
                                <a:moveTo>
                                  <a:pt x="1486" y="-5808"/>
                                </a:moveTo>
                                <a:lnTo>
                                  <a:pt x="1509" y="-5865"/>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6" name="Line 347"/>
                        <wps:cNvCnPr>
                          <a:cxnSpLocks noChangeShapeType="1"/>
                        </wps:cNvCnPr>
                        <wps:spPr bwMode="auto">
                          <a:xfrm>
                            <a:off x="7866" y="-1549"/>
                            <a:ext cx="0" cy="0"/>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17" name="AutoShape 346"/>
                        <wps:cNvSpPr>
                          <a:spLocks/>
                        </wps:cNvSpPr>
                        <wps:spPr bwMode="auto">
                          <a:xfrm>
                            <a:off x="6380" y="3448"/>
                            <a:ext cx="160" cy="200"/>
                          </a:xfrm>
                          <a:custGeom>
                            <a:avLst/>
                            <a:gdLst>
                              <a:gd name="T0" fmla="+- 0 7889 6380"/>
                              <a:gd name="T1" fmla="*/ T0 w 160"/>
                              <a:gd name="T2" fmla="+- 0 -1589 3448"/>
                              <a:gd name="T3" fmla="*/ -1589 h 200"/>
                              <a:gd name="T4" fmla="+- 0 7866 6380"/>
                              <a:gd name="T5" fmla="*/ T4 w 160"/>
                              <a:gd name="T6" fmla="+- 0 -1646 3448"/>
                              <a:gd name="T7" fmla="*/ -1646 h 200"/>
                              <a:gd name="T8" fmla="+- 0 7866 6380"/>
                              <a:gd name="T9" fmla="*/ T8 w 160"/>
                              <a:gd name="T10" fmla="+- 0 -1646 3448"/>
                              <a:gd name="T11" fmla="*/ -1646 h 200"/>
                              <a:gd name="T12" fmla="+- 0 7843 6380"/>
                              <a:gd name="T13" fmla="*/ T12 w 160"/>
                              <a:gd name="T14" fmla="+- 0 -1589 3448"/>
                              <a:gd name="T15" fmla="*/ -1589 h 200"/>
                            </a:gdLst>
                            <a:ahLst/>
                            <a:cxnLst>
                              <a:cxn ang="0">
                                <a:pos x="T1" y="T3"/>
                              </a:cxn>
                              <a:cxn ang="0">
                                <a:pos x="T5" y="T7"/>
                              </a:cxn>
                              <a:cxn ang="0">
                                <a:pos x="T9" y="T11"/>
                              </a:cxn>
                              <a:cxn ang="0">
                                <a:pos x="T13" y="T15"/>
                              </a:cxn>
                            </a:cxnLst>
                            <a:rect l="0" t="0" r="r" b="b"/>
                            <a:pathLst>
                              <a:path w="160" h="200">
                                <a:moveTo>
                                  <a:pt x="1509" y="-5037"/>
                                </a:moveTo>
                                <a:lnTo>
                                  <a:pt x="1486" y="-5094"/>
                                </a:lnTo>
                                <a:moveTo>
                                  <a:pt x="1486" y="-5094"/>
                                </a:moveTo>
                                <a:lnTo>
                                  <a:pt x="1463" y="-5037"/>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 name="Line 345"/>
                        <wps:cNvCnPr>
                          <a:cxnSpLocks noChangeShapeType="1"/>
                        </wps:cNvCnPr>
                        <wps:spPr bwMode="auto">
                          <a:xfrm>
                            <a:off x="9492" y="-2495"/>
                            <a:ext cx="0" cy="102"/>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19" name="AutoShape 344"/>
                        <wps:cNvSpPr>
                          <a:spLocks/>
                        </wps:cNvSpPr>
                        <wps:spPr bwMode="auto">
                          <a:xfrm>
                            <a:off x="12080" y="6268"/>
                            <a:ext cx="160" cy="200"/>
                          </a:xfrm>
                          <a:custGeom>
                            <a:avLst/>
                            <a:gdLst>
                              <a:gd name="T0" fmla="+- 0 9469 12080"/>
                              <a:gd name="T1" fmla="*/ T0 w 160"/>
                              <a:gd name="T2" fmla="+- 0 -2450 6268"/>
                              <a:gd name="T3" fmla="*/ -2450 h 200"/>
                              <a:gd name="T4" fmla="+- 0 9492 12080"/>
                              <a:gd name="T5" fmla="*/ T4 w 160"/>
                              <a:gd name="T6" fmla="+- 0 -2393 6268"/>
                              <a:gd name="T7" fmla="*/ -2393 h 200"/>
                              <a:gd name="T8" fmla="+- 0 9492 12080"/>
                              <a:gd name="T9" fmla="*/ T8 w 160"/>
                              <a:gd name="T10" fmla="+- 0 -2393 6268"/>
                              <a:gd name="T11" fmla="*/ -2393 h 200"/>
                              <a:gd name="T12" fmla="+- 0 9514 12080"/>
                              <a:gd name="T13" fmla="*/ T12 w 160"/>
                              <a:gd name="T14" fmla="+- 0 -2450 6268"/>
                              <a:gd name="T15" fmla="*/ -2450 h 200"/>
                            </a:gdLst>
                            <a:ahLst/>
                            <a:cxnLst>
                              <a:cxn ang="0">
                                <a:pos x="T1" y="T3"/>
                              </a:cxn>
                              <a:cxn ang="0">
                                <a:pos x="T5" y="T7"/>
                              </a:cxn>
                              <a:cxn ang="0">
                                <a:pos x="T9" y="T11"/>
                              </a:cxn>
                              <a:cxn ang="0">
                                <a:pos x="T13" y="T15"/>
                              </a:cxn>
                            </a:cxnLst>
                            <a:rect l="0" t="0" r="r" b="b"/>
                            <a:pathLst>
                              <a:path w="160" h="200">
                                <a:moveTo>
                                  <a:pt x="-2611" y="-8718"/>
                                </a:moveTo>
                                <a:lnTo>
                                  <a:pt x="-2588" y="-8661"/>
                                </a:lnTo>
                                <a:moveTo>
                                  <a:pt x="-2588" y="-8661"/>
                                </a:moveTo>
                                <a:lnTo>
                                  <a:pt x="-2566" y="-8718"/>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 name="Line 343"/>
                        <wps:cNvCnPr>
                          <a:cxnSpLocks noChangeShapeType="1"/>
                        </wps:cNvCnPr>
                        <wps:spPr bwMode="auto">
                          <a:xfrm>
                            <a:off x="9486" y="-2250"/>
                            <a:ext cx="0" cy="114"/>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21" name="AutoShape 342"/>
                        <wps:cNvSpPr>
                          <a:spLocks/>
                        </wps:cNvSpPr>
                        <wps:spPr bwMode="auto">
                          <a:xfrm>
                            <a:off x="12060" y="5368"/>
                            <a:ext cx="160" cy="200"/>
                          </a:xfrm>
                          <a:custGeom>
                            <a:avLst/>
                            <a:gdLst>
                              <a:gd name="T0" fmla="+- 0 9463 12060"/>
                              <a:gd name="T1" fmla="*/ T0 w 160"/>
                              <a:gd name="T2" fmla="+- 0 -2193 5368"/>
                              <a:gd name="T3" fmla="*/ -2193 h 200"/>
                              <a:gd name="T4" fmla="+- 0 9486 12060"/>
                              <a:gd name="T5" fmla="*/ T4 w 160"/>
                              <a:gd name="T6" fmla="+- 0 -2136 5368"/>
                              <a:gd name="T7" fmla="*/ -2136 h 200"/>
                              <a:gd name="T8" fmla="+- 0 9486 12060"/>
                              <a:gd name="T9" fmla="*/ T8 w 160"/>
                              <a:gd name="T10" fmla="+- 0 -2136 5368"/>
                              <a:gd name="T11" fmla="*/ -2136 h 200"/>
                              <a:gd name="T12" fmla="+- 0 9509 12060"/>
                              <a:gd name="T13" fmla="*/ T12 w 160"/>
                              <a:gd name="T14" fmla="+- 0 -2193 5368"/>
                              <a:gd name="T15" fmla="*/ -2193 h 200"/>
                            </a:gdLst>
                            <a:ahLst/>
                            <a:cxnLst>
                              <a:cxn ang="0">
                                <a:pos x="T1" y="T3"/>
                              </a:cxn>
                              <a:cxn ang="0">
                                <a:pos x="T5" y="T7"/>
                              </a:cxn>
                              <a:cxn ang="0">
                                <a:pos x="T9" y="T11"/>
                              </a:cxn>
                              <a:cxn ang="0">
                                <a:pos x="T13" y="T15"/>
                              </a:cxn>
                            </a:cxnLst>
                            <a:rect l="0" t="0" r="r" b="b"/>
                            <a:pathLst>
                              <a:path w="160" h="200">
                                <a:moveTo>
                                  <a:pt x="-2597" y="-7561"/>
                                </a:moveTo>
                                <a:lnTo>
                                  <a:pt x="-2574" y="-7504"/>
                                </a:lnTo>
                                <a:moveTo>
                                  <a:pt x="-2574" y="-7504"/>
                                </a:moveTo>
                                <a:lnTo>
                                  <a:pt x="-2551" y="-7561"/>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 name="Line 341"/>
                        <wps:cNvCnPr>
                          <a:cxnSpLocks noChangeShapeType="1"/>
                        </wps:cNvCnPr>
                        <wps:spPr bwMode="auto">
                          <a:xfrm>
                            <a:off x="9435" y="-2079"/>
                            <a:ext cx="0" cy="85"/>
                          </a:xfrm>
                          <a:prstGeom prst="line">
                            <a:avLst/>
                          </a:prstGeom>
                          <a:noFill/>
                          <a:ln w="3981">
                            <a:solidFill>
                              <a:srgbClr val="000000"/>
                            </a:solidFill>
                            <a:round/>
                            <a:headEnd/>
                            <a:tailEnd/>
                          </a:ln>
                          <a:extLst>
                            <a:ext uri="{909E8E84-426E-40DD-AFC4-6F175D3DCCD1}">
                              <a14:hiddenFill xmlns:a14="http://schemas.microsoft.com/office/drawing/2010/main">
                                <a:noFill/>
                              </a14:hiddenFill>
                            </a:ext>
                          </a:extLst>
                        </wps:spPr>
                        <wps:bodyPr/>
                      </wps:wsp>
                      <wps:wsp>
                        <wps:cNvPr id="523" name="AutoShape 340"/>
                        <wps:cNvSpPr>
                          <a:spLocks/>
                        </wps:cNvSpPr>
                        <wps:spPr bwMode="auto">
                          <a:xfrm>
                            <a:off x="11420" y="4868"/>
                            <a:ext cx="220" cy="160"/>
                          </a:xfrm>
                          <a:custGeom>
                            <a:avLst/>
                            <a:gdLst>
                              <a:gd name="T0" fmla="+- 0 9321 11420"/>
                              <a:gd name="T1" fmla="*/ T0 w 220"/>
                              <a:gd name="T2" fmla="+- 0 -2039 4868"/>
                              <a:gd name="T3" fmla="*/ -2039 h 160"/>
                              <a:gd name="T4" fmla="+- 0 9281 11420"/>
                              <a:gd name="T5" fmla="*/ T4 w 220"/>
                              <a:gd name="T6" fmla="+- 0 -1994 4868"/>
                              <a:gd name="T7" fmla="*/ -1994 h 160"/>
                              <a:gd name="T8" fmla="+- 0 9281 11420"/>
                              <a:gd name="T9" fmla="*/ T8 w 220"/>
                              <a:gd name="T10" fmla="+- 0 -1994 4868"/>
                              <a:gd name="T11" fmla="*/ -1994 h 160"/>
                              <a:gd name="T12" fmla="+- 0 9343 11420"/>
                              <a:gd name="T13" fmla="*/ T12 w 220"/>
                              <a:gd name="T14" fmla="+- 0 -2000 4868"/>
                              <a:gd name="T15" fmla="*/ -2000 h 160"/>
                            </a:gdLst>
                            <a:ahLst/>
                            <a:cxnLst>
                              <a:cxn ang="0">
                                <a:pos x="T1" y="T3"/>
                              </a:cxn>
                              <a:cxn ang="0">
                                <a:pos x="T5" y="T7"/>
                              </a:cxn>
                              <a:cxn ang="0">
                                <a:pos x="T9" y="T11"/>
                              </a:cxn>
                              <a:cxn ang="0">
                                <a:pos x="T13" y="T15"/>
                              </a:cxn>
                            </a:cxnLst>
                            <a:rect l="0" t="0" r="r" b="b"/>
                            <a:pathLst>
                              <a:path w="220" h="160">
                                <a:moveTo>
                                  <a:pt x="-2099" y="-6907"/>
                                </a:moveTo>
                                <a:lnTo>
                                  <a:pt x="-2139" y="-6862"/>
                                </a:lnTo>
                                <a:moveTo>
                                  <a:pt x="-2139" y="-6862"/>
                                </a:moveTo>
                                <a:lnTo>
                                  <a:pt x="-2077" y="-6868"/>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 name="Line 339"/>
                        <wps:cNvCnPr>
                          <a:cxnSpLocks noChangeShapeType="1"/>
                        </wps:cNvCnPr>
                        <wps:spPr bwMode="auto">
                          <a:xfrm>
                            <a:off x="9594" y="-2079"/>
                            <a:ext cx="0" cy="473"/>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25" name="AutoShape 338"/>
                        <wps:cNvSpPr>
                          <a:spLocks/>
                        </wps:cNvSpPr>
                        <wps:spPr bwMode="auto">
                          <a:xfrm>
                            <a:off x="12440" y="3508"/>
                            <a:ext cx="160" cy="200"/>
                          </a:xfrm>
                          <a:custGeom>
                            <a:avLst/>
                            <a:gdLst>
                              <a:gd name="T0" fmla="+- 0 9572 12440"/>
                              <a:gd name="T1" fmla="*/ T0 w 160"/>
                              <a:gd name="T2" fmla="+- 0 -1663 3508"/>
                              <a:gd name="T3" fmla="*/ -1663 h 200"/>
                              <a:gd name="T4" fmla="+- 0 9594 12440"/>
                              <a:gd name="T5" fmla="*/ T4 w 160"/>
                              <a:gd name="T6" fmla="+- 0 -1606 3508"/>
                              <a:gd name="T7" fmla="*/ -1606 h 200"/>
                              <a:gd name="T8" fmla="+- 0 9594 12440"/>
                              <a:gd name="T9" fmla="*/ T8 w 160"/>
                              <a:gd name="T10" fmla="+- 0 -1606 3508"/>
                              <a:gd name="T11" fmla="*/ -1606 h 200"/>
                              <a:gd name="T12" fmla="+- 0 9617 12440"/>
                              <a:gd name="T13" fmla="*/ T12 w 160"/>
                              <a:gd name="T14" fmla="+- 0 -1663 3508"/>
                              <a:gd name="T15" fmla="*/ -1663 h 200"/>
                            </a:gdLst>
                            <a:ahLst/>
                            <a:cxnLst>
                              <a:cxn ang="0">
                                <a:pos x="T1" y="T3"/>
                              </a:cxn>
                              <a:cxn ang="0">
                                <a:pos x="T5" y="T7"/>
                              </a:cxn>
                              <a:cxn ang="0">
                                <a:pos x="T9" y="T11"/>
                              </a:cxn>
                              <a:cxn ang="0">
                                <a:pos x="T13" y="T15"/>
                              </a:cxn>
                            </a:cxnLst>
                            <a:rect l="0" t="0" r="r" b="b"/>
                            <a:pathLst>
                              <a:path w="160" h="200">
                                <a:moveTo>
                                  <a:pt x="-2868" y="-5171"/>
                                </a:moveTo>
                                <a:lnTo>
                                  <a:pt x="-2846" y="-5114"/>
                                </a:lnTo>
                                <a:moveTo>
                                  <a:pt x="-2846" y="-5114"/>
                                </a:moveTo>
                                <a:lnTo>
                                  <a:pt x="-2823" y="-5171"/>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 name="Line 337"/>
                        <wps:cNvCnPr>
                          <a:cxnSpLocks noChangeShapeType="1"/>
                        </wps:cNvCnPr>
                        <wps:spPr bwMode="auto">
                          <a:xfrm>
                            <a:off x="9275" y="-1834"/>
                            <a:ext cx="0" cy="80"/>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27" name="AutoShape 336"/>
                        <wps:cNvSpPr>
                          <a:spLocks/>
                        </wps:cNvSpPr>
                        <wps:spPr bwMode="auto">
                          <a:xfrm>
                            <a:off x="11320" y="4028"/>
                            <a:ext cx="160" cy="200"/>
                          </a:xfrm>
                          <a:custGeom>
                            <a:avLst/>
                            <a:gdLst>
                              <a:gd name="T0" fmla="+- 0 9252 11320"/>
                              <a:gd name="T1" fmla="*/ T0 w 160"/>
                              <a:gd name="T2" fmla="+- 0 -1811 4028"/>
                              <a:gd name="T3" fmla="*/ -1811 h 200"/>
                              <a:gd name="T4" fmla="+- 0 9275 11320"/>
                              <a:gd name="T5" fmla="*/ T4 w 160"/>
                              <a:gd name="T6" fmla="+- 0 -1754 4028"/>
                              <a:gd name="T7" fmla="*/ -1754 h 200"/>
                              <a:gd name="T8" fmla="+- 0 9275 11320"/>
                              <a:gd name="T9" fmla="*/ T8 w 160"/>
                              <a:gd name="T10" fmla="+- 0 -1754 4028"/>
                              <a:gd name="T11" fmla="*/ -1754 h 200"/>
                              <a:gd name="T12" fmla="+- 0 9298 11320"/>
                              <a:gd name="T13" fmla="*/ T12 w 160"/>
                              <a:gd name="T14" fmla="+- 0 -1811 4028"/>
                              <a:gd name="T15" fmla="*/ -1811 h 200"/>
                            </a:gdLst>
                            <a:ahLst/>
                            <a:cxnLst>
                              <a:cxn ang="0">
                                <a:pos x="T1" y="T3"/>
                              </a:cxn>
                              <a:cxn ang="0">
                                <a:pos x="T5" y="T7"/>
                              </a:cxn>
                              <a:cxn ang="0">
                                <a:pos x="T9" y="T11"/>
                              </a:cxn>
                              <a:cxn ang="0">
                                <a:pos x="T13" y="T15"/>
                              </a:cxn>
                            </a:cxnLst>
                            <a:rect l="0" t="0" r="r" b="b"/>
                            <a:pathLst>
                              <a:path w="160" h="200">
                                <a:moveTo>
                                  <a:pt x="-2068" y="-5839"/>
                                </a:moveTo>
                                <a:lnTo>
                                  <a:pt x="-2045" y="-5782"/>
                                </a:lnTo>
                                <a:moveTo>
                                  <a:pt x="-2045" y="-5782"/>
                                </a:moveTo>
                                <a:lnTo>
                                  <a:pt x="-2022" y="-5839"/>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8" name="Line 335"/>
                        <wps:cNvCnPr>
                          <a:cxnSpLocks noChangeShapeType="1"/>
                        </wps:cNvCnPr>
                        <wps:spPr bwMode="auto">
                          <a:xfrm>
                            <a:off x="8784" y="-563"/>
                            <a:ext cx="0" cy="79"/>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29" name="AutoShape 334"/>
                        <wps:cNvSpPr>
                          <a:spLocks/>
                        </wps:cNvSpPr>
                        <wps:spPr bwMode="auto">
                          <a:xfrm>
                            <a:off x="9600" y="-432"/>
                            <a:ext cx="160" cy="200"/>
                          </a:xfrm>
                          <a:custGeom>
                            <a:avLst/>
                            <a:gdLst>
                              <a:gd name="T0" fmla="+- 0 8762 9600"/>
                              <a:gd name="T1" fmla="*/ T0 w 160"/>
                              <a:gd name="T2" fmla="+- 0 -541 -432"/>
                              <a:gd name="T3" fmla="*/ -541 h 200"/>
                              <a:gd name="T4" fmla="+- 0 8784 9600"/>
                              <a:gd name="T5" fmla="*/ T4 w 160"/>
                              <a:gd name="T6" fmla="+- 0 -484 -432"/>
                              <a:gd name="T7" fmla="*/ -484 h 200"/>
                              <a:gd name="T8" fmla="+- 0 8784 9600"/>
                              <a:gd name="T9" fmla="*/ T8 w 160"/>
                              <a:gd name="T10" fmla="+- 0 -484 -432"/>
                              <a:gd name="T11" fmla="*/ -484 h 200"/>
                              <a:gd name="T12" fmla="+- 0 8807 9600"/>
                              <a:gd name="T13" fmla="*/ T12 w 160"/>
                              <a:gd name="T14" fmla="+- 0 -541 -432"/>
                              <a:gd name="T15" fmla="*/ -541 h 200"/>
                            </a:gdLst>
                            <a:ahLst/>
                            <a:cxnLst>
                              <a:cxn ang="0">
                                <a:pos x="T1" y="T3"/>
                              </a:cxn>
                              <a:cxn ang="0">
                                <a:pos x="T5" y="T7"/>
                              </a:cxn>
                              <a:cxn ang="0">
                                <a:pos x="T9" y="T11"/>
                              </a:cxn>
                              <a:cxn ang="0">
                                <a:pos x="T13" y="T15"/>
                              </a:cxn>
                            </a:cxnLst>
                            <a:rect l="0" t="0" r="r" b="b"/>
                            <a:pathLst>
                              <a:path w="160" h="200">
                                <a:moveTo>
                                  <a:pt x="-838" y="-109"/>
                                </a:moveTo>
                                <a:lnTo>
                                  <a:pt x="-816" y="-52"/>
                                </a:lnTo>
                                <a:moveTo>
                                  <a:pt x="-816" y="-52"/>
                                </a:moveTo>
                                <a:lnTo>
                                  <a:pt x="-793" y="-109"/>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 name="AutoShape 333"/>
                        <wps:cNvSpPr>
                          <a:spLocks/>
                        </wps:cNvSpPr>
                        <wps:spPr bwMode="auto">
                          <a:xfrm>
                            <a:off x="9760" y="-1652"/>
                            <a:ext cx="940" cy="360"/>
                          </a:xfrm>
                          <a:custGeom>
                            <a:avLst/>
                            <a:gdLst>
                              <a:gd name="T0" fmla="+- 0 8807 9760"/>
                              <a:gd name="T1" fmla="*/ T0 w 940"/>
                              <a:gd name="T2" fmla="+- 0 -239 -1652"/>
                              <a:gd name="T3" fmla="*/ -239 h 360"/>
                              <a:gd name="T4" fmla="+- 0 8807 9760"/>
                              <a:gd name="T5" fmla="*/ T4 w 940"/>
                              <a:gd name="T6" fmla="+- 0 -136 -1652"/>
                              <a:gd name="T7" fmla="*/ -136 h 360"/>
                              <a:gd name="T8" fmla="+- 0 8807 9760"/>
                              <a:gd name="T9" fmla="*/ T8 w 940"/>
                              <a:gd name="T10" fmla="+- 0 -136 -1652"/>
                              <a:gd name="T11" fmla="*/ -136 h 360"/>
                              <a:gd name="T12" fmla="+- 0 9075 9760"/>
                              <a:gd name="T13" fmla="*/ T12 w 940"/>
                              <a:gd name="T14" fmla="+- 0 -136 -1652"/>
                              <a:gd name="T15" fmla="*/ -136 h 360"/>
                            </a:gdLst>
                            <a:ahLst/>
                            <a:cxnLst>
                              <a:cxn ang="0">
                                <a:pos x="T1" y="T3"/>
                              </a:cxn>
                              <a:cxn ang="0">
                                <a:pos x="T5" y="T7"/>
                              </a:cxn>
                              <a:cxn ang="0">
                                <a:pos x="T9" y="T11"/>
                              </a:cxn>
                              <a:cxn ang="0">
                                <a:pos x="T13" y="T15"/>
                              </a:cxn>
                            </a:cxnLst>
                            <a:rect l="0" t="0" r="r" b="b"/>
                            <a:pathLst>
                              <a:path w="940" h="360">
                                <a:moveTo>
                                  <a:pt x="-953" y="1413"/>
                                </a:moveTo>
                                <a:lnTo>
                                  <a:pt x="-953" y="1516"/>
                                </a:lnTo>
                                <a:moveTo>
                                  <a:pt x="-953" y="1516"/>
                                </a:moveTo>
                                <a:lnTo>
                                  <a:pt x="-685" y="1516"/>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 name="AutoShape 332"/>
                        <wps:cNvSpPr>
                          <a:spLocks/>
                        </wps:cNvSpPr>
                        <wps:spPr bwMode="auto">
                          <a:xfrm>
                            <a:off x="10500" y="-1732"/>
                            <a:ext cx="200" cy="160"/>
                          </a:xfrm>
                          <a:custGeom>
                            <a:avLst/>
                            <a:gdLst>
                              <a:gd name="T0" fmla="+- 0 9018 10500"/>
                              <a:gd name="T1" fmla="*/ T0 w 200"/>
                              <a:gd name="T2" fmla="+- 0 -113 -1732"/>
                              <a:gd name="T3" fmla="*/ -113 h 160"/>
                              <a:gd name="T4" fmla="+- 0 9075 10500"/>
                              <a:gd name="T5" fmla="*/ T4 w 200"/>
                              <a:gd name="T6" fmla="+- 0 -136 -1732"/>
                              <a:gd name="T7" fmla="*/ -136 h 160"/>
                              <a:gd name="T8" fmla="+- 0 9075 10500"/>
                              <a:gd name="T9" fmla="*/ T8 w 200"/>
                              <a:gd name="T10" fmla="+- 0 -136 -1732"/>
                              <a:gd name="T11" fmla="*/ -136 h 160"/>
                              <a:gd name="T12" fmla="+- 0 9018 10500"/>
                              <a:gd name="T13" fmla="*/ T12 w 200"/>
                              <a:gd name="T14" fmla="+- 0 -159 -1732"/>
                              <a:gd name="T15" fmla="*/ -159 h 160"/>
                            </a:gdLst>
                            <a:ahLst/>
                            <a:cxnLst>
                              <a:cxn ang="0">
                                <a:pos x="T1" y="T3"/>
                              </a:cxn>
                              <a:cxn ang="0">
                                <a:pos x="T5" y="T7"/>
                              </a:cxn>
                              <a:cxn ang="0">
                                <a:pos x="T9" y="T11"/>
                              </a:cxn>
                              <a:cxn ang="0">
                                <a:pos x="T13" y="T15"/>
                              </a:cxn>
                            </a:cxnLst>
                            <a:rect l="0" t="0" r="r" b="b"/>
                            <a:pathLst>
                              <a:path w="200" h="160">
                                <a:moveTo>
                                  <a:pt x="-1482" y="1619"/>
                                </a:moveTo>
                                <a:lnTo>
                                  <a:pt x="-1425" y="1596"/>
                                </a:lnTo>
                                <a:moveTo>
                                  <a:pt x="-1425" y="1596"/>
                                </a:moveTo>
                                <a:lnTo>
                                  <a:pt x="-1482" y="1573"/>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2" name="Line 331"/>
                        <wps:cNvCnPr>
                          <a:cxnSpLocks noChangeShapeType="1"/>
                        </wps:cNvCnPr>
                        <wps:spPr bwMode="auto">
                          <a:xfrm>
                            <a:off x="9503" y="-1418"/>
                            <a:ext cx="0" cy="85"/>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33" name="AutoShape 330"/>
                        <wps:cNvSpPr>
                          <a:spLocks/>
                        </wps:cNvSpPr>
                        <wps:spPr bwMode="auto">
                          <a:xfrm>
                            <a:off x="12120" y="2548"/>
                            <a:ext cx="160" cy="200"/>
                          </a:xfrm>
                          <a:custGeom>
                            <a:avLst/>
                            <a:gdLst>
                              <a:gd name="T0" fmla="+- 0 9480 12120"/>
                              <a:gd name="T1" fmla="*/ T0 w 160"/>
                              <a:gd name="T2" fmla="+- 0 -1390 2548"/>
                              <a:gd name="T3" fmla="*/ -1390 h 200"/>
                              <a:gd name="T4" fmla="+- 0 9503 12120"/>
                              <a:gd name="T5" fmla="*/ T4 w 160"/>
                              <a:gd name="T6" fmla="+- 0 -1333 2548"/>
                              <a:gd name="T7" fmla="*/ -1333 h 200"/>
                              <a:gd name="T8" fmla="+- 0 9503 12120"/>
                              <a:gd name="T9" fmla="*/ T8 w 160"/>
                              <a:gd name="T10" fmla="+- 0 -1333 2548"/>
                              <a:gd name="T11" fmla="*/ -1333 h 200"/>
                              <a:gd name="T12" fmla="+- 0 9526 12120"/>
                              <a:gd name="T13" fmla="*/ T12 w 160"/>
                              <a:gd name="T14" fmla="+- 0 -1390 2548"/>
                              <a:gd name="T15" fmla="*/ -1390 h 200"/>
                            </a:gdLst>
                            <a:ahLst/>
                            <a:cxnLst>
                              <a:cxn ang="0">
                                <a:pos x="T1" y="T3"/>
                              </a:cxn>
                              <a:cxn ang="0">
                                <a:pos x="T5" y="T7"/>
                              </a:cxn>
                              <a:cxn ang="0">
                                <a:pos x="T9" y="T11"/>
                              </a:cxn>
                              <a:cxn ang="0">
                                <a:pos x="T13" y="T15"/>
                              </a:cxn>
                            </a:cxnLst>
                            <a:rect l="0" t="0" r="r" b="b"/>
                            <a:pathLst>
                              <a:path w="160" h="200">
                                <a:moveTo>
                                  <a:pt x="-2640" y="-3938"/>
                                </a:moveTo>
                                <a:lnTo>
                                  <a:pt x="-2617" y="-3881"/>
                                </a:lnTo>
                                <a:moveTo>
                                  <a:pt x="-2617" y="-3881"/>
                                </a:moveTo>
                                <a:lnTo>
                                  <a:pt x="-2594" y="-3938"/>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 name="AutoShape 329"/>
                        <wps:cNvSpPr>
                          <a:spLocks/>
                        </wps:cNvSpPr>
                        <wps:spPr bwMode="auto">
                          <a:xfrm>
                            <a:off x="2320" y="708"/>
                            <a:ext cx="6180" cy="420"/>
                          </a:xfrm>
                          <a:custGeom>
                            <a:avLst/>
                            <a:gdLst>
                              <a:gd name="T0" fmla="+- 0 6686 2320"/>
                              <a:gd name="T1" fmla="*/ T0 w 6180"/>
                              <a:gd name="T2" fmla="+- 0 -928 708"/>
                              <a:gd name="T3" fmla="*/ -928 h 420"/>
                              <a:gd name="T4" fmla="+- 0 6686 2320"/>
                              <a:gd name="T5" fmla="*/ T4 w 6180"/>
                              <a:gd name="T6" fmla="+- 0 -808 708"/>
                              <a:gd name="T7" fmla="*/ -808 h 420"/>
                              <a:gd name="T8" fmla="+- 0 6686 2320"/>
                              <a:gd name="T9" fmla="*/ T8 w 6180"/>
                              <a:gd name="T10" fmla="+- 0 -808 708"/>
                              <a:gd name="T11" fmla="*/ -808 h 420"/>
                              <a:gd name="T12" fmla="+- 0 8448 2320"/>
                              <a:gd name="T13" fmla="*/ T12 w 6180"/>
                              <a:gd name="T14" fmla="+- 0 -808 708"/>
                              <a:gd name="T15" fmla="*/ -808 h 420"/>
                            </a:gdLst>
                            <a:ahLst/>
                            <a:cxnLst>
                              <a:cxn ang="0">
                                <a:pos x="T1" y="T3"/>
                              </a:cxn>
                              <a:cxn ang="0">
                                <a:pos x="T5" y="T7"/>
                              </a:cxn>
                              <a:cxn ang="0">
                                <a:pos x="T9" y="T11"/>
                              </a:cxn>
                              <a:cxn ang="0">
                                <a:pos x="T13" y="T15"/>
                              </a:cxn>
                            </a:cxnLst>
                            <a:rect l="0" t="0" r="r" b="b"/>
                            <a:pathLst>
                              <a:path w="6180" h="420">
                                <a:moveTo>
                                  <a:pt x="4366" y="-1636"/>
                                </a:moveTo>
                                <a:lnTo>
                                  <a:pt x="4366" y="-1516"/>
                                </a:lnTo>
                                <a:moveTo>
                                  <a:pt x="4366" y="-1516"/>
                                </a:moveTo>
                                <a:lnTo>
                                  <a:pt x="6128" y="-1516"/>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 name="AutoShape 328"/>
                        <wps:cNvSpPr>
                          <a:spLocks/>
                        </wps:cNvSpPr>
                        <wps:spPr bwMode="auto">
                          <a:xfrm>
                            <a:off x="8300" y="628"/>
                            <a:ext cx="200" cy="160"/>
                          </a:xfrm>
                          <a:custGeom>
                            <a:avLst/>
                            <a:gdLst>
                              <a:gd name="T0" fmla="+- 0 8391 8300"/>
                              <a:gd name="T1" fmla="*/ T0 w 200"/>
                              <a:gd name="T2" fmla="+- 0 -786 628"/>
                              <a:gd name="T3" fmla="*/ -786 h 160"/>
                              <a:gd name="T4" fmla="+- 0 8448 8300"/>
                              <a:gd name="T5" fmla="*/ T4 w 200"/>
                              <a:gd name="T6" fmla="+- 0 -808 628"/>
                              <a:gd name="T7" fmla="*/ -808 h 160"/>
                              <a:gd name="T8" fmla="+- 0 8448 8300"/>
                              <a:gd name="T9" fmla="*/ T8 w 200"/>
                              <a:gd name="T10" fmla="+- 0 -808 628"/>
                              <a:gd name="T11" fmla="*/ -808 h 160"/>
                              <a:gd name="T12" fmla="+- 0 8391 8300"/>
                              <a:gd name="T13" fmla="*/ T12 w 200"/>
                              <a:gd name="T14" fmla="+- 0 -831 628"/>
                              <a:gd name="T15" fmla="*/ -831 h 160"/>
                            </a:gdLst>
                            <a:ahLst/>
                            <a:cxnLst>
                              <a:cxn ang="0">
                                <a:pos x="T1" y="T3"/>
                              </a:cxn>
                              <a:cxn ang="0">
                                <a:pos x="T5" y="T7"/>
                              </a:cxn>
                              <a:cxn ang="0">
                                <a:pos x="T9" y="T11"/>
                              </a:cxn>
                              <a:cxn ang="0">
                                <a:pos x="T13" y="T15"/>
                              </a:cxn>
                            </a:cxnLst>
                            <a:rect l="0" t="0" r="r" b="b"/>
                            <a:pathLst>
                              <a:path w="200" h="160">
                                <a:moveTo>
                                  <a:pt x="91" y="-1414"/>
                                </a:moveTo>
                                <a:lnTo>
                                  <a:pt x="148" y="-1436"/>
                                </a:lnTo>
                                <a:moveTo>
                                  <a:pt x="148" y="-1436"/>
                                </a:moveTo>
                                <a:lnTo>
                                  <a:pt x="91" y="-1459"/>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6" name="AutoShape 327"/>
                        <wps:cNvSpPr>
                          <a:spLocks/>
                        </wps:cNvSpPr>
                        <wps:spPr bwMode="auto">
                          <a:xfrm>
                            <a:off x="2460" y="888"/>
                            <a:ext cx="12220" cy="400"/>
                          </a:xfrm>
                          <a:custGeom>
                            <a:avLst/>
                            <a:gdLst>
                              <a:gd name="T0" fmla="+- 0 6725 2460"/>
                              <a:gd name="T1" fmla="*/ T0 w 12220"/>
                              <a:gd name="T2" fmla="+- 0 -974 888"/>
                              <a:gd name="T3" fmla="*/ -974 h 400"/>
                              <a:gd name="T4" fmla="+- 0 10210 2460"/>
                              <a:gd name="T5" fmla="*/ T4 w 12220"/>
                              <a:gd name="T6" fmla="+- 0 -974 888"/>
                              <a:gd name="T7" fmla="*/ -974 h 400"/>
                              <a:gd name="T8" fmla="+- 0 10210 2460"/>
                              <a:gd name="T9" fmla="*/ T8 w 12220"/>
                              <a:gd name="T10" fmla="+- 0 -974 888"/>
                              <a:gd name="T11" fmla="*/ -974 h 400"/>
                              <a:gd name="T12" fmla="+- 0 10210 2460"/>
                              <a:gd name="T13" fmla="*/ T12 w 12220"/>
                              <a:gd name="T14" fmla="+- 0 -860 888"/>
                              <a:gd name="T15" fmla="*/ -860 h 400"/>
                            </a:gdLst>
                            <a:ahLst/>
                            <a:cxnLst>
                              <a:cxn ang="0">
                                <a:pos x="T1" y="T3"/>
                              </a:cxn>
                              <a:cxn ang="0">
                                <a:pos x="T5" y="T7"/>
                              </a:cxn>
                              <a:cxn ang="0">
                                <a:pos x="T9" y="T11"/>
                              </a:cxn>
                              <a:cxn ang="0">
                                <a:pos x="T13" y="T15"/>
                              </a:cxn>
                            </a:cxnLst>
                            <a:rect l="0" t="0" r="r" b="b"/>
                            <a:pathLst>
                              <a:path w="12220" h="400">
                                <a:moveTo>
                                  <a:pt x="4265" y="-1862"/>
                                </a:moveTo>
                                <a:lnTo>
                                  <a:pt x="7750" y="-1862"/>
                                </a:lnTo>
                                <a:moveTo>
                                  <a:pt x="7750" y="-1862"/>
                                </a:moveTo>
                                <a:lnTo>
                                  <a:pt x="7750" y="-1748"/>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7" name="AutoShape 326"/>
                        <wps:cNvSpPr>
                          <a:spLocks/>
                        </wps:cNvSpPr>
                        <wps:spPr bwMode="auto">
                          <a:xfrm>
                            <a:off x="14600" y="888"/>
                            <a:ext cx="160" cy="200"/>
                          </a:xfrm>
                          <a:custGeom>
                            <a:avLst/>
                            <a:gdLst>
                              <a:gd name="T0" fmla="+- 0 10188 14600"/>
                              <a:gd name="T1" fmla="*/ T0 w 160"/>
                              <a:gd name="T2" fmla="+- 0 -917 888"/>
                              <a:gd name="T3" fmla="*/ -917 h 200"/>
                              <a:gd name="T4" fmla="+- 0 10210 14600"/>
                              <a:gd name="T5" fmla="*/ T4 w 160"/>
                              <a:gd name="T6" fmla="+- 0 -860 888"/>
                              <a:gd name="T7" fmla="*/ -860 h 200"/>
                              <a:gd name="T8" fmla="+- 0 10210 14600"/>
                              <a:gd name="T9" fmla="*/ T8 w 160"/>
                              <a:gd name="T10" fmla="+- 0 -860 888"/>
                              <a:gd name="T11" fmla="*/ -860 h 200"/>
                              <a:gd name="T12" fmla="+- 0 10233 14600"/>
                              <a:gd name="T13" fmla="*/ T12 w 160"/>
                              <a:gd name="T14" fmla="+- 0 -917 888"/>
                              <a:gd name="T15" fmla="*/ -917 h 200"/>
                            </a:gdLst>
                            <a:ahLst/>
                            <a:cxnLst>
                              <a:cxn ang="0">
                                <a:pos x="T1" y="T3"/>
                              </a:cxn>
                              <a:cxn ang="0">
                                <a:pos x="T5" y="T7"/>
                              </a:cxn>
                              <a:cxn ang="0">
                                <a:pos x="T9" y="T11"/>
                              </a:cxn>
                              <a:cxn ang="0">
                                <a:pos x="T13" y="T15"/>
                              </a:cxn>
                            </a:cxnLst>
                            <a:rect l="0" t="0" r="r" b="b"/>
                            <a:pathLst>
                              <a:path w="160" h="200">
                                <a:moveTo>
                                  <a:pt x="-4412" y="-1805"/>
                                </a:moveTo>
                                <a:lnTo>
                                  <a:pt x="-4390" y="-1748"/>
                                </a:lnTo>
                                <a:moveTo>
                                  <a:pt x="-4390" y="-1748"/>
                                </a:moveTo>
                                <a:lnTo>
                                  <a:pt x="-4367" y="-1805"/>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 name="Line 325"/>
                        <wps:cNvCnPr>
                          <a:cxnSpLocks noChangeShapeType="1"/>
                        </wps:cNvCnPr>
                        <wps:spPr bwMode="auto">
                          <a:xfrm>
                            <a:off x="10267" y="-541"/>
                            <a:ext cx="0" cy="120"/>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39" name="AutoShape 324"/>
                        <wps:cNvSpPr>
                          <a:spLocks/>
                        </wps:cNvSpPr>
                        <wps:spPr bwMode="auto">
                          <a:xfrm>
                            <a:off x="14800" y="-652"/>
                            <a:ext cx="160" cy="200"/>
                          </a:xfrm>
                          <a:custGeom>
                            <a:avLst/>
                            <a:gdLst>
                              <a:gd name="T0" fmla="+- 0 10245 14800"/>
                              <a:gd name="T1" fmla="*/ T0 w 160"/>
                              <a:gd name="T2" fmla="+- 0 -478 -652"/>
                              <a:gd name="T3" fmla="*/ -478 h 200"/>
                              <a:gd name="T4" fmla="+- 0 10267 14800"/>
                              <a:gd name="T5" fmla="*/ T4 w 160"/>
                              <a:gd name="T6" fmla="+- 0 -421 -652"/>
                              <a:gd name="T7" fmla="*/ -421 h 200"/>
                              <a:gd name="T8" fmla="+- 0 10267 14800"/>
                              <a:gd name="T9" fmla="*/ T8 w 160"/>
                              <a:gd name="T10" fmla="+- 0 -421 -652"/>
                              <a:gd name="T11" fmla="*/ -421 h 200"/>
                              <a:gd name="T12" fmla="+- 0 10290 14800"/>
                              <a:gd name="T13" fmla="*/ T12 w 160"/>
                              <a:gd name="T14" fmla="+- 0 -478 -652"/>
                              <a:gd name="T15" fmla="*/ -478 h 200"/>
                            </a:gdLst>
                            <a:ahLst/>
                            <a:cxnLst>
                              <a:cxn ang="0">
                                <a:pos x="T1" y="T3"/>
                              </a:cxn>
                              <a:cxn ang="0">
                                <a:pos x="T5" y="T7"/>
                              </a:cxn>
                              <a:cxn ang="0">
                                <a:pos x="T9" y="T11"/>
                              </a:cxn>
                              <a:cxn ang="0">
                                <a:pos x="T13" y="T15"/>
                              </a:cxn>
                            </a:cxnLst>
                            <a:rect l="0" t="0" r="r" b="b"/>
                            <a:pathLst>
                              <a:path w="160" h="200">
                                <a:moveTo>
                                  <a:pt x="-4555" y="174"/>
                                </a:moveTo>
                                <a:lnTo>
                                  <a:pt x="-4533" y="231"/>
                                </a:lnTo>
                                <a:moveTo>
                                  <a:pt x="-4533" y="231"/>
                                </a:moveTo>
                                <a:lnTo>
                                  <a:pt x="-4510" y="174"/>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 name="AutoShape 323"/>
                        <wps:cNvSpPr>
                          <a:spLocks/>
                        </wps:cNvSpPr>
                        <wps:spPr bwMode="auto">
                          <a:xfrm>
                            <a:off x="15060" y="-2252"/>
                            <a:ext cx="880" cy="740"/>
                          </a:xfrm>
                          <a:custGeom>
                            <a:avLst/>
                            <a:gdLst>
                              <a:gd name="T0" fmla="+- 0 10319 15060"/>
                              <a:gd name="T1" fmla="*/ T0 w 880"/>
                              <a:gd name="T2" fmla="+- 0 -176 -2252"/>
                              <a:gd name="T3" fmla="*/ -176 h 740"/>
                              <a:gd name="T4" fmla="+- 0 10319 15060"/>
                              <a:gd name="T5" fmla="*/ T4 w 880"/>
                              <a:gd name="T6" fmla="+- 0 35 -2252"/>
                              <a:gd name="T7" fmla="*/ 35 h 740"/>
                              <a:gd name="T8" fmla="+- 0 10319 15060"/>
                              <a:gd name="T9" fmla="*/ T8 w 880"/>
                              <a:gd name="T10" fmla="+- 0 35 -2252"/>
                              <a:gd name="T11" fmla="*/ 35 h 740"/>
                              <a:gd name="T12" fmla="+- 0 10570 15060"/>
                              <a:gd name="T13" fmla="*/ T12 w 880"/>
                              <a:gd name="T14" fmla="+- 0 35 -2252"/>
                              <a:gd name="T15" fmla="*/ 35 h 740"/>
                            </a:gdLst>
                            <a:ahLst/>
                            <a:cxnLst>
                              <a:cxn ang="0">
                                <a:pos x="T1" y="T3"/>
                              </a:cxn>
                              <a:cxn ang="0">
                                <a:pos x="T5" y="T7"/>
                              </a:cxn>
                              <a:cxn ang="0">
                                <a:pos x="T9" y="T11"/>
                              </a:cxn>
                              <a:cxn ang="0">
                                <a:pos x="T13" y="T15"/>
                              </a:cxn>
                            </a:cxnLst>
                            <a:rect l="0" t="0" r="r" b="b"/>
                            <a:pathLst>
                              <a:path w="880" h="740">
                                <a:moveTo>
                                  <a:pt x="-4741" y="2076"/>
                                </a:moveTo>
                                <a:lnTo>
                                  <a:pt x="-4741" y="2287"/>
                                </a:lnTo>
                                <a:moveTo>
                                  <a:pt x="-4741" y="2287"/>
                                </a:moveTo>
                                <a:lnTo>
                                  <a:pt x="-4490" y="2287"/>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 name="AutoShape 322"/>
                        <wps:cNvSpPr>
                          <a:spLocks/>
                        </wps:cNvSpPr>
                        <wps:spPr bwMode="auto">
                          <a:xfrm>
                            <a:off x="15740" y="-2332"/>
                            <a:ext cx="200" cy="160"/>
                          </a:xfrm>
                          <a:custGeom>
                            <a:avLst/>
                            <a:gdLst>
                              <a:gd name="T0" fmla="+- 0 10513 15740"/>
                              <a:gd name="T1" fmla="*/ T0 w 200"/>
                              <a:gd name="T2" fmla="+- 0 58 -2332"/>
                              <a:gd name="T3" fmla="*/ 58 h 160"/>
                              <a:gd name="T4" fmla="+- 0 10570 15740"/>
                              <a:gd name="T5" fmla="*/ T4 w 200"/>
                              <a:gd name="T6" fmla="+- 0 35 -2332"/>
                              <a:gd name="T7" fmla="*/ 35 h 160"/>
                              <a:gd name="T8" fmla="+- 0 10570 15740"/>
                              <a:gd name="T9" fmla="*/ T8 w 200"/>
                              <a:gd name="T10" fmla="+- 0 35 -2332"/>
                              <a:gd name="T11" fmla="*/ 35 h 160"/>
                              <a:gd name="T12" fmla="+- 0 10513 15740"/>
                              <a:gd name="T13" fmla="*/ T12 w 200"/>
                              <a:gd name="T14" fmla="+- 0 12 -2332"/>
                              <a:gd name="T15" fmla="*/ 12 h 160"/>
                            </a:gdLst>
                            <a:ahLst/>
                            <a:cxnLst>
                              <a:cxn ang="0">
                                <a:pos x="T1" y="T3"/>
                              </a:cxn>
                              <a:cxn ang="0">
                                <a:pos x="T5" y="T7"/>
                              </a:cxn>
                              <a:cxn ang="0">
                                <a:pos x="T9" y="T11"/>
                              </a:cxn>
                              <a:cxn ang="0">
                                <a:pos x="T13" y="T15"/>
                              </a:cxn>
                            </a:cxnLst>
                            <a:rect l="0" t="0" r="r" b="b"/>
                            <a:pathLst>
                              <a:path w="200" h="160">
                                <a:moveTo>
                                  <a:pt x="-5227" y="2390"/>
                                </a:moveTo>
                                <a:lnTo>
                                  <a:pt x="-5170" y="2367"/>
                                </a:lnTo>
                                <a:moveTo>
                                  <a:pt x="-5170" y="2367"/>
                                </a:moveTo>
                                <a:lnTo>
                                  <a:pt x="-5227" y="2344"/>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 name="Line 321"/>
                        <wps:cNvCnPr>
                          <a:cxnSpLocks noChangeShapeType="1"/>
                        </wps:cNvCnPr>
                        <wps:spPr bwMode="auto">
                          <a:xfrm>
                            <a:off x="10969" y="-2478"/>
                            <a:ext cx="0" cy="85"/>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43" name="AutoShape 320"/>
                        <wps:cNvSpPr>
                          <a:spLocks/>
                        </wps:cNvSpPr>
                        <wps:spPr bwMode="auto">
                          <a:xfrm>
                            <a:off x="17260" y="6268"/>
                            <a:ext cx="160" cy="200"/>
                          </a:xfrm>
                          <a:custGeom>
                            <a:avLst/>
                            <a:gdLst>
                              <a:gd name="T0" fmla="+- 0 10946 17260"/>
                              <a:gd name="T1" fmla="*/ T0 w 160"/>
                              <a:gd name="T2" fmla="+- 0 -2450 6268"/>
                              <a:gd name="T3" fmla="*/ -2450 h 200"/>
                              <a:gd name="T4" fmla="+- 0 10969 17260"/>
                              <a:gd name="T5" fmla="*/ T4 w 160"/>
                              <a:gd name="T6" fmla="+- 0 -2393 6268"/>
                              <a:gd name="T7" fmla="*/ -2393 h 200"/>
                              <a:gd name="T8" fmla="+- 0 10969 17260"/>
                              <a:gd name="T9" fmla="*/ T8 w 160"/>
                              <a:gd name="T10" fmla="+- 0 -2393 6268"/>
                              <a:gd name="T11" fmla="*/ -2393 h 200"/>
                              <a:gd name="T12" fmla="+- 0 10992 17260"/>
                              <a:gd name="T13" fmla="*/ T12 w 160"/>
                              <a:gd name="T14" fmla="+- 0 -2450 6268"/>
                              <a:gd name="T15" fmla="*/ -2450 h 200"/>
                            </a:gdLst>
                            <a:ahLst/>
                            <a:cxnLst>
                              <a:cxn ang="0">
                                <a:pos x="T1" y="T3"/>
                              </a:cxn>
                              <a:cxn ang="0">
                                <a:pos x="T5" y="T7"/>
                              </a:cxn>
                              <a:cxn ang="0">
                                <a:pos x="T9" y="T11"/>
                              </a:cxn>
                              <a:cxn ang="0">
                                <a:pos x="T13" y="T15"/>
                              </a:cxn>
                            </a:cxnLst>
                            <a:rect l="0" t="0" r="r" b="b"/>
                            <a:pathLst>
                              <a:path w="160" h="200">
                                <a:moveTo>
                                  <a:pt x="-6314" y="-8718"/>
                                </a:moveTo>
                                <a:lnTo>
                                  <a:pt x="-6291" y="-8661"/>
                                </a:lnTo>
                                <a:moveTo>
                                  <a:pt x="-6291" y="-8661"/>
                                </a:moveTo>
                                <a:lnTo>
                                  <a:pt x="-6268" y="-8718"/>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4" name="Line 319"/>
                        <wps:cNvCnPr>
                          <a:cxnSpLocks noChangeShapeType="1"/>
                        </wps:cNvCnPr>
                        <wps:spPr bwMode="auto">
                          <a:xfrm>
                            <a:off x="10952" y="-2256"/>
                            <a:ext cx="0" cy="80"/>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45" name="AutoShape 318"/>
                        <wps:cNvSpPr>
                          <a:spLocks/>
                        </wps:cNvSpPr>
                        <wps:spPr bwMode="auto">
                          <a:xfrm>
                            <a:off x="17200" y="5508"/>
                            <a:ext cx="160" cy="200"/>
                          </a:xfrm>
                          <a:custGeom>
                            <a:avLst/>
                            <a:gdLst>
                              <a:gd name="T0" fmla="+- 0 10929 17200"/>
                              <a:gd name="T1" fmla="*/ T0 w 160"/>
                              <a:gd name="T2" fmla="+- 0 -2233 5508"/>
                              <a:gd name="T3" fmla="*/ -2233 h 200"/>
                              <a:gd name="T4" fmla="+- 0 10952 17200"/>
                              <a:gd name="T5" fmla="*/ T4 w 160"/>
                              <a:gd name="T6" fmla="+- 0 -2176 5508"/>
                              <a:gd name="T7" fmla="*/ -2176 h 200"/>
                              <a:gd name="T8" fmla="+- 0 10952 17200"/>
                              <a:gd name="T9" fmla="*/ T8 w 160"/>
                              <a:gd name="T10" fmla="+- 0 -2176 5508"/>
                              <a:gd name="T11" fmla="*/ -2176 h 200"/>
                              <a:gd name="T12" fmla="+- 0 10975 17200"/>
                              <a:gd name="T13" fmla="*/ T12 w 160"/>
                              <a:gd name="T14" fmla="+- 0 -2233 5508"/>
                              <a:gd name="T15" fmla="*/ -2233 h 200"/>
                            </a:gdLst>
                            <a:ahLst/>
                            <a:cxnLst>
                              <a:cxn ang="0">
                                <a:pos x="T1" y="T3"/>
                              </a:cxn>
                              <a:cxn ang="0">
                                <a:pos x="T5" y="T7"/>
                              </a:cxn>
                              <a:cxn ang="0">
                                <a:pos x="T9" y="T11"/>
                              </a:cxn>
                              <a:cxn ang="0">
                                <a:pos x="T13" y="T15"/>
                              </a:cxn>
                            </a:cxnLst>
                            <a:rect l="0" t="0" r="r" b="b"/>
                            <a:pathLst>
                              <a:path w="160" h="200">
                                <a:moveTo>
                                  <a:pt x="-6271" y="-7741"/>
                                </a:moveTo>
                                <a:lnTo>
                                  <a:pt x="-6248" y="-7684"/>
                                </a:lnTo>
                                <a:moveTo>
                                  <a:pt x="-6248" y="-7684"/>
                                </a:moveTo>
                                <a:lnTo>
                                  <a:pt x="-6225" y="-7741"/>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6" name="Line 317"/>
                        <wps:cNvCnPr>
                          <a:cxnSpLocks noChangeShapeType="1"/>
                        </wps:cNvCnPr>
                        <wps:spPr bwMode="auto">
                          <a:xfrm>
                            <a:off x="10923" y="-2119"/>
                            <a:ext cx="0" cy="119"/>
                          </a:xfrm>
                          <a:prstGeom prst="line">
                            <a:avLst/>
                          </a:prstGeom>
                          <a:noFill/>
                          <a:ln w="3983">
                            <a:solidFill>
                              <a:srgbClr val="000000"/>
                            </a:solidFill>
                            <a:round/>
                            <a:headEnd/>
                            <a:tailEnd/>
                          </a:ln>
                          <a:extLst>
                            <a:ext uri="{909E8E84-426E-40DD-AFC4-6F175D3DCCD1}">
                              <a14:hiddenFill xmlns:a14="http://schemas.microsoft.com/office/drawing/2010/main">
                                <a:noFill/>
                              </a14:hiddenFill>
                            </a:ext>
                          </a:extLst>
                        </wps:spPr>
                        <wps:bodyPr/>
                      </wps:wsp>
                      <wps:wsp>
                        <wps:cNvPr id="547" name="AutoShape 316"/>
                        <wps:cNvSpPr>
                          <a:spLocks/>
                        </wps:cNvSpPr>
                        <wps:spPr bwMode="auto">
                          <a:xfrm>
                            <a:off x="16840" y="4888"/>
                            <a:ext cx="180" cy="200"/>
                          </a:xfrm>
                          <a:custGeom>
                            <a:avLst/>
                            <a:gdLst>
                              <a:gd name="T0" fmla="+- 0 10843 16840"/>
                              <a:gd name="T1" fmla="*/ T0 w 180"/>
                              <a:gd name="T2" fmla="+- 0 -2056 4888"/>
                              <a:gd name="T3" fmla="*/ -2056 h 200"/>
                              <a:gd name="T4" fmla="+- 0 10826 16840"/>
                              <a:gd name="T5" fmla="*/ T4 w 180"/>
                              <a:gd name="T6" fmla="+- 0 -2000 4888"/>
                              <a:gd name="T7" fmla="*/ -2000 h 200"/>
                              <a:gd name="T8" fmla="+- 0 10826 16840"/>
                              <a:gd name="T9" fmla="*/ T8 w 180"/>
                              <a:gd name="T10" fmla="+- 0 -2000 4888"/>
                              <a:gd name="T11" fmla="*/ -2000 h 200"/>
                              <a:gd name="T12" fmla="+- 0 10878 16840"/>
                              <a:gd name="T13" fmla="*/ T12 w 180"/>
                              <a:gd name="T14" fmla="+- 0 -2028 4888"/>
                              <a:gd name="T15" fmla="*/ -2028 h 200"/>
                            </a:gdLst>
                            <a:ahLst/>
                            <a:cxnLst>
                              <a:cxn ang="0">
                                <a:pos x="T1" y="T3"/>
                              </a:cxn>
                              <a:cxn ang="0">
                                <a:pos x="T5" y="T7"/>
                              </a:cxn>
                              <a:cxn ang="0">
                                <a:pos x="T9" y="T11"/>
                              </a:cxn>
                              <a:cxn ang="0">
                                <a:pos x="T13" y="T15"/>
                              </a:cxn>
                            </a:cxnLst>
                            <a:rect l="0" t="0" r="r" b="b"/>
                            <a:pathLst>
                              <a:path w="180" h="200">
                                <a:moveTo>
                                  <a:pt x="-5997" y="-6944"/>
                                </a:moveTo>
                                <a:lnTo>
                                  <a:pt x="-6014" y="-6888"/>
                                </a:lnTo>
                                <a:moveTo>
                                  <a:pt x="-6014" y="-6888"/>
                                </a:moveTo>
                                <a:lnTo>
                                  <a:pt x="-5962" y="-6916"/>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8" name="Line 315"/>
                        <wps:cNvCnPr>
                          <a:cxnSpLocks noChangeShapeType="1"/>
                        </wps:cNvCnPr>
                        <wps:spPr bwMode="auto">
                          <a:xfrm>
                            <a:off x="10838" y="-1840"/>
                            <a:ext cx="0" cy="120"/>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49" name="AutoShape 314"/>
                        <wps:cNvSpPr>
                          <a:spLocks/>
                        </wps:cNvSpPr>
                        <wps:spPr bwMode="auto">
                          <a:xfrm>
                            <a:off x="16800" y="3908"/>
                            <a:ext cx="160" cy="200"/>
                          </a:xfrm>
                          <a:custGeom>
                            <a:avLst/>
                            <a:gdLst>
                              <a:gd name="T0" fmla="+- 0 10815 16800"/>
                              <a:gd name="T1" fmla="*/ T0 w 160"/>
                              <a:gd name="T2" fmla="+- 0 -1777 3908"/>
                              <a:gd name="T3" fmla="*/ -1777 h 200"/>
                              <a:gd name="T4" fmla="+- 0 10838 16800"/>
                              <a:gd name="T5" fmla="*/ T4 w 160"/>
                              <a:gd name="T6" fmla="+- 0 -1720 3908"/>
                              <a:gd name="T7" fmla="*/ -1720 h 200"/>
                              <a:gd name="T8" fmla="+- 0 10838 16800"/>
                              <a:gd name="T9" fmla="*/ T8 w 160"/>
                              <a:gd name="T10" fmla="+- 0 -1720 3908"/>
                              <a:gd name="T11" fmla="*/ -1720 h 200"/>
                              <a:gd name="T12" fmla="+- 0 10861 16800"/>
                              <a:gd name="T13" fmla="*/ T12 w 160"/>
                              <a:gd name="T14" fmla="+- 0 -1777 3908"/>
                              <a:gd name="T15" fmla="*/ -1777 h 200"/>
                            </a:gdLst>
                            <a:ahLst/>
                            <a:cxnLst>
                              <a:cxn ang="0">
                                <a:pos x="T1" y="T3"/>
                              </a:cxn>
                              <a:cxn ang="0">
                                <a:pos x="T5" y="T7"/>
                              </a:cxn>
                              <a:cxn ang="0">
                                <a:pos x="T9" y="T11"/>
                              </a:cxn>
                              <a:cxn ang="0">
                                <a:pos x="T13" y="T15"/>
                              </a:cxn>
                            </a:cxnLst>
                            <a:rect l="0" t="0" r="r" b="b"/>
                            <a:pathLst>
                              <a:path w="160" h="200">
                                <a:moveTo>
                                  <a:pt x="-5985" y="-5685"/>
                                </a:moveTo>
                                <a:lnTo>
                                  <a:pt x="-5962" y="-5628"/>
                                </a:lnTo>
                                <a:moveTo>
                                  <a:pt x="-5962" y="-5628"/>
                                </a:moveTo>
                                <a:lnTo>
                                  <a:pt x="-5939" y="-5685"/>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 name="Line 313"/>
                        <wps:cNvCnPr>
                          <a:cxnSpLocks noChangeShapeType="1"/>
                        </wps:cNvCnPr>
                        <wps:spPr bwMode="auto">
                          <a:xfrm>
                            <a:off x="11032" y="-2119"/>
                            <a:ext cx="0" cy="604"/>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51" name="AutoShape 312"/>
                        <wps:cNvSpPr>
                          <a:spLocks/>
                        </wps:cNvSpPr>
                        <wps:spPr bwMode="auto">
                          <a:xfrm>
                            <a:off x="17480" y="3188"/>
                            <a:ext cx="160" cy="200"/>
                          </a:xfrm>
                          <a:custGeom>
                            <a:avLst/>
                            <a:gdLst>
                              <a:gd name="T0" fmla="+- 0 11009 17480"/>
                              <a:gd name="T1" fmla="*/ T0 w 160"/>
                              <a:gd name="T2" fmla="+- 0 -1572 3188"/>
                              <a:gd name="T3" fmla="*/ -1572 h 200"/>
                              <a:gd name="T4" fmla="+- 0 11032 17480"/>
                              <a:gd name="T5" fmla="*/ T4 w 160"/>
                              <a:gd name="T6" fmla="+- 0 -1515 3188"/>
                              <a:gd name="T7" fmla="*/ -1515 h 200"/>
                              <a:gd name="T8" fmla="+- 0 11032 17480"/>
                              <a:gd name="T9" fmla="*/ T8 w 160"/>
                              <a:gd name="T10" fmla="+- 0 -1515 3188"/>
                              <a:gd name="T11" fmla="*/ -1515 h 200"/>
                              <a:gd name="T12" fmla="+- 0 11054 17480"/>
                              <a:gd name="T13" fmla="*/ T12 w 160"/>
                              <a:gd name="T14" fmla="+- 0 -1572 3188"/>
                              <a:gd name="T15" fmla="*/ -1572 h 200"/>
                            </a:gdLst>
                            <a:ahLst/>
                            <a:cxnLst>
                              <a:cxn ang="0">
                                <a:pos x="T1" y="T3"/>
                              </a:cxn>
                              <a:cxn ang="0">
                                <a:pos x="T5" y="T7"/>
                              </a:cxn>
                              <a:cxn ang="0">
                                <a:pos x="T9" y="T11"/>
                              </a:cxn>
                              <a:cxn ang="0">
                                <a:pos x="T13" y="T15"/>
                              </a:cxn>
                            </a:cxnLst>
                            <a:rect l="0" t="0" r="r" b="b"/>
                            <a:pathLst>
                              <a:path w="160" h="200">
                                <a:moveTo>
                                  <a:pt x="-6471" y="-4760"/>
                                </a:moveTo>
                                <a:lnTo>
                                  <a:pt x="-6448" y="-4703"/>
                                </a:lnTo>
                                <a:moveTo>
                                  <a:pt x="-6448" y="-4703"/>
                                </a:moveTo>
                                <a:lnTo>
                                  <a:pt x="-6426" y="-4760"/>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2" name="Line 311"/>
                        <wps:cNvCnPr>
                          <a:cxnSpLocks noChangeShapeType="1"/>
                        </wps:cNvCnPr>
                        <wps:spPr bwMode="auto">
                          <a:xfrm>
                            <a:off x="10980" y="-1287"/>
                            <a:ext cx="0" cy="125"/>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53" name="AutoShape 310"/>
                        <wps:cNvSpPr>
                          <a:spLocks/>
                        </wps:cNvSpPr>
                        <wps:spPr bwMode="auto">
                          <a:xfrm>
                            <a:off x="17300" y="1948"/>
                            <a:ext cx="160" cy="200"/>
                          </a:xfrm>
                          <a:custGeom>
                            <a:avLst/>
                            <a:gdLst>
                              <a:gd name="T0" fmla="+- 0 10957 17300"/>
                              <a:gd name="T1" fmla="*/ T0 w 160"/>
                              <a:gd name="T2" fmla="+- 0 -1219 1948"/>
                              <a:gd name="T3" fmla="*/ -1219 h 200"/>
                              <a:gd name="T4" fmla="+- 0 10980 17300"/>
                              <a:gd name="T5" fmla="*/ T4 w 160"/>
                              <a:gd name="T6" fmla="+- 0 -1162 1948"/>
                              <a:gd name="T7" fmla="*/ -1162 h 200"/>
                              <a:gd name="T8" fmla="+- 0 10980 17300"/>
                              <a:gd name="T9" fmla="*/ T8 w 160"/>
                              <a:gd name="T10" fmla="+- 0 -1162 1948"/>
                              <a:gd name="T11" fmla="*/ -1162 h 200"/>
                              <a:gd name="T12" fmla="+- 0 11003 17300"/>
                              <a:gd name="T13" fmla="*/ T12 w 160"/>
                              <a:gd name="T14" fmla="+- 0 -1219 1948"/>
                              <a:gd name="T15" fmla="*/ -1219 h 200"/>
                            </a:gdLst>
                            <a:ahLst/>
                            <a:cxnLst>
                              <a:cxn ang="0">
                                <a:pos x="T1" y="T3"/>
                              </a:cxn>
                              <a:cxn ang="0">
                                <a:pos x="T5" y="T7"/>
                              </a:cxn>
                              <a:cxn ang="0">
                                <a:pos x="T9" y="T11"/>
                              </a:cxn>
                              <a:cxn ang="0">
                                <a:pos x="T13" y="T15"/>
                              </a:cxn>
                            </a:cxnLst>
                            <a:rect l="0" t="0" r="r" b="b"/>
                            <a:pathLst>
                              <a:path w="160" h="200">
                                <a:moveTo>
                                  <a:pt x="-6343" y="-3167"/>
                                </a:moveTo>
                                <a:lnTo>
                                  <a:pt x="-6320" y="-3110"/>
                                </a:lnTo>
                                <a:moveTo>
                                  <a:pt x="-6320" y="-3110"/>
                                </a:moveTo>
                                <a:lnTo>
                                  <a:pt x="-6297" y="-3167"/>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4" name="Line 309"/>
                        <wps:cNvCnPr>
                          <a:cxnSpLocks noChangeShapeType="1"/>
                        </wps:cNvCnPr>
                        <wps:spPr bwMode="auto">
                          <a:xfrm>
                            <a:off x="9520" y="-1167"/>
                            <a:ext cx="0" cy="74"/>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55" name="AutoShape 308"/>
                        <wps:cNvSpPr>
                          <a:spLocks/>
                        </wps:cNvSpPr>
                        <wps:spPr bwMode="auto">
                          <a:xfrm>
                            <a:off x="12180" y="1708"/>
                            <a:ext cx="160" cy="200"/>
                          </a:xfrm>
                          <a:custGeom>
                            <a:avLst/>
                            <a:gdLst>
                              <a:gd name="T0" fmla="+- 0 9497 12180"/>
                              <a:gd name="T1" fmla="*/ T0 w 160"/>
                              <a:gd name="T2" fmla="+- 0 -1150 1708"/>
                              <a:gd name="T3" fmla="*/ -1150 h 200"/>
                              <a:gd name="T4" fmla="+- 0 9520 12180"/>
                              <a:gd name="T5" fmla="*/ T4 w 160"/>
                              <a:gd name="T6" fmla="+- 0 -1093 1708"/>
                              <a:gd name="T7" fmla="*/ -1093 h 200"/>
                              <a:gd name="T8" fmla="+- 0 9520 12180"/>
                              <a:gd name="T9" fmla="*/ T8 w 160"/>
                              <a:gd name="T10" fmla="+- 0 -1093 1708"/>
                              <a:gd name="T11" fmla="*/ -1093 h 200"/>
                              <a:gd name="T12" fmla="+- 0 9543 12180"/>
                              <a:gd name="T13" fmla="*/ T12 w 160"/>
                              <a:gd name="T14" fmla="+- 0 -1150 1708"/>
                              <a:gd name="T15" fmla="*/ -1150 h 200"/>
                            </a:gdLst>
                            <a:ahLst/>
                            <a:cxnLst>
                              <a:cxn ang="0">
                                <a:pos x="T1" y="T3"/>
                              </a:cxn>
                              <a:cxn ang="0">
                                <a:pos x="T5" y="T7"/>
                              </a:cxn>
                              <a:cxn ang="0">
                                <a:pos x="T9" y="T11"/>
                              </a:cxn>
                              <a:cxn ang="0">
                                <a:pos x="T13" y="T15"/>
                              </a:cxn>
                            </a:cxnLst>
                            <a:rect l="0" t="0" r="r" b="b"/>
                            <a:pathLst>
                              <a:path w="160" h="200">
                                <a:moveTo>
                                  <a:pt x="-2683" y="-2858"/>
                                </a:moveTo>
                                <a:lnTo>
                                  <a:pt x="-2660" y="-2801"/>
                                </a:lnTo>
                                <a:moveTo>
                                  <a:pt x="-2660" y="-2801"/>
                                </a:moveTo>
                                <a:lnTo>
                                  <a:pt x="-2637" y="-2858"/>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 name="Line 307"/>
                        <wps:cNvCnPr>
                          <a:cxnSpLocks noChangeShapeType="1"/>
                        </wps:cNvCnPr>
                        <wps:spPr bwMode="auto">
                          <a:xfrm>
                            <a:off x="10980" y="-985"/>
                            <a:ext cx="0" cy="91"/>
                          </a:xfrm>
                          <a:prstGeom prst="line">
                            <a:avLst/>
                          </a:prstGeom>
                          <a:noFill/>
                          <a:ln w="3984">
                            <a:solidFill>
                              <a:srgbClr val="000000"/>
                            </a:solidFill>
                            <a:round/>
                            <a:headEnd/>
                            <a:tailEnd/>
                          </a:ln>
                          <a:extLst>
                            <a:ext uri="{909E8E84-426E-40DD-AFC4-6F175D3DCCD1}">
                              <a14:hiddenFill xmlns:a14="http://schemas.microsoft.com/office/drawing/2010/main">
                                <a:noFill/>
                              </a14:hiddenFill>
                            </a:ext>
                          </a:extLst>
                        </wps:spPr>
                        <wps:bodyPr/>
                      </wps:wsp>
                      <wps:wsp>
                        <wps:cNvPr id="557" name="AutoShape 306"/>
                        <wps:cNvSpPr>
                          <a:spLocks/>
                        </wps:cNvSpPr>
                        <wps:spPr bwMode="auto">
                          <a:xfrm>
                            <a:off x="17300" y="1008"/>
                            <a:ext cx="160" cy="200"/>
                          </a:xfrm>
                          <a:custGeom>
                            <a:avLst/>
                            <a:gdLst>
                              <a:gd name="T0" fmla="+- 0 10957 17300"/>
                              <a:gd name="T1" fmla="*/ T0 w 160"/>
                              <a:gd name="T2" fmla="+- 0 -951 1008"/>
                              <a:gd name="T3" fmla="*/ -951 h 200"/>
                              <a:gd name="T4" fmla="+- 0 10980 17300"/>
                              <a:gd name="T5" fmla="*/ T4 w 160"/>
                              <a:gd name="T6" fmla="+- 0 -894 1008"/>
                              <a:gd name="T7" fmla="*/ -894 h 200"/>
                              <a:gd name="T8" fmla="+- 0 10980 17300"/>
                              <a:gd name="T9" fmla="*/ T8 w 160"/>
                              <a:gd name="T10" fmla="+- 0 -894 1008"/>
                              <a:gd name="T11" fmla="*/ -894 h 200"/>
                              <a:gd name="T12" fmla="+- 0 11003 17300"/>
                              <a:gd name="T13" fmla="*/ T12 w 160"/>
                              <a:gd name="T14" fmla="+- 0 -951 1008"/>
                              <a:gd name="T15" fmla="*/ -951 h 200"/>
                            </a:gdLst>
                            <a:ahLst/>
                            <a:cxnLst>
                              <a:cxn ang="0">
                                <a:pos x="T1" y="T3"/>
                              </a:cxn>
                              <a:cxn ang="0">
                                <a:pos x="T5" y="T7"/>
                              </a:cxn>
                              <a:cxn ang="0">
                                <a:pos x="T9" y="T11"/>
                              </a:cxn>
                              <a:cxn ang="0">
                                <a:pos x="T13" y="T15"/>
                              </a:cxn>
                            </a:cxnLst>
                            <a:rect l="0" t="0" r="r" b="b"/>
                            <a:pathLst>
                              <a:path w="160" h="200">
                                <a:moveTo>
                                  <a:pt x="-6343" y="-1959"/>
                                </a:moveTo>
                                <a:lnTo>
                                  <a:pt x="-6320" y="-1902"/>
                                </a:lnTo>
                                <a:moveTo>
                                  <a:pt x="-6320" y="-1902"/>
                                </a:moveTo>
                                <a:lnTo>
                                  <a:pt x="-6297" y="-1959"/>
                                </a:lnTo>
                              </a:path>
                            </a:pathLst>
                          </a:custGeom>
                          <a:noFill/>
                          <a:ln w="3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D3597B" id="Group 305" o:spid="_x0000_s1026" style="position:absolute;margin-left:313.3pt;margin-top:-137.5pt;width:255.9pt;height:159.95pt;z-index:1864;mso-position-horizontal-relative:page" coordorigin="6266,-2750" coordsize="5118,31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">
                <v:shape id="Picture 558" o:spid="_x0000_s1027" type="#_x0000_t75" style="position:absolute;left:6269;top:-2740;width:650;height:31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SYtFDDAAAA3AAAAA8AAABkcnMvZG93bnJldi54bWxEj0+LwjAUxO/CfofwFrytaRVFq1GWFZcF&#10;wf8Hj4/m2Rabl9JEW7+9ERY8DjPzG2a2aE0p7lS7wrKCuBeBIE6tLjhTcDquvsYgnEfWWFomBQ9y&#10;sJh/dGaYaNvwnu4Hn4kAYZeggtz7KpHSpTkZdD1bEQfvYmuDPsg6k7rGJsBNKftRNJIGCw4LOVb0&#10;k1N6PdyMgnLtON5SvPk9m+NuSWZnH5NGqe5n+z0F4an17/B/+08rGERDeJ0JR0DO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Ji0UMMAAADcAAAADwAAAAAAAAAAAAAAAACf&#10;AgAAZHJzL2Rvd25yZXYueG1sUEsFBgAAAAAEAAQA9wAAAI8DAAAAAA==&#10;">
                  <v:imagedata r:id="rId81" o:title=""/>
                </v:shape>
                <v:shape id="AutoShape 557" o:spid="_x0000_s1028" style="position:absolute;left:6526;top:-2699;width:141;height:51;visibility:visible;mso-wrap-style:square;v-text-anchor:top" coordsize="14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AyYcYA&#10;AADcAAAADwAAAGRycy9kb3ducmV2LnhtbESP3WoCMRSE7wXfIRzBG6mJtitlNUopqEWo4E/vTzfH&#10;3cXNybqJun37Rij0cpiZb5jZorWVuFHjS8caRkMFgjhzpuRcw/GwfHoF4QOywcoxafghD4t5tzPD&#10;1Lg77+i2D7mIEPYpaihCqFMpfVaQRT90NXH0Tq6xGKJscmkavEe4reRYqYm0WHJcKLCm94Ky8/5q&#10;NXyNjoPDd3LZ1st8o9arNvk8vyRa93vt2xREoDb8h//aH0bDs5rA40w8An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kAyYcYAAADcAAAADwAAAAAAAAAAAAAAAACYAgAAZHJz&#10;L2Rvd25yZXYueG1sUEsFBgAAAAAEAAQA9QAAAIsDAAAAAA==&#10;" path="m6,50l,50,,2r8,l11,8,6,8r,3l6,50xm30,41r-5,l26,37,42,2r7,l49,8r-5,l43,12r,1l30,41xm26,50r-2,l6,12,6,8r5,l23,35r1,4l25,41r5,l26,50xm49,50r-5,l44,14r,-6l49,8r,42xm62,24r,-6l67,15r19,l86,19r-19,l62,24xm76,51r-12,l59,45r,-14l80,28r,-9l86,19r,14l80,33,68,34r-4,3l64,43r4,3l79,46r-3,5xm79,46r-4,l80,40r,-7l86,33r,11l80,44r-1,2xm86,50r-6,l80,44r6,l86,50xm100,7r-3,l95,5r,-3l97,r3,l102,2r,3l100,7xm101,50r-5,l96,16r5,l101,50xm122,21r-4,l122,15r13,l139,19r-16,l122,21xm118,50r-5,l113,16r5,l118,21r4,l118,26r,24xm141,50r-6,l135,19r4,l141,22r,28xe" fillcolor="black" stroked="f">
                  <v:path arrowok="t" o:connecttype="custom" o:connectlocs="0,-2649;8,-2697;6,-2691;6,-2649;25,-2658;42,-2697;49,-2691;43,-2687;30,-2658;24,-2649;6,-2691;23,-2664;25,-2658;26,-2649;44,-2649;44,-2691;49,-2649;62,-2681;86,-2684;67,-2680;76,-2648;59,-2654;80,-2671;86,-2680;80,-2666;64,-2662;68,-2653;76,-2648;75,-2653;80,-2666;86,-2655;79,-2653;80,-2649;86,-2655;100,-2692;95,-2694;97,-2699;102,-2697;100,-2692;96,-2649;101,-2683;122,-2678;122,-2684;139,-2680;122,-2678;113,-2649;118,-2683;122,-2678;118,-2649;135,-2649;139,-2680;141,-2649" o:connectangles="0,0,0,0,0,0,0,0,0,0,0,0,0,0,0,0,0,0,0,0,0,0,0,0,0,0,0,0,0,0,0,0,0,0,0,0,0,0,0,0,0,0,0,0,0,0,0,0,0,0,0,0"/>
                </v:shape>
                <v:shape id="Picture 556" o:spid="_x0000_s1029" type="#_x0000_t75" style="position:absolute;left:6537;top:-2570;width:109;height:1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qEOiPEAAAA3AAAAA8AAABkcnMvZG93bnJldi54bWxEj81qwzAQhO+BvIPYQG+JnJQmwbUcQqCQ&#10;Qy/NHz0u0tYytVbGUh03Tx8VCjkOM/MNU2wG14ieulB7VjCfZSCItTc1VwpOx7fpGkSIyAYbz6Tg&#10;lwJsyvGowNz4K39Qf4iVSBAOOSqwMba5lEFbchhmviVO3pfvHMYku0qaDq8J7hq5yLKldFhzWrDY&#10;0s6S/j78OAUv73tTDdt+saTz5+lyc1qTXSv1NBm2ryAiDfER/m/vjYLnbAV/Z9IRkOU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qEOiPEAAAA3AAAAA8AAAAAAAAAAAAAAAAA&#10;nwIAAGRycy9kb3ducmV2LnhtbFBLBQYAAAAABAAEAPcAAACQAwAAAAA=&#10;">
                  <v:imagedata r:id="rId82" o:title=""/>
                </v:shape>
                <v:shape id="Freeform 555" o:spid="_x0000_s1030" style="position:absolute;left:6360;top:-2347;width:434;height:228;visibility:visible;mso-wrap-style:square;v-text-anchor:top" coordsize="43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2PuMEA&#10;AADcAAAADwAAAGRycy9kb3ducmV2LnhtbERPz2uDMBS+D/Y/hDfobY22UIprFHEMeulGu7Hzw7yp&#10;zLyIiZr2r18Ogx4/vt+HIphezDS6zrKCdJ2AIK6t7rhR8PX59rwH4Tyyxt4yKbiSgyJ/fDhgpu3C&#10;Z5ovvhExhF2GClrvh0xKV7dk0K3tQBy5Hzsa9BGOjdQjLjHc9HKTJDtpsOPY0OJAVUv172UyCl7D&#10;rtyeZBpsNZ3ptnxP7oPflVo9hfIFhKfg7+J/91Er2CZxbTwTj4DM/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pNj7jBAAAA3AAAAA8AAAAAAAAAAAAAAAAAmAIAAGRycy9kb3du&#10;cmV2LnhtbFBLBQYAAAAABAAEAPUAAACGAwAAAAA=&#10;" path="m391,228r-348,l27,224,13,215,4,202,,185,,43,4,26,13,12,27,3,43,,391,r17,3l421,12r10,14l434,43r,142l431,202r-10,13l408,224r-17,4xe" stroked="f">
                  <v:path arrowok="t" o:connecttype="custom" o:connectlocs="391,-2119;43,-2119;27,-2123;13,-2132;4,-2145;0,-2162;0,-2304;4,-2321;13,-2335;27,-2344;43,-2347;391,-2347;408,-2344;421,-2335;431,-2321;434,-2304;434,-2162;431,-2145;421,-2132;408,-2123;391,-2119" o:connectangles="0,0,0,0,0,0,0,0,0,0,0,0,0,0,0,0,0,0,0,0,0"/>
                </v:shape>
                <v:shape id="AutoShape 554" o:spid="_x0000_s1031" style="position:absolute;left:6444;top:-2256;width:263;height:63;visibility:visible;mso-wrap-style:square;v-text-anchor:top" coordsize="263,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IbscUA&#10;AADcAAAADwAAAGRycy9kb3ducmV2LnhtbESPQWvCQBSE74L/YXmCN91Yi9ToKmIreCqYKujtkX0m&#10;0ezbNLua+O+7BcHjMDPfMPNla0pxp9oVlhWMhhEI4tTqgjMF+5/N4AOE88gaS8uk4EEOlotuZ46x&#10;tg3v6J74TAQIuxgV5N5XsZQuzcmgG9qKOHhnWxv0QdaZ1DU2AW5K+RZFE2mw4LCQY0XrnNJrcjMK&#10;fi/m+H3Qj5NffR6/JufkvWmmW6X6vXY1A+Gp9a/ws73VCsbRFP7PhCM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4huxxQAAANwAAAAPAAAAAAAAAAAAAAAAAJgCAABkcnMv&#10;ZG93bnJldi54bWxQSwUGAAAAAAQABAD1AAAAigMAAAAA&#10;" path="m22,52l8,52,,43,,26,9,16r13,l26,21r-15,l6,26,5,31r24,l29,36,5,36r,5l11,48r16,l27,49r-5,3xm29,31r-5,l24,26,19,21r7,l29,25r,6xm27,48r-5,l27,44r,4xm45,17r-5,l40,6,46,r7,l55,1r,4l45,5r,12xm55,6l53,5r2,l55,6xm53,22r-19,l34,17r19,l53,22xm45,51r-5,l40,22r5,l45,51xm67,17r-6,l61,6,67,r8,l76,1r,4l67,5r,12xm76,6l74,5r2,l76,6xm75,22r-20,l55,17r20,l75,22xm67,51r-6,l61,22r6,l67,51xm101,52r-15,l78,43r,-17l87,16r14,l105,21r-15,l85,26r-1,5l108,31r,5l84,36r,5l90,48r16,l106,49r-5,3xm108,31r-6,l102,26,98,21r7,l108,25r,6xm106,48r-5,l106,44r,4xm136,52r-13,l114,43r,-16l124,16r12,l140,18r,3l126,21r-6,7l120,41r6,7l140,48r,2l136,52xm140,24r-4,-3l140,21r,3xm140,48r-4,l140,45r,3xm155,17r-5,l150,9r5,-2l155,17xm164,22r-20,l144,17r20,l164,22xm162,52r-12,l150,22r5,l155,45r3,2l164,47r,4l162,52xm164,47r-2,l164,46r,1xm185,62r-4,l170,50r,-34l181,3r5,l175,16r,34l185,62xm199,17r-5,l194,9r5,-2l199,17xm208,22r-20,l188,17r20,l208,22xm206,52r-12,l194,22r5,l199,45r2,2l208,47r,4l206,52xm208,47r-2,l208,46r,1xm215,13r,-6l221,3r14,l239,7r-18,l215,13xm241,51r-28,l213,46,232,27r4,-7l237,12,232,7r7,l242,10r,10l237,29,219,46r22,l241,51xm252,62r-5,l258,50r,-34l247,3r5,l262,16r,34l252,62xe" fillcolor="black" stroked="f">
                  <v:path arrowok="t" o:connecttype="custom" o:connectlocs="0,-2230;11,-2235;29,-2220;27,-2208;24,-2225;29,-2231;27,-2212;40,-2250;55,-2251;53,-2251;34,-2234;45,-2205;45,-2205;67,-2256;67,-2251;76,-2251;55,-2239;61,-2205;101,-2204;87,-2240;85,-2230;84,-2220;106,-2207;102,-2230;108,-2225;106,-2208;114,-2229;140,-2235;126,-2208;140,-2232;140,-2208;155,-2239;155,-2239;164,-2239;150,-2234;164,-2209;162,-2209;181,-2194;186,-2253;199,-2239;199,-2239;208,-2239;194,-2234;208,-2209;206,-2209;215,-2249;221,-2249;213,-2210;232,-2249;237,-2227;241,-2205;258,-2240;262,-2206" o:connectangles="0,0,0,0,0,0,0,0,0,0,0,0,0,0,0,0,0,0,0,0,0,0,0,0,0,0,0,0,0,0,0,0,0,0,0,0,0,0,0,0,0,0,0,0,0,0,0,0,0,0,0,0,0"/>
                </v:shape>
                <v:shape id="Freeform 553" o:spid="_x0000_s1032" style="position:absolute;left:6360;top:-2347;width:428;height:223;visibility:visible;mso-wrap-style:square;v-text-anchor:top" coordsize="428,2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rOlMYA&#10;AADcAAAADwAAAGRycy9kb3ducmV2LnhtbESPwWrCQBCG74W+wzJCL0U3UWglukpRhAq9aHtobkN2&#10;TILZ2bC7atqndw6FHod//m++Wa4H16krhdh6NpBPMlDElbct1wa+PnfjOaiYkC12nsnAD0VYrx4f&#10;llhYf+MDXY+pVgLhWKCBJqW+0DpWDTmME98TS3bywWGSMdTaBrwJ3HV6mmUv2mHLcqHBnjYNVefj&#10;xYnGJf+Yvvr99+y3LbfPu0OflaE05mk0vC1AJRrS//Jf+90amOWiL88IAf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7rOlMYAAADcAAAADwAAAAAAAAAAAAAAAACYAgAAZHJz&#10;L2Rvd25yZXYueG1sUEsFBgAAAAAEAAQA9QAAAIsDAAAAAA==&#10;" path="m,43l,179r4,17l13,210r14,9l43,222r342,l402,219r14,-9l425,196r3,-17l428,43,425,26,416,12,402,3,385,,43,,27,3,13,12,4,26,,43xe" filled="f" strokeweight=".1106mm">
                  <v:path arrowok="t" o:connecttype="custom" o:connectlocs="0,-2304;0,-2168;4,-2151;13,-2137;27,-2128;43,-2125;385,-2125;402,-2128;416,-2137;425,-2151;428,-2168;428,-2304;425,-2321;416,-2335;402,-2344;385,-2347;43,-2347;27,-2344;13,-2335;4,-2321;0,-2304" o:connectangles="0,0,0,0,0,0,0,0,0,0,0,0,0,0,0,0,0,0,0,0,0"/>
                </v:shape>
                <v:line id="Line 552" o:spid="_x0000_s1033" style="position:absolute;visibility:visible;mso-wrap-style:square" from="6395,-2022" to="6743,-2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UIMisYAAADcAAAADwAAAGRycy9kb3ducmV2LnhtbESPzW7CMBCE75X6DtZW6q04KaWggEFV&#10;IwqoXPi5cFviJYkaryPbhfD2GKlSj6OZ+UYzmXWmEWdyvrasIO0lIIgLq2suFex385cRCB+QNTaW&#10;ScGVPMymjw8TzLS98IbO21CKCGGfoYIqhDaT0hcVGfQ92xJH72SdwRClK6V2eIlw08jXJHmXBmuO&#10;CxW29FlR8bP9NQq+3xZH128H4TBKhvnXepUP55wr9fzUfYxBBOrCf/ivvdQK+mkK9zPxCMjp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lCDIrGAAAA3AAAAA8AAAAAAAAA&#10;AAAAAAAAoQIAAGRycy9kb3ducmV2LnhtbFBLBQYAAAAABAAEAPkAAACUAwAAAAA=&#10;" strokecolor="white" strokeweight="1.0052mm"/>
                <v:rect id="Rectangle 551" o:spid="_x0000_s1034" style="position:absolute;left:6395;top:-2051;width:348;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PRB8MA&#10;AADcAAAADwAAAGRycy9kb3ducmV2LnhtbESPQYvCMBSE74L/ITzBm6ZWEOkaRYSFRRR2reIeH82z&#10;LTYvpYka//1GWPA4zMw3zGIVTCPu1LnasoLJOAFBXFhdc6ngmH+O5iCcR9bYWCYFT3KwWvZ7C8y0&#10;ffAP3Q++FBHCLkMFlfdtJqUrKjLoxrYljt7FdgZ9lF0pdYePCDeNTJNkJg3WHBcqbGlTUXE93IyC&#10;XXs6bWt9/M0T+5yG8/c27FNUajgI6w8QnoJ/h//bX1rBdJLC60w8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nPRB8MAAADcAAAADwAAAAAAAAAAAAAAAACYAgAAZHJzL2Rv&#10;d25yZXYueG1sUEsFBgAAAAAEAAQA9QAAAIgDAAAAAA==&#10;" filled="f" strokeweight=".1106mm"/>
                <v:line id="Line 550" o:spid="_x0000_s1035" style="position:absolute;visibility:visible;mso-wrap-style:square" from="6406,-1484" to="6754,-1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3q8cEAAADcAAAADwAAAGRycy9kb3ducmV2LnhtbESPQYvCMBSE74L/ITxhb5pqYZGuUURY&#10;1j1axfPb5tkUm5fapLb+eyMseBxm5htmtRlsLe7U+sqxgvksAUFcOF1xqeB0/J4uQfiArLF2TAoe&#10;5GGzHo9WmGnX84HueShFhLDPUIEJocmk9IUhi37mGuLoXVxrMUTZllK32Ee4reUiST6lxYrjgsGG&#10;doaKa95ZBZ3p9TWVif9zv7suP/+Urr5tlfqYDNsvEIGG8A7/t/daQTpP4XUmHgG5f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erxwQAAANwAAAAPAAAAAAAAAAAAAAAA&#10;AKECAABkcnMvZG93bnJldi54bWxQSwUGAAAAAAQABAD5AAAAjwMAAAAA&#10;" strokecolor="white" strokeweight=".90467mm"/>
                <v:rect id="Rectangle 549" o:spid="_x0000_s1036" style="position:absolute;left:6406;top:-1509;width:348;height: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bs6MUA&#10;AADcAAAADwAAAGRycy9kb3ducmV2LnhtbESP3WrCQBSE7wu+w3IE7+rGH0pJXaUIQhGFNip6ecie&#10;JqHZsyG7TTZv3xWEXg4z8w2z2gRTi45aV1lWMJsmIIhzqysuFJxPu+dXEM4ja6wtk4KBHGzWo6cV&#10;ptr2/EVd5gsRIexSVFB636RSurwkg25qG+LofdvWoI+yLaRusY9wU8t5krxIgxXHhRIb2paU/2S/&#10;RsGhuVz2lT7fTokdFuH6uQ/HOSo1GYf3NxCegv8PP9ofWsFitoT7mXgE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1uzoxQAAANwAAAAPAAAAAAAAAAAAAAAAAJgCAABkcnMv&#10;ZG93bnJldi54bWxQSwUGAAAAAAQABAD1AAAAigMAAAAA&#10;" filled="f" strokeweight=".1106mm"/>
                <v:shape id="Freeform 548" o:spid="_x0000_s1037" style="position:absolute;left:6315;top:-1327;width:537;height:228;visibility:visible;mso-wrap-style:square;v-text-anchor:top" coordsize="537,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w2LscA&#10;AADcAAAADwAAAGRycy9kb3ducmV2LnhtbESPQWvCQBSE70L/w/IK3nRjRSupq9Sq0Itg1YPHZ/Y1&#10;SZN9G7NrTPvru4LgcZiZb5jpvDWlaKh2uWUFg34EgjixOudUwWG/7k1AOI+ssbRMCn7JwXz21Jli&#10;rO2Vv6jZ+VQECLsYFWTeV7GULsnIoOvbijh437Y26IOsU6lrvAa4KeVLFI2lwZzDQoYVfWSUFLuL&#10;UbA8N6vqtLhEi9e/n2S7WRbFcX9Qqvvcvr+B8NT6R/je/tQKhoMR3M6EIyB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8Ni7HAAAA3AAAAA8AAAAAAAAAAAAAAAAAmAIAAGRy&#10;cy9kb3ducmV2LnhtbFBLBQYAAAAABAAEAPUAAACMAwAAAAA=&#10;" path="m493,228r-450,l26,225,12,215,3,202,,185,,43,3,26,12,12,26,3,43,,493,r17,3l523,12r10,14l536,43r,142l533,202r-10,13l510,225r-17,3xe" stroked="f">
                  <v:path arrowok="t" o:connecttype="custom" o:connectlocs="493,-1099;43,-1099;26,-1102;12,-1112;3,-1125;0,-1142;0,-1284;3,-1301;12,-1315;26,-1324;43,-1327;493,-1327;510,-1324;523,-1315;533,-1301;536,-1284;536,-1142;533,-1125;523,-1112;510,-1102;493,-1099" o:connectangles="0,0,0,0,0,0,0,0,0,0,0,0,0,0,0,0,0,0,0,0,0"/>
                </v:shape>
                <v:shape id="AutoShape 547" o:spid="_x0000_s1038" style="position:absolute;left:6352;top:-1236;width:457;height:68;visibility:visible;mso-wrap-style:square;v-text-anchor:top" coordsize="45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seIMMA&#10;AADcAAAADwAAAGRycy9kb3ducmV2LnhtbESPQWsCMRSE74L/IbyCNzergpTVKFIRivSgq+35sXlu&#10;FjcvYZO6239vCoUeh5n5hllvB9uKB3WhcaxgluUgiCunG64VXC+H6SuIEJE1to5JwQ8F2G7GozUW&#10;2vV8pkcZa5EgHApUYGL0hZShMmQxZM4TJ+/mOosxya6WusM+wW0r53m+lBYbTgsGPb0Zqu7lt1Vw&#10;xvJmmuPeu/nn3X+F/Ud/PFVKTV6G3QpEpCH+h//a71rBYraE3zPpCMjN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0seIMMAAADcAAAADwAAAAAAAAAAAAAAAACYAgAAZHJzL2Rv&#10;d25yZXYueG1sUEsFBgAAAAAEAAQA9QAAAIgDAAAAAA==&#10;" path="m23,52l9,52,,43,,26,9,16r14,l27,21r-15,l7,27,6,31r24,l30,36,6,36r,5l12,48r16,l28,49r-5,3xm30,31r-5,l24,26,20,21r7,l30,25r,6xm28,48r-5,l28,44r,4xm48,23r-4,l48,16r13,l65,21r-16,l48,23xm44,51r-6,l38,17r6,l44,23r4,l44,27r,24xm67,51r-6,l61,21r4,l67,24r,27xm84,17r-5,l79,9,84,7r,10xm93,22r-20,l73,17r20,l93,22xm91,52r-12,l79,22r5,l84,45r3,3l93,48r,3l91,52xm93,48r-1,l93,46r,2xm109,24r-3,l107,21r5,-4l117,17r1,l118,22r-7,l109,24xm106,51r-6,l100,17r6,l106,24r3,l106,28r,23xm118,23r-1,-1l118,22r,1xm133,63r-5,l130,58r2,-7l119,17r6,l134,44r1,l135,46r5,l133,63xm140,46r-5,l135,45r1,-1l146,17r5,l140,46xm131,68r-9,l120,67r,-5l122,63r11,l131,68xm172,62r-5,l156,50r,-34l167,4r5,l161,16r,34l172,62xm197,51r-7,l173,4r6,l193,43r,3l199,46r-2,5xm199,46r-5,l194,44,208,4r6,l199,46xm241,52r-15,l218,43r,-17l227,16r14,l244,21r-14,l224,27r,4l248,31r,5l224,36r,5l230,48r16,l246,49r-5,3xm248,31r-6,l242,26r-4,-5l244,21r4,4l248,31xm246,48r-5,l246,44r,4xm265,24r-3,l263,21r5,-4l273,17r1,l274,22r-8,l265,24xm262,51r-6,l256,17r6,l262,24r3,l262,28r,23xm274,23r-1,-1l274,22r,1xm284,9r-3,l279,7r,-4l281,1r3,l286,3r,3l284,9xm285,51r-5,l280,17r5,l285,51xm304,17r-5,l299,6,305,r7,l313,1r,4l304,5r,12xm313,6l312,5r1,l313,6xm312,22r-19,l293,17r19,l312,22xm327,63r-6,l324,58r2,-7l313,17r6,l328,44r1,2l334,46r-7,17xm334,46r-5,l329,45r1,-1l340,17r5,l334,46xm304,51r-5,l299,22r5,l304,51xm325,68r-9,l314,67r,-5l316,63r11,l325,68xm355,9r-3,l350,7r,-4l352,1r3,l358,3r,3l355,9xm357,51r-6,l351,17r6,l357,51xm377,23r-4,l377,16r13,l394,21r-15,l377,23xm373,51r-5,l368,17r5,l373,23r4,l373,27r,24xm396,51r-5,l391,21r3,l396,24r,27xm426,52r-14,l404,43r,-16l412,16r15,l429,21r-14,l410,28r,13l415,48r14,l426,52xm436,22r-6,l430,17r6,l436,22xm429,48r-5,l430,41r,-14l425,21r4,l430,22r6,l436,46r-6,l429,48xm436,63r-6,l430,46r6,l436,63xm436,68r-25,l406,65r,-5l412,63r24,l436,68xm447,62r-5,l452,50r,-34l442,4r5,l457,16r,34l447,62xe" fillcolor="black" stroked="f">
                  <v:path arrowok="t" o:connecttype="custom" o:connectlocs="23,-1220;30,-1200;23,-1184;30,-1211;48,-1213;48,-1213;48,-1213;65,-1215;84,-1229;93,-1214;87,-1188;93,-1190;117,-1219;100,-1185;106,-1185;128,-1173;135,-1192;135,-1191;122,-1168;172,-1174;161,-1220;179,-1232;194,-1190;226,-1184;230,-1215;224,-1195;242,-1205;246,-1188;263,-1215;265,-1212;265,-1212;274,-1213;284,-1235;280,-1219;305,-1236;313,-1230;293,-1219;326,-1185;334,-1190;340,-1219;304,-1214;316,-1173;350,-1233;357,-1185;373,-1213;373,-1185;373,-1209;396,-1212;412,-1220;415,-1188;436,-1219;425,-1215;429,-1188;436,-1168;436,-1168;447,-1232" o:connectangles="0,0,0,0,0,0,0,0,0,0,0,0,0,0,0,0,0,0,0,0,0,0,0,0,0,0,0,0,0,0,0,0,0,0,0,0,0,0,0,0,0,0,0,0,0,0,0,0,0,0,0,0,0,0,0,0"/>
                </v:shape>
                <v:shape id="Freeform 546" o:spid="_x0000_s1039" style="position:absolute;left:6315;top:-1327;width:531;height:223;visibility:visible;mso-wrap-style:square;v-text-anchor:top" coordsize="531,2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mcgMIA&#10;AADcAAAADwAAAGRycy9kb3ducmV2LnhtbESPQYvCMBSE74L/ITzBmybq4i7VKCIIelmw694fzbMt&#10;Ni+1iW3995sFweMwM98w621vK9FS40vHGmZTBYI4c6bkXMPl5zD5AuEDssHKMWl4koftZjhYY2Jc&#10;x2dq05CLCGGfoIYihDqR0mcFWfRTVxNH7+oaiyHKJpemwS7CbSXnSi2lxZLjQoE17QvKbunDalA+&#10;XFJ1v+e/fTtX393jdLt+nLQej/rdCkSgPrzDr/bRaFjMPuH/TDwCcv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mZyAwgAAANwAAAAPAAAAAAAAAAAAAAAAAJgCAABkcnMvZG93&#10;bnJldi54bWxQSwUGAAAAAAQABAD1AAAAhwMAAAAA&#10;" path="m,43l,179r3,17l12,210r14,9l43,222r444,l504,219r14,-9l527,196r3,-17l530,43,527,26,518,12,504,3,487,,43,,26,3,12,12,3,26,,43xe" filled="f" strokeweight=".1106mm">
                  <v:path arrowok="t" o:connecttype="custom" o:connectlocs="0,-1284;0,-1148;3,-1131;12,-1117;26,-1108;43,-1105;487,-1105;504,-1108;518,-1117;527,-1131;530,-1148;530,-1284;527,-1301;518,-1315;504,-1324;487,-1327;43,-1327;26,-1324;12,-1315;3,-1301;0,-1284" o:connectangles="0,0,0,0,0,0,0,0,0,0,0,0,0,0,0,0,0,0,0,0,0"/>
                </v:shape>
                <v:line id="Line 545" o:spid="_x0000_s1040" style="position:absolute;visibility:visible;mso-wrap-style:square" from="6389,-959" to="6720,-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l4gL0AAADcAAAADwAAAGRycy9kb3ducmV2LnhtbERPTYvCMBC9L/gfwgjeNFVhkWoUEUQ9&#10;WsXz2IxNsZnUJrX135vDwh4f73u16W0l3tT40rGC6SQBQZw7XXKh4HrZjxcgfEDWWDkmBR/ysFkP&#10;flaYatfxmd5ZKEQMYZ+iAhNCnUrpc0MW/cTVxJF7uMZiiLAppG6wi+G2krMk+ZUWS44NBmvaGcqf&#10;WWsVtKbTz7lM/N2ddm12OxSuem2VGg377RJEoD78i//cR61gPo1r45l4BOT6C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FRZeIC9AAAA3AAAAA8AAAAAAAAAAAAAAAAAoQIA&#10;AGRycy9kb3ducmV2LnhtbFBLBQYAAAAABAAEAPkAAACLAwAAAAA=&#10;" strokecolor="white" strokeweight=".90467mm"/>
                <v:rect id="Rectangle 544" o:spid="_x0000_s1041" style="position:absolute;left:6389;top:-985;width:331;height: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dDdsUA&#10;AADcAAAADwAAAGRycy9kb3ducmV2LnhtbESPQWvCQBSE7wX/w/IEb3WjgrSpqxRBKKLQRkWPj+xr&#10;Epp9G7LbZPPvu4LQ4zAz3zCrTTC16Kh1lWUFs2kCgji3uuJCwfm0e34B4TyyxtoyKRjIwWY9elph&#10;qm3PX9RlvhARwi5FBaX3TSqly0sy6Ka2IY7et20N+ijbQuoW+wg3tZwnyVIarDgulNjQtqT8J/s1&#10;Cg7N5bKv9Pl2SuywCNfPfTjOUanJOLy/gfAU/H/40f7QChazV7ifiUd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10N2xQAAANwAAAAPAAAAAAAAAAAAAAAAAJgCAABkcnMv&#10;ZG93bnJldi54bWxQSwUGAAAAAAQABAD1AAAAigMAAAAA&#10;" filled="f" strokeweight=".1106mm"/>
                <v:line id="Line 543" o:spid="_x0000_s1042" style="position:absolute;visibility:visible;mso-wrap-style:square" from="6378,61" to="675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O+O78AAADcAAAADwAAAGRycy9kb3ducmV2LnhtbERPz2uDMBS+F/o/hDfobY2zUIZrFBHG&#10;tuPc2PnNvBnRvFgTq/3vl0Ohx4/v96lY7SAuNPnOsYKnfQKCuHG641bB99fr4zMIH5A1Do5JwZU8&#10;FPl2c8JMu4U/6VKHVsQQ9hkqMCGMmZS+MWTR791IHLk/N1kMEU6t1BMuMdwOMk2So7TYcWwwOFJl&#10;qOnr2SqYzaL7g0z8r/uo5vrnrXXDuVRq97CWLyACreEuvrnftYJDGufHM/EIyPw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EO+O78AAADcAAAADwAAAAAAAAAAAAAAAACh&#10;AgAAZHJzL2Rvd25yZXYueG1sUEsFBgAAAAAEAAQA+QAAAI0DAAAAAA==&#10;" strokecolor="white" strokeweight=".90467mm"/>
                <v:rect id="Rectangle 542" o:spid="_x0000_s1043" style="position:absolute;left:6378;top:35;width:376;height: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2FzcMA&#10;AADcAAAADwAAAGRycy9kb3ducmV2LnhtbESPQYvCMBSE74L/ITzBm6ZWEOkaRYSFRRR2reIeH82z&#10;LTYvpYka//1GWPA4zMw3zGIVTCPu1LnasoLJOAFBXFhdc6ngmH+O5iCcR9bYWCYFT3KwWvZ7C8y0&#10;ffAP3Q++FBHCLkMFlfdtJqUrKjLoxrYljt7FdgZ9lF0pdYePCDeNTJNkJg3WHBcqbGlTUXE93IyC&#10;XXs6bWt9/M0T+5yG8/c27FNUajgI6w8QnoJ/h//bX1rBNJ3A60w8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2FzcMAAADcAAAADwAAAAAAAAAAAAAAAACYAgAAZHJzL2Rv&#10;d25yZXYueG1sUEsFBgAAAAAEAAQA9QAAAIgDAAAAAA==&#10;" filled="f" strokeweight=".1106mm"/>
                <v:shape id="Freeform 541" o:spid="_x0000_s1044" style="position:absolute;left:6303;top:212;width:588;height:171;visibility:visible;mso-wrap-style:square;v-text-anchor:top" coordsize="588,1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FmqcUA&#10;AADcAAAADwAAAGRycy9kb3ducmV2LnhtbESPQWvCQBSE74X+h+UVeqsbI4hGVxFtoYdC1Sh4fGSf&#10;2Wj2bchuNf57tyB4HGbmG2Y672wtLtT6yrGCfi8BQVw4XXGpYJd/fYxA+ICssXZMCm7kYT57fZli&#10;pt2VN3TZhlJECPsMFZgQmkxKXxiy6HuuIY7e0bUWQ5RtKXWL1wi3tUyTZCgtVhwXDDa0NFSct39W&#10;wfL3c7372Ztxflg1g1u1OnGyzpV6f+sWExCBuvAMP9rfWsEgTeH/TDwCcn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0WapxQAAANwAAAAPAAAAAAAAAAAAAAAAAJgCAABkcnMv&#10;ZG93bnJldi54bWxQSwUGAAAAAAQABAD1AAAAigMAAAAA&#10;" path="m588,171l,171,143,85,,,588,r,171xe" stroked="f">
                  <v:path arrowok="t" o:connecttype="custom" o:connectlocs="588,383;0,383;143,297;0,212;588,212;588,383" o:connectangles="0,0,0,0,0,0"/>
                </v:shape>
                <v:shape id="Freeform 540" o:spid="_x0000_s1045" style="position:absolute;left:6303;top:212;width:588;height:171;visibility:visible;mso-wrap-style:square;v-text-anchor:top" coordsize="588,1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KQV8QA&#10;AADcAAAADwAAAGRycy9kb3ducmV2LnhtbESPT4vCMBTE74LfITxhb5qqINI1igqCuKDY3T14ezav&#10;f7B5KU3Wdr+9EQSPw8z8hlmsOlOJOzWutKxgPIpAEKdWl5wr+PneDecgnEfWWFkmBf/kYLXs9xYY&#10;a9vyme6Jz0WAsItRQeF9HUvp0oIMupGtiYOX2cagD7LJpW6wDXBTyUkUzaTBksNCgTVtC0pvyZ9R&#10;cPr9OhzSo70m2WVd6VZudIadUh+Dbv0JwlPn3+FXe68VTCdTeJ4JR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ikFfEAAAA3AAAAA8AAAAAAAAAAAAAAAAAmAIAAGRycy9k&#10;b3ducmV2LnhtbFBLBQYAAAAABAAEAPUAAACJAwAAAAA=&#10;" path="m,l588,r,171l,171,143,85,,xe" filled="f" strokeweight=".1106mm">
                  <v:path arrowok="t" o:connecttype="custom" o:connectlocs="0,212;588,212;588,383;0,383;143,297;0,212" o:connectangles="0,0,0,0,0,0"/>
                </v:shape>
                <v:shape id="AutoShape 539" o:spid="_x0000_s1046" style="position:absolute;left:6612;top:283;width:115;height:64;visibility:visible;mso-wrap-style:square;v-text-anchor:top" coordsize="115,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S4mcUA&#10;AADcAAAADwAAAGRycy9kb3ducmV2LnhtbESPzYvCMBTE74L/Q3jC3jRdd/2gGqUUZIU9+XXw9mie&#10;TdnmpTZR63+/WVjwOMzMb5jlurO1uFPrK8cK3kcJCOLC6YpLBcfDZjgH4QOyxtoxKXiSh/Wq31ti&#10;qt2Dd3Tfh1JECPsUFZgQmlRKXxiy6EeuIY7exbUWQ5RtKXWLjwi3tRwnyVRarDguGGwoN1T87G9W&#10;Qf49uX6dO+1mBq+uzE55tp0+lXobdNkCRKAuvML/7a1W8DH+hL8z8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FLiZxQAAANwAAAAPAAAAAAAAAAAAAAAAAJgCAABkcnMv&#10;ZG93bnJldi54bWxQSwUGAAAAAAQABAD1AAAAigMAAAAA&#10;" path="m6,48l,48,19,r5,l27,6r-6,l21,8r,1l13,30r23,l38,35r-27,l6,48xm36,30r-6,l22,9r,-1l21,6r6,l36,30xm43,48r-6,l32,35r6,l43,48xm58,20r-3,l59,13r13,l75,18r-15,l58,20xm55,48r-6,l49,14r6,l55,20r3,l55,24r,24xm78,48r-6,l72,18r3,l78,21r,27xm97,60r-6,l93,55r3,-7l83,14r6,l98,40r,1l99,43r5,l97,60xm104,43r-5,l99,42r1,-2l109,14r6,l104,43xm95,64r-10,l84,64r,-5l86,60r11,l95,64xe" fillcolor="black" stroked="f">
                  <v:path arrowok="t" o:connecttype="custom" o:connectlocs="0,331;24,283;21,289;21,292;36,313;11,318;36,313;22,292;21,289;36,313;37,331;38,318;58,303;59,296;75,301;58,303;49,331;55,297;58,303;55,331;72,331;75,301;78,331;91,343;96,331;89,297;98,324;104,326;104,326;99,325;109,297;104,326;85,347;84,342;97,343" o:connectangles="0,0,0,0,0,0,0,0,0,0,0,0,0,0,0,0,0,0,0,0,0,0,0,0,0,0,0,0,0,0,0,0,0,0,0"/>
                </v:shape>
                <v:shape id="Picture 538" o:spid="_x0000_s1047" type="#_x0000_t75" style="position:absolute;left:6514;top:-695;width:366;height:3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ExUnLFAAAA3AAAAA8AAABkcnMvZG93bnJldi54bWxEj91qAjEUhO8LfYdwhN7VrP+yNUpRFqWC&#10;4M8DHDanu4ubkyWJuvXpjVDwcpiZb5jZojW1uJLzlWUFvW4Cgji3uuJCwemYfU5B+ICssbZMCv7I&#10;w2L+/jbDVNsb7+l6CIWIEPYpKihDaFIpfV6SQd+1DXH0fq0zGKJ0hdQObxFuatlPkrE0WHFcKLGh&#10;ZUn5+XAxCkyWLe926Ia7UW+zGmzddr3/mSj10Wm/v0AEasMr/N/eaAWD/gieZ+IRkPMH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BMVJyxQAAANwAAAAPAAAAAAAAAAAAAAAA&#10;AJ8CAABkcnMvZG93bnJldi54bWxQSwUGAAAAAAQABAD3AAAAkQMAAAAA&#10;">
                  <v:imagedata r:id="rId83" o:title=""/>
                </v:shape>
                <v:rect id="Rectangle 537" o:spid="_x0000_s1048" style="position:absolute;left:6275;top:-2632;width:644;height:3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En0MUA&#10;AADcAAAADwAAAGRycy9kb3ducmV2LnhtbESPQWvCQBSE7wX/w/IKXkrdGKmU6CpGEDwJpj3o7ZF9&#10;JqHZt2t21fjvXUHocZiZb5j5sjetuFLnG8sKxqMEBHFpdcOVgt+fzec3CB+QNbaWScGdPCwXg7c5&#10;ZtreeE/XIlQiQthnqKAOwWVS+rImg35kHXH0TrYzGKLsKqk7vEW4aWWaJFNpsOG4UKOjdU3lX3Ex&#10;Copz3o6LxB3y85c7btPy4+7znVLD9341AxGoD//hV3urFUzSKTzPxCM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kSfQxQAAANwAAAAPAAAAAAAAAAAAAAAAAJgCAABkcnMv&#10;ZG93bnJldi54bWxQSwUGAAAAAAQABAD1AAAAigMAAAAA&#10;" filled="f" strokecolor="#7f7f7f" strokeweight=".1107mm"/>
                <v:rect id="Rectangle 536" o:spid="_x0000_s1049" style="position:absolute;left:6269;top:-2740;width:644;height:31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2CS8YA&#10;AADcAAAADwAAAGRycy9kb3ducmV2LnhtbESPQWvCQBSE70L/w/IKXqRujNiW1E1oBMGTYOyhvT2y&#10;r0lo9u2a3Wr8926h4HGYmW+YdTGaXpxp8J1lBYt5AoK4trrjRsHHcfv0CsIHZI29ZVJwJQ9F/jBZ&#10;Y6bthQ90rkIjIoR9hgraEFwmpa9bMujn1hFH79sOBkOUQyP1gJcIN71Mk+RZGuw4LrToaNNS/VP9&#10;GgXVqewXVeI+y9PKfe3Senb15V6p6eP4/gYi0Bju4f/2TitYpi/wdyYeAZ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t2CS8YAAADcAAAADwAAAAAAAAAAAAAAAACYAgAAZHJz&#10;L2Rvd25yZXYueG1sUEsFBgAAAAAEAAQA9QAAAIsDAAAAAA==&#10;" filled="f" strokecolor="#7f7f7f" strokeweight=".1107mm"/>
                <v:shape id="Picture 535" o:spid="_x0000_s1050" type="#_x0000_t75" style="position:absolute;left:6931;top:-2740;width:376;height:12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VE7OPDAAAA3AAAAA8AAABkcnMvZG93bnJldi54bWxET8tqwkAU3Rf8h+EK3TUT0+IjdRQpFoqL&#10;Bm2o20vmNgnO3AmZqUn/3lkUXB7Oe70drRFX6n3rWMEsSUEQV063XCsov96fliB8QNZoHJOCP/Kw&#10;3Uwe1phrN/CRrqdQixjCPkcFTQhdLqWvGrLoE9cRR+7H9RZDhH0tdY9DDLdGZmk6lxZbjg0NdvTW&#10;UHU5/VoFxZ7soVguZvbbnM1q/+mycv6i1ON03L2CCDSGu/jf/aEVPGdxbTwTj4Dc3A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UTs48MAAADcAAAADwAAAAAAAAAAAAAAAACf&#10;AgAAZHJzL2Rvd25yZXYueG1sUEsFBgAAAAAEAAQA9wAAAI8DAAAAAA==&#10;">
                  <v:imagedata r:id="rId84" o:title=""/>
                </v:shape>
                <v:shape id="AutoShape 534" o:spid="_x0000_s1051" style="position:absolute;left:7029;top:-2698;width:185;height:50;visibility:visible;mso-wrap-style:square;v-text-anchor:top" coordsize="18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Bjf8YA&#10;AADcAAAADwAAAGRycy9kb3ducmV2LnhtbESPT2vCQBTE7wW/w/KE3urGFMRGV5GG0qJe/IPg7Zl9&#10;JrHZtyG7jfHbu4LQ4zAzv2Gm885UoqXGlZYVDAcRCOLM6pJzBfvd19sYhPPIGivLpOBGDuaz3ssU&#10;E22vvKF263MRIOwSVFB4XydSuqwgg25ga+LgnW1j0AfZ5FI3eA1wU8k4ikbSYMlhocCaPgvKfrd/&#10;RkGcni4mXafmcLp8t6t1Vo/Gy6NSr/1uMQHhqfP/4Wf7Ryt4jz/gcSYc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NBjf8YAAADcAAAADwAAAAAAAAAAAAAAAACYAgAAZHJz&#10;L2Rvd25yZXYueG1sUEsFBgAAAAAEAAQA9QAAAIsDAAAAAA==&#10;" path="m33,6l,6,,1r33,l33,6xm20,49r-6,l14,6r6,l20,49xm41,8r,-5l45,,58,r5,5l45,5,41,8xm63,45r-8,l61,40r,-14l44,26r,-4l59,22,59,5r4,l65,7r,14l55,24r6,l67,31r,11l63,45xm57,50r-14,l39,47r,-6l44,45r19,l57,50xm83,49r-5,l78,1r17,l101,3r3,3l105,6,83,6r,17l103,23r-1,1l99,26r-3,1l97,27r2,1l83,28r,21xm103,23r-10,l97,22r2,-2l101,16r,-6l96,6r9,l107,10r,6l105,20r-2,3xm112,49r-7,l97,35,96,34,94,31,92,29,90,28r9,l99,29r2,1l102,33r1,1l112,49xm137,50r-20,l117,15r6,l123,45r16,l137,50xm139,45r-4,l140,39r,-24l146,15r,28l140,43r-1,2xm146,49r-6,l140,43r6,l146,49xm166,20r-4,l166,14r13,l183,18r-15,l166,20xm162,49r-5,l157,15r5,l162,20r4,l162,25r,24xm185,49r-5,l180,18r3,l185,21r,28xe" fillcolor="black" stroked="f">
                  <v:path arrowok="t" o:connecttype="custom" o:connectlocs="0,-2692;33,-2697;20,-2649;14,-2692;20,-2649;41,-2695;58,-2698;45,-2693;63,-2653;61,-2658;44,-2672;59,-2676;63,-2693;65,-2677;55,-2674;67,-2667;63,-2653;43,-2648;39,-2657;63,-2653;83,-2649;78,-2697;101,-2695;105,-2692;83,-2675;102,-2674;96,-2671;97,-2671;83,-2670;103,-2675;97,-2676;101,-2682;96,-2692;107,-2688;105,-2678;112,-2649;97,-2663;94,-2667;90,-2670;99,-2669;102,-2665;112,-2649;117,-2648;123,-2683;139,-2653;139,-2653;140,-2659;146,-2683;140,-2655;146,-2649;140,-2655;146,-2649;162,-2678;179,-2684;168,-2680;162,-2649;157,-2683;162,-2678;162,-2673;185,-2649;180,-2680;185,-2677" o:connectangles="0,0,0,0,0,0,0,0,0,0,0,0,0,0,0,0,0,0,0,0,0,0,0,0,0,0,0,0,0,0,0,0,0,0,0,0,0,0,0,0,0,0,0,0,0,0,0,0,0,0,0,0,0,0,0,0,0,0,0,0,0,0"/>
                </v:shape>
                <v:shape id="Picture 533" o:spid="_x0000_s1052" type="#_x0000_t75" style="position:absolute;left:6979;top:-1894;width:300;height:2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ImJf3BAAAA3AAAAA8AAABkcnMvZG93bnJldi54bWxET8tqAjEU3Qv9h3AL3WkyKipTo5SCpeDG&#10;J+juOrlOhk5uhkmq079vFoLLw3nPl52rxY3aUHnWkA0UCOLCm4pLDYf9qj8DESKywdozafijAMvF&#10;S2+OufF33tJtF0uRQjjkqMHG2ORShsKSwzDwDXHirr51GBNsS2lavKdwV8uhUhPpsOLUYLGhT0vF&#10;z+7XaThdx8pP5cZ+Nef1cZpl6lKw0vrttft4BxGpi0/xw/1tNIxGaX46k46AXPw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ImJf3BAAAA3AAAAA8AAAAAAAAAAAAAAAAAnwIA&#10;AGRycy9kb3ducmV2LnhtbFBLBQYAAAAABAAEAPcAAACNAwAAAAA=&#10;">
                  <v:imagedata r:id="rId85" o:title=""/>
                </v:shape>
                <v:rect id="Rectangle 532" o:spid="_x0000_s1053" style="position:absolute;left:6937;top:-2632;width:371;height:11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EpecYA&#10;AADcAAAADwAAAGRycy9kb3ducmV2LnhtbESPQWvCQBSE7wX/w/IEL6XZRFFKmo0YoeCp0LQHe3tk&#10;X5PQ7Ns1u9X4791CweMwM98wxXYygzjT6HvLCrIkBUHcWN1zq+Dz4/XpGYQPyBoHy6TgSh625eyh&#10;wFzbC7/TuQ6tiBD2OSroQnC5lL7pyKBPrCOO3rcdDYYox1bqES8Rbga5TNONNNhzXOjQ0b6j5qf+&#10;NQrqUzVkdeqO1Wntvg7L5vHqqzelFvNp9wIi0BTu4f/2QStYrTL4OxOPgCx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6EpecYAAADcAAAADwAAAAAAAAAAAAAAAACYAgAAZHJz&#10;L2Rvd25yZXYueG1sUEsFBgAAAAAEAAQA9QAAAIsDAAAAAA==&#10;" filled="f" strokecolor="#7f7f7f" strokeweight=".1107mm"/>
                <v:rect id="Rectangle 531" o:spid="_x0000_s1054" style="position:absolute;left:6931;top:-2740;width:371;height:12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O3DsUA&#10;AADcAAAADwAAAGRycy9kb3ducmV2LnhtbESPQWvCQBSE74L/YXmCF2k2RpSSuooRCp4Kpj3Y2yP7&#10;moRm367ZrcZ/7xYEj8PMfMOst4PpxIV631pWME9SEMSV1S3XCr4+319eQfiArLGzTApu5GG7GY/W&#10;mGt75SNdylCLCGGfo4ImBJdL6auGDPrEOuLo/djeYIiyr6Xu8RrhppNZmq6kwZbjQoOO9g1Vv+Wf&#10;UVCei25epu5UnJfu+5BVs5svPpSaTobdG4hAQ3iGH+2DVrBYZPB/Jh4Bub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c7cOxQAAANwAAAAPAAAAAAAAAAAAAAAAAJgCAABkcnMv&#10;ZG93bnJldi54bWxQSwUGAAAAAAQABAD1AAAAigMAAAAA&#10;" filled="f" strokecolor="#7f7f7f" strokeweight=".1107mm"/>
                <v:shape id="Picture 530" o:spid="_x0000_s1055" type="#_x0000_t75" style="position:absolute;left:7319;top:-2740;width:371;height:12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Orak7DAAAA3AAAAA8AAABkcnMvZG93bnJldi54bWxEj0FrAjEUhO8F/0N4greatQtWVqNIodCL&#10;lG4Fr4/Nc7O4eVk30Y399Y0geBxm5htmtYm2FVfqfeNYwWyagSCunG64VrD//XxdgPABWWPrmBTc&#10;yMNmPXpZYaHdwD90LUMtEoR9gQpMCF0hpa8MWfRT1xEn7+h6iyHJvpa6xyHBbSvfsmwuLTacFgx2&#10;9GGoOpUXq+D9fDu5aL+j9NlhKP9Q7szlqNRkHLdLEIFieIYf7S+tIM9zuJ9JR0Cu/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6tqTsMAAADcAAAADwAAAAAAAAAAAAAAAACf&#10;AgAAZHJzL2Rvd25yZXYueG1sUEsFBgAAAAAEAAQA9wAAAI8DAAAAAA==&#10;">
                  <v:imagedata r:id="rId86" o:title=""/>
                </v:shape>
                <v:shape id="AutoShape 529" o:spid="_x0000_s1056" style="position:absolute;left:7411;top:-2697;width:185;height:49;visibility:visible;mso-wrap-style:square;v-text-anchor:top" coordsize="185,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VocsMA&#10;AADcAAAADwAAAGRycy9kb3ducmV2LnhtbESPS4sCMRCE74L/IbTgTRN3RGTWKLogCJ58IB7bSc+D&#10;nXSGSdTx3xthYY9FVX1FLVadrcWDWl851jAZKxDEmTMVFxrOp+1oDsIHZIO1Y9LwIg+rZb+3wNS4&#10;Jx/ocQyFiBD2KWooQ2hSKX1WkkU/dg1x9HLXWgxRtoU0LT4j3NbyS6mZtFhxXCixoZ+Sst/j3WpQ&#10;Pr/XKpnlxX63mVxvU3u6Hi5aDwfd+htEoC78h//aO6MhSabwOROPgF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JVocsMAAADcAAAADwAAAAAAAAAAAAAAAACYAgAAZHJzL2Rv&#10;d25yZXYueG1sUEsFBgAAAAAEAAQA9QAAAIgDAAAAAA==&#10;" path="m34,5l,5,,,34,r,5xm20,48r-6,l14,5r6,l20,48xm69,35r-34,l35,32,57,r6,l63,5r-5,l57,6,56,9,41,31r28,l69,35xm63,31r-5,l58,8r,-3l63,5r,26xm63,48r-5,l58,35r5,l63,48xm84,48r-6,l78,,95,r6,2l105,5,84,5r,17l103,22r,1l99,25r-3,1l97,26r2,1l84,27r,21xm103,22r-10,l97,21r2,-2l101,15r,-6l96,5r9,l107,9r,6l105,19r-2,3xm112,48r-6,l98,34,97,33,94,30,92,28,90,27r9,l99,28r2,1l102,32r1,1l112,48xm137,49r-20,l117,14r6,l123,44r16,l137,49xm139,44r-4,l140,38r,-24l146,14r,28l140,42r-1,2xm146,48r-6,l140,42r6,l146,48xm166,19r-4,l166,13r13,l183,17r-15,l166,19xm162,48r-5,l157,14r5,l162,19r4,l162,24r,24xm185,48r-5,l180,17r3,l185,20r,28xe" fillcolor="black" stroked="f">
                  <v:path arrowok="t" o:connecttype="custom" o:connectlocs="0,-2692;34,-2697;20,-2649;14,-2692;20,-2649;35,-2662;57,-2697;63,-2692;57,-2691;41,-2666;69,-2662;58,-2666;58,-2692;63,-2666;58,-2649;63,-2662;84,-2649;78,-2697;101,-2695;105,-2692;84,-2675;103,-2674;96,-2671;97,-2671;84,-2670;103,-2675;97,-2676;101,-2682;96,-2692;107,-2688;105,-2678;112,-2649;98,-2663;94,-2667;90,-2670;99,-2669;102,-2665;112,-2649;117,-2648;123,-2683;139,-2653;139,-2653;140,-2659;146,-2683;140,-2655;146,-2649;140,-2655;146,-2649;162,-2678;179,-2684;168,-2680;162,-2649;157,-2683;162,-2678;162,-2673;185,-2649;180,-2680;185,-2677" o:connectangles="0,0,0,0,0,0,0,0,0,0,0,0,0,0,0,0,0,0,0,0,0,0,0,0,0,0,0,0,0,0,0,0,0,0,0,0,0,0,0,0,0,0,0,0,0,0,0,0,0,0,0,0,0,0,0,0,0,0"/>
                </v:shape>
                <v:shape id="Picture 528" o:spid="_x0000_s1057" type="#_x0000_t75" style="position:absolute;left:7350;top:-1877;width:311;height:2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wh5mjFAAAA3AAAAA8AAABkcnMvZG93bnJldi54bWxEj91qAjEUhO8LfYdwhN7VrIqtrEYRaWnB&#10;Sv29P26Om6Wbk2WTxvXtm0Khl8PMfMPMFp2tRaTWV44VDPoZCOLC6YpLBcfD6+MEhA/IGmvHpOBG&#10;Hhbz+7sZ5tpdeUdxH0qRIOxzVGBCaHIpfWHIou+7hjh5F9daDEm2pdQtXhPc1nKYZU/SYsVpwWBD&#10;K0PF1/7bKtiuz/R8WZm308bFsY3x4+Wz8Uo99LrlFESgLvyH/9rvWsFoNIbfM+kIyPk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cIeZoxQAAANwAAAAPAAAAAAAAAAAAAAAA&#10;AJ8CAABkcnMvZG93bnJldi54bWxQSwUGAAAAAAQABAD3AAAAkQMAAAAA&#10;">
                  <v:imagedata r:id="rId87" o:title=""/>
                </v:shape>
                <v:rect id="Rectangle 527" o:spid="_x0000_s1058" style="position:absolute;left:7324;top:-2632;width:365;height:11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ixDcYA&#10;AADcAAAADwAAAGRycy9kb3ducmV2LnhtbESPzWrDMBCE74W8g9hALqWRk9BQ3CghDhR8KtTJIb0t&#10;1tY2tVaKpfrn7aNCocdhZr5hdofRtKKnzjeWFayWCQji0uqGKwWX89vTCwgfkDW2lknBRB4O+9nD&#10;DlNtB/6gvgiViBD2KSqoQ3CplL6syaBfWkccvS/bGQxRdpXUHQ4Rblq5TpKtNNhwXKjR0amm8rv4&#10;MQqKW9auisRds9uz+8zX5ePks3elFvPx+Aoi0Bj+w3/tXCvYbLbweyYeAbm/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EixDcYAAADcAAAADwAAAAAAAAAAAAAAAACYAgAAZHJz&#10;L2Rvd25yZXYueG1sUEsFBgAAAAAEAAQA9QAAAIsDAAAAAA==&#10;" filled="f" strokecolor="#7f7f7f" strokeweight=".1107mm"/>
                <v:rect id="Rectangle 526" o:spid="_x0000_s1059" style="position:absolute;left:7319;top:-2740;width:365;height:12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QUlsYA&#10;AADcAAAADwAAAGRycy9kb3ducmV2LnhtbESPQWvCQBSE7wX/w/IKXopuVFpLdBOMIHgSmvbQ3h7Z&#10;ZxKafbtmV43/3i0UPA4z8w2zzgfTiQv1vrWsYDZNQBBXVrdcK/j63E3eQfiArLGzTApu5CHPRk9r&#10;TLW98gddylCLCGGfooImBJdK6auGDPqpdcTRO9reYIiyr6Xu8RrhppPzJHmTBluOCw062jZU/ZZn&#10;o6A8Fd2sTNx3cXp1P/t59XLzxUGp8fOwWYEINIRH+L+91woWiyX8nYlHQGZ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wQUlsYAAADcAAAADwAAAAAAAAAAAAAAAACYAgAAZHJz&#10;L2Rvd25yZXYueG1sUEsFBgAAAAAEAAQA9QAAAIsDAAAAAA==&#10;" filled="f" strokecolor="#7f7f7f" strokeweight=".1107mm"/>
                <v:shape id="Picture 525" o:spid="_x0000_s1060" type="#_x0000_t75" style="position:absolute;left:7701;top:-2740;width:702;height:31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RhSZXDAAAA3AAAAA8AAABkcnMvZG93bnJldi54bWxET01rAjEQvRf8D2GE3mpWhVJWo4ggWihK&#10;VaTH6Wa6WbqZLElcV3+9OQgeH+97Ou9sLVryoXKsYDjIQBAXTldcKjgeVm8fIEJE1lg7JgVXCjCf&#10;9V6mmGt34W9q97EUKYRDjgpMjE0uZSgMWQwD1xAn7s95izFBX0rt8ZLCbS1HWfYuLVacGgw2tDRU&#10;/O/PVsHWLK/D4+Lndvjayna0O/nP0/pXqdd+t5iAiNTFp/jh3mgF43Fam86kIyBn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GFJlcMAAADcAAAADwAAAAAAAAAAAAAAAACf&#10;AgAAZHJzL2Rvd25yZXYueG1sUEsFBgAAAAAEAAQA9wAAAI8DAAAAAA==&#10;">
                  <v:imagedata r:id="rId88" o:title=""/>
                </v:shape>
                <v:shape id="AutoShape 524" o:spid="_x0000_s1061" style="position:absolute;left:7821;top:-2701;width:470;height:68;visibility:visible;mso-wrap-style:square;v-text-anchor:top" coordsize="470,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RizcMA&#10;AADcAAAADwAAAGRycy9kb3ducmV2LnhtbESPQWsCMRSE74L/IbyCN82uQmu3RhFBWI/a1vNj80y2&#10;bl6WTXTXf28KhR6HmfmGWW0G14g7daH2rCCfZSCIK69rNgq+PvfTJYgQkTU2nknBgwJs1uPRCgvt&#10;ez7S/RSNSBAOBSqwMbaFlKGy5DDMfEucvIvvHMYkOyN1h32Cu0bOs+xVOqw5LVhsaWepup5uToEZ&#10;yjNe+/zn0r/tysPD5LY6fCs1eRm2HyAiDfE//NcutYLF4h1+z6QjIN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ARizcMAAADcAAAADwAAAAAAAAAAAAAAAACYAgAAZHJzL2Rv&#10;d25yZXYueG1sUEsFBgAAAAAEAAQA9QAAAIgDAAAAAA==&#10;" path="m24,52r-6,l,4r6,l20,44r1,2l26,46r-2,6xm26,46r-5,l21,44,35,4r6,l26,46xm68,53r-14,l45,43r,-16l54,17r14,l72,21r-15,l52,27r-1,4l75,31r,5l51,36r,6l57,48r16,l73,49r-5,4xm75,31r-5,l69,27,65,21r7,l75,26r,5xm73,48r-5,l73,44r,4xm92,25r-3,l90,21r5,-4l100,17r1,1l101,22r-7,l92,25xm89,52r-6,l83,18r6,l89,25r3,l89,29r,23xm101,23r-1,-1l101,22r,1xm112,9r-3,l106,7r,-3l109,2r3,l114,4r,3l112,9xm113,52r-6,l107,18r6,l113,52xm131,18r-5,l126,7,132,r7,l141,1r,4l131,5r,13xm141,6l139,5r2,l141,6xm139,22r-19,l120,18r19,l139,22xm154,63r-5,l151,58r2,-6l140,18r6,l155,44r1,l156,47r5,l154,63xm161,47r-5,l157,46r,-2l167,18r5,l161,47xm131,52r-5,l126,22r5,l131,52xm152,68r-9,l141,68r,-5l143,63r11,l152,68xm183,9r-3,l178,7r,-3l180,2r3,l185,4r,3l183,9xm184,52r-6,l178,18r6,l184,52xm204,23r-3,l204,17r13,l221,21r-15,l204,23xm200,52r-5,l195,18r5,l200,23r4,l200,28r,24xm223,52r-5,l218,21r3,l223,24r,28xm253,53r-14,l231,44r,-17l240,17r14,l257,21r-14,l237,29r,12l242,48r14,l253,53xm263,22r-6,l257,18r6,l263,22xm256,48r-4,l257,41r,-14l252,21r5,l257,22r6,l263,46r-6,l256,48xm263,63r-6,l257,46r6,l263,63xm263,68r-25,l234,66r,-6l239,63r24,l263,68xm299,52r-24,l275,4r38,l313,9r-33,l280,47r24,l299,52xm304,47r-7,l307,37r,-28l313,9r,29l304,47xm344,53r-15,l320,43r,-16l329,17r16,l349,21r-18,l325,29r,12l331,48r17,l344,53xm348,48r-6,l348,41r,-13l342,21r7,l353,26r,17l348,48xm368,52r-5,l363,4r17,l386,6r3,3l390,9r-22,l368,26r20,l387,27r-4,2l381,30r1,l384,31r-16,l368,52xm388,26r-10,l382,25r2,-2l386,19r,-6l381,9r9,l392,13r,6l390,23r-2,3xm397,52r-7,l382,38r-1,-1l379,34r-2,-2l375,31r9,l384,32r2,1l387,36r1,1l397,52xm422,53r-20,l402,18r6,l408,48r16,l422,53xm424,48r-4,l425,42r,-24l431,18r,28l425,46r-1,2xm431,52r-6,l425,46r6,l431,52xm451,23r-4,l451,17r13,l468,21r-15,l451,23xm447,52r-5,l442,18r5,l447,23r4,l447,28r,24xm470,52r-5,l465,21r3,l470,24r,28xe" fillcolor="black" stroked="f">
                  <v:path arrowok="t" o:connecttype="custom" o:connectlocs="21,-2655;35,-2697;45,-2674;51,-2670;73,-2653;65,-2680;73,-2657;100,-2684;83,-2649;89,-2649;109,-2692;114,-2694;113,-2649;141,-2700;141,-2696;139,-2679;146,-2683;161,-2654;161,-2654;152,-2633;152,-2633;183,-2699;178,-2683;217,-2684;195,-2683;223,-2649;253,-2648;257,-2680;253,-2648;256,-2653;257,-2679;257,-2638;234,-2635;275,-2649;304,-2654;313,-2692;320,-2674;325,-2660;348,-2660;348,-2653;389,-2692;383,-2672;368,-2649;386,-2688;388,-2675;377,-2669;388,-2664;408,-2653;425,-2683;425,-2649;451,-2684;442,-2649;447,-2649;470,-2649" o:connectangles="0,0,0,0,0,0,0,0,0,0,0,0,0,0,0,0,0,0,0,0,0,0,0,0,0,0,0,0,0,0,0,0,0,0,0,0,0,0,0,0,0,0,0,0,0,0,0,0,0,0,0,0,0,0"/>
                </v:shape>
                <v:shape id="Picture 523" o:spid="_x0000_s1062" type="#_x0000_t75" style="position:absolute;left:7732;top:-1552;width:636;height:2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wIkr7CAAAA3AAAAA8AAABkcnMvZG93bnJldi54bWxET01rwkAQvRf6H5YpeCm6aS1VoquUgiBI&#10;xaoHj0N2moTuzobsxsR/7xwKPT7e93I9eKeu1MY6sIGXSQaKuAi25tLA+bQZz0HFhGzRBSYDN4qw&#10;Xj0+LDG3oedvuh5TqSSEY44GqpSaXOtYVOQxTkJDLNxPaD0mgW2pbYu9hHunX7PsXXusWRoqbOiz&#10;ouL32HkD030/23Vf88P0Oely0+3dpds5Y0ZPw8cCVKIh/Yv/3FsrvjeZL2fkCOjVH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CJK+wgAAANwAAAAPAAAAAAAAAAAAAAAAAJ8C&#10;AABkcnMvZG93bnJldi54bWxQSwUGAAAAAAQABAD3AAAAjgMAAAAA&#10;">
                  <v:imagedata r:id="rId89" o:title=""/>
                </v:shape>
                <v:shape id="Picture 522" o:spid="_x0000_s1063" type="#_x0000_t75" style="position:absolute;left:8020;top:-2598;width:109;height:1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MRalDCAAAA3AAAAA8AAABkcnMvZG93bnJldi54bWxEj0GLwjAUhO8L/ofwhL2tqa4sUo0iguJt&#10;sSt4fTbPptq8lCbaur/eCILHYWa+YWaLzlbiRo0vHSsYDhIQxLnTJRcK9n/rrwkIH5A1Vo5JwZ08&#10;LOa9jxmm2rW8o1sWChEh7FNUYEKoUyl9bsiiH7iaOHon11gMUTaF1A22EW4rOUqSH2mx5LhgsKaV&#10;ofySXa2C1tzHhz3qI+8CZef1ry3+aaPUZ79bTkEE6sI7/GpvtYLv8RCeZ+IRkPMH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jEWpQwgAAANwAAAAPAAAAAAAAAAAAAAAAAJ8C&#10;AABkcnMvZG93bnJldi54bWxQSwUGAAAAAAQABAD3AAAAjgMAAAAA&#10;">
                  <v:imagedata r:id="rId90" o:title=""/>
                </v:shape>
                <v:shape id="Picture 521" o:spid="_x0000_s1064" type="#_x0000_t75" style="position:absolute;left:7954;top:-2402;width:229;height:1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y4OfGAAAA3AAAAA8AAABkcnMvZG93bnJldi54bWxEj81qwkAUhfcF32G4QjfFTJpalZhRSkml&#10;GxdRcX3NXJNg5k6amWp8+06h0OXh/HycbD2YVlypd41lBc9RDIK4tLrhSsFh/zFZgHAeWWNrmRTc&#10;ycF6NXrIMNX2xgVdd74SYYRdigpq77tUSlfWZNBFtiMO3tn2Bn2QfSV1j7cwblqZxPFMGmw4EGrs&#10;6L2m8rL7NgGyz7+G6aaw23lxLI/5U/56Sg5KPY6HtyUIT4P/D/+1P7WCl2kCv2fCEZCr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B7Lg58YAAADcAAAADwAAAAAAAAAAAAAA&#10;AACfAgAAZHJzL2Rvd25yZXYueG1sUEsFBgAAAAAEAAQA9wAAAJIDAAAAAA==&#10;">
                  <v:imagedata r:id="rId91" o:title=""/>
                </v:shape>
                <v:shape id="Picture 520" o:spid="_x0000_s1065" type="#_x0000_t75" style="position:absolute;left:7760;top:-1997;width:229;height: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YaVAXGAAAA3AAAAA8AAABkcnMvZG93bnJldi54bWxEj1trAjEUhN8L/odwBN9qdrWUupoVkV6E&#10;PnlB8O24OXvB5GTZRN3+e1Mo9HGYmW+YxbK3Rtyo841jBek4AUFcON1wpeCw/3h+A+EDskbjmBT8&#10;kIdlPnhaYKbdnbd024VKRAj7DBXUIbSZlL6oyaIfu5Y4eqXrLIYou0rqDu8Rbo2cJMmrtNhwXKix&#10;pXVNxWV3tQraZFWdzD69zNL3c7k+fH1uv81RqdGwX81BBOrDf/ivvdEKpi9T+D0Tj4DM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xhpUBcYAAADcAAAADwAAAAAAAAAAAAAA&#10;AACfAgAAZHJzL2Rvd25yZXYueG1sUEsFBgAAAAAEAAQA9wAAAJIDAAAAAA==&#10;">
                  <v:imagedata r:id="rId92" o:title=""/>
                </v:shape>
                <v:line id="Line 519" o:spid="_x0000_s1066" style="position:absolute;visibility:visible;mso-wrap-style:square" from="7935,-2105" to="8191,-21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ddmMEAAADcAAAADwAAAGRycy9kb3ducmV2LnhtbESPQYvCMBSE74L/ITxhb5q6yiLVKCIs&#10;uke74vnZPJti81Kb1Hb//UYQPA4z8w2z2vS2Eg9qfOlYwXSSgCDOnS65UHD6/R4vQPiArLFyTAr+&#10;yMNmPRysMNWu4yM9slCICGGfogITQp1K6XNDFv3E1cTRu7rGYoiyKaRusItwW8nPJPmSFkuOCwZr&#10;2hnKb1lrFbSm07eZTPzF/eza7LwvXHXfKvUx6rdLEIH68A6/2getYDafw/NMPAJy/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p12YwQAAANwAAAAPAAAAAAAAAAAAAAAA&#10;AKECAABkcnMvZG93bnJldi54bWxQSwUGAAAAAAQABAD5AAAAjwMAAAAA&#10;" strokecolor="white" strokeweight=".90467mm"/>
                <v:rect id="Rectangle 518" o:spid="_x0000_s1067" style="position:absolute;left:7935;top:-2131;width:257;height: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lmbsUA&#10;AADcAAAADwAAAGRycy9kb3ducmV2LnhtbESPzWrDMBCE74W+g9hCb4ncpAnBjRJKIFBMCvklPS7W&#10;1ja1VsZSbPntq0Kgx2FmvmGW62Bq0VHrKssKXsYJCOLc6ooLBefTdrQA4TyyxtoyKRjIwXr1+LDE&#10;VNueD9QdfSEihF2KCkrvm1RKl5dk0I1tQxy9b9sa9FG2hdQt9hFuajlJkrk0WHFcKLGhTUn5z/Fm&#10;FOyayyWr9PnrlNhhGq77LHxOUKnnp/D+BsJT8P/he/tDK5i+zuDvTDw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KWZuxQAAANwAAAAPAAAAAAAAAAAAAAAAAJgCAABkcnMv&#10;ZG93bnJldi54bWxQSwUGAAAAAAQABAD1AAAAigMAAAAA&#10;" filled="f" strokeweight=".1106mm"/>
                <v:shape id="Picture 517" o:spid="_x0000_s1068" type="#_x0000_t75" style="position:absolute;left:7806;top:-1763;width:115;height:1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8GcQrEAAAA3AAAAA8AAABkcnMvZG93bnJldi54bWxEj81qwzAQhO+FvoPYQm6N3DSE4kYJpdA2&#10;1/xQ6G2xtraJtXKkdWy/fRQI5DjMzDfMcj24Rp0pxNqzgZdpBoq48Lbm0sBh//X8BioKssXGMxkY&#10;KcJ69fiwxNz6nrd03kmpEoRjjgYqkTbXOhYVOYxT3xIn798Hh5JkKLUN2Ce4a/QsyxbaYc1pocKW&#10;PisqjrvOGfjZdMdCTrb/lVMYZl0/tn/fozGTp+HjHZTQIPfwrb2xBl7nC7ieSUdAry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8GcQrEAAAA3AAAAA8AAAAAAAAAAAAAAAAA&#10;nwIAAGRycy9kb3ducmV2LnhtbFBLBQYAAAAABAAEAPcAAACQAwAAAAA=&#10;">
                  <v:imagedata r:id="rId93" o:title=""/>
                </v:shape>
                <v:rect id="Rectangle 516" o:spid="_x0000_s1069" style="position:absolute;left:7706;top:-2632;width:696;height:30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Jn68cA&#10;AADcAAAADwAAAGRycy9kb3ducmV2LnhtbESPT2vCQBTE70K/w/IKvZS68U+tRDehKQieBFMP7e2R&#10;fSbB7Ns1u9X47buFgsdhZn7DrPPBdOJCvW8tK5iMExDEldUt1woOn5uXJQgfkDV2lknBjTzk2cNo&#10;jam2V97TpQy1iBD2KSpoQnCplL5qyKAfW0ccvaPtDYYo+1rqHq8Rbjo5TZKFNNhyXGjQ0UdD1an8&#10;MQrKc9FNysR9FedX972dVs83X+yUenoc3lcgAg3hHv5vb7WC2fwN/s7EIyC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8CZ+vHAAAA3AAAAA8AAAAAAAAAAAAAAAAAmAIAAGRy&#10;cy9kb3ducmV2LnhtbFBLBQYAAAAABAAEAPUAAACMAwAAAAA=&#10;" filled="f" strokecolor="#7f7f7f" strokeweight=".1107mm"/>
                <v:rect id="Rectangle 515" o:spid="_x0000_s1070" style="position:absolute;left:7701;top:-2740;width:696;height:3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3zmcIA&#10;AADcAAAADwAAAGRycy9kb3ducmV2LnhtbERPy4rCMBTdC/MP4Q64EU19jEjHKFYQXAnWWeju0lzb&#10;Ms1NbKLWvzeLgVkeznu57kwjHtT62rKC8SgBQVxYXXOp4Oe0Gy5A+ICssbFMCl7kYb366C0x1fbJ&#10;R3rkoRQxhH2KCqoQXCqlLyoy6EfWEUfualuDIcK2lLrFZww3jZwkyVwarDk2VOhoW1Hxm9+NgvyW&#10;NeM8cefs9uUu+0kxePnsoFT/s9t8gwjUhX/xn3uvFUxncW08E4+AXL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nfOZwgAAANwAAAAPAAAAAAAAAAAAAAAAAJgCAABkcnMvZG93&#10;bnJldi54bWxQSwUGAAAAAAQABAD1AAAAhwMAAAAA&#10;" filled="f" strokecolor="#7f7f7f" strokeweight=".1107mm"/>
                <v:shape id="Picture 514" o:spid="_x0000_s1071" type="#_x0000_t75" style="position:absolute;left:8414;top:-2746;width:679;height:27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hgV0TEAAAA3AAAAA8AAABkcnMvZG93bnJldi54bWxEj82LwjAUxO/C/g/hCXvT1E/WapRFdsGL&#10;Bz8O6+3RPNti81Ka1Gb/eyMIHoeZ+Q2z2gRTiTs1rrSsYDRMQBBnVpecKziffgdfIJxH1lhZJgX/&#10;5GCz/uitMNW24wPdjz4XEcIuRQWF93UqpcsKMuiGtiaO3tU2Bn2UTS51g12Em0qOk2QuDZYcFwqs&#10;aVtQdju2RsFcn/5CO7HdIviZvv1c9+2l3iv12Q/fSxCegn+HX+2dVjCZLuB5Jh4BuX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hgV0TEAAAA3AAAAA8AAAAAAAAAAAAAAAAA&#10;nwIAAGRycy9kb3ducmV2LnhtbFBLBQYAAAAABAAEAPcAAACQAwAAAAA=&#10;">
                  <v:imagedata r:id="rId94" o:title=""/>
                </v:shape>
                <v:shape id="AutoShape 513" o:spid="_x0000_s1072" style="position:absolute;left:8580;top:-2705;width:357;height:67;visibility:visible;mso-wrap-style:square;v-text-anchor:top" coordsize="3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yMRcIA&#10;AADcAAAADwAAAGRycy9kb3ducmV2LnhtbERPy4rCMBTdC/5DuAPuNJ2HMlSjqKAzLspgR11fmmtb&#10;bG5KE9vO35uFMMvDeS9WvalES40rLSt4nUQgiDOrS84VnH53408QziNrrCyTgj9ysFoOBwuMte34&#10;SG3qcxFC2MWooPC+jqV0WUEG3cTWxIG72sagD7DJpW6wC+Gmkm9RNJMGSw4NBda0LSi7pXejAA8/&#10;+6/zbsPJOeHuvv1I20tSKjV66ddzEJ56/y9+ur+1gvdpmB/OhCM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HIxFwgAAANwAAAAPAAAAAAAAAAAAAAAAAJgCAABkcnMvZG93&#10;bnJldi54bWxQSwUGAAAAAAQABAD1AAAAhwMAAAAA&#10;" path="m5,50l,50,,2r17,l22,4r4,3l27,7,5,7r,18l25,25r-1,l20,27r-2,1l19,29r2,1l5,30r,20xm25,25r-10,l19,23r2,-2l23,18r,-6l18,7r9,l29,12r,6l27,22r-2,3xm34,50r-7,l19,37,18,35,16,32,14,31,12,30r9,l23,32r1,2l25,36r9,14xm61,51r-15,l38,42r,-17l47,15r13,l64,20r-15,l44,25r-1,5l67,30r,4l43,34r,6l49,46r16,l65,48r-4,3xm67,30r-5,l62,25,57,20r7,l67,24r,6xm65,46r-5,l65,43r,3xm95,51r-14,l73,42r,-17l82,15r14,l99,20r-14,l79,27r,12l84,46r14,l95,51xm105,21r-6,l99,16r6,l105,21xm98,46r-4,l99,40r,-14l94,20r5,l99,21r6,l105,44r-6,l98,46xm105,62r-6,l99,44r6,l105,62xm105,66r-24,l76,64r,-6l82,62r23,l105,66xm120,7r-3,l115,5r,-3l117,r3,l122,2r,3l120,7xm121,50r-5,l116,16r5,l121,50xm155,51r-16,l130,41r,-16l140,15r15,l160,20r-18,l136,27r,12l142,46r17,l155,51xm159,46r-6,l158,39r,-12l153,20r7,l164,25r,16l159,46xm182,22r-4,l182,15r13,l199,20r-15,l182,22xm178,50r-5,l173,16r5,l178,22r4,l178,26r,24xm201,50r-5,l196,20r3,l201,22r,28xm211,11r,-5l228,1r,7l223,8r-12,3xm228,45r-5,l223,8r5,l228,45xm239,50r-27,l212,45r27,l239,50xm255,50r-6,l249,2r17,l272,4r4,3l255,7r,18l274,25r-4,2l267,28r1,1l270,30r-15,l255,50xm274,25r-10,l268,23r3,-2l272,18r,-6l267,7r9,l278,12r,6l276,22r-2,3xm283,50r-6,l269,37r-1,-2l266,32r-3,-1l261,30r9,l272,32r1,2l283,50xm308,51r-19,l289,16r5,l294,46r16,l308,51xm310,46r-4,l311,40r,-24l317,16r,29l311,45r-1,1xm317,50r-6,l311,45r6,l317,50xm337,22r-3,l337,15r13,l354,20r-15,l337,22xm333,50r-5,l328,16r5,l333,22r4,l333,26r,24xm356,50r-5,l351,20r3,l356,22r,28xe" fillcolor="black" stroked="f">
                  <v:path arrowok="t" o:connecttype="custom" o:connectlocs="22,-2701;25,-2680;19,-2676;15,-2680;18,-2698;25,-2680;16,-2673;23,-2673;46,-2654;64,-2685;67,-2671;65,-2657;57,-2685;60,-2659;73,-2663;85,-2685;95,-2654;105,-2684;94,-2685;99,-2661;105,-2661;76,-2647;117,-2698;122,-2703;116,-2689;130,-2664;142,-2685;155,-2654;153,-2685;182,-2683;184,-2685;178,-2689;201,-2655;201,-2655;223,-2697;228,-2697;239,-2660;266,-2703;255,-2680;267,-2677;274,-2680;272,-2693;276,-2683;268,-2670;270,-2675;289,-2654;308,-2654;317,-2689;311,-2655;334,-2683;337,-2683;333,-2683;351,-2655" o:connectangles="0,0,0,0,0,0,0,0,0,0,0,0,0,0,0,0,0,0,0,0,0,0,0,0,0,0,0,0,0,0,0,0,0,0,0,0,0,0,0,0,0,0,0,0,0,0,0,0,0,0,0,0,0"/>
                </v:shape>
                <v:shape id="Picture 512" o:spid="_x0000_s1073" type="#_x0000_t75" style="position:absolute;left:8445;top:-908;width:625;height:1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YMli7GAAAA3AAAAA8AAABkcnMvZG93bnJldi54bWxEj0FrwkAUhO8F/8PyCr2UurGSVlJXEdui&#10;4KlR78/sazY1+zZmt5r6692C4HGYmW+Y8bSztThS6yvHCgb9BARx4XTFpYLN+vNpBMIHZI21Y1Lw&#10;Rx6mk97dGDPtTvxFxzyUIkLYZ6jAhNBkUvrCkEXfdw1x9L5dazFE2ZZSt3iKcFvL5yR5kRYrjgsG&#10;G5obKvb5r1XwM1uZj/MiX9HOHR7fl+nrdpTulHq472ZvIAJ14Ra+tpdawTAdwP+ZeATk5A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pgyWLsYAAADcAAAADwAAAAAAAAAAAAAA&#10;AACfAgAAZHJzL2Rvd25yZXYueG1sUEsFBgAAAAAEAAQA9wAAAJIDAAAAAA==&#10;">
                  <v:imagedata r:id="rId95" o:title=""/>
                </v:shape>
                <v:line id="Line 511" o:spid="_x0000_s1074" style="position:absolute;visibility:visible;mso-wrap-style:square" from="8556,-595" to="8859,-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9v2qsEAAADcAAAADwAAAGRycy9kb3ducmV2LnhtbESPQYvCMBSE74L/ITxhb5qquEg1igji&#10;7nG74vnZPJti81Kb1Hb//UYQPA4z8w2z3va2Eg9qfOlYwXSSgCDOnS65UHD6PYyXIHxA1lg5JgV/&#10;5GG7GQ7WmGrX8Q89slCICGGfogITQp1K6XNDFv3E1cTRu7rGYoiyKaRusItwW8lZknxKiyXHBYM1&#10;7Q3lt6y1ClrT6dtcJv7ivvdtdj4WrrrvlPoY9bsViEB9eIdf7S+tYL6YwfNMPAJy8w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j2/aqwQAAANwAAAAPAAAAAAAAAAAAAAAA&#10;AKECAABkcnMvZG93bnJldi54bWxQSwUGAAAAAAQABAD5AAAAjwMAAAAA&#10;" strokecolor="white" strokeweight=".90467mm"/>
                <v:shape id="Picture 510" o:spid="_x0000_s1075" type="#_x0000_t75" style="position:absolute;left:8553;top:-624;width:454;height:3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q5i57CAAAA3AAAAA8AAABkcnMvZG93bnJldi54bWxEj0+LwjAUxO+C3yE8YW+auupSuo0iQsGD&#10;4P/7o3m2xealNKnWb28WFjwOM/MbJl31phYPal1lWcF0EoEgzq2uuFBwOWfjGITzyBpry6TgRQ5W&#10;y+EgxUTbJx/pcfKFCBB2CSoovW8SKV1ekkE3sQ1x8G62NeiDbAupW3wGuKnldxT9SIMVh4USG9qU&#10;lN9PnVHQXG2xe232dN7Wl7g7dNncXDOlvkb9+heEp95/wv/trVYwW8zg70w4AnL5B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auYuewgAAANwAAAAPAAAAAAAAAAAAAAAAAJ8C&#10;AABkcnMvZG93bnJldi54bWxQSwUGAAAAAAQABAD3AAAAjgMAAAAA&#10;">
                  <v:imagedata r:id="rId96" o:title=""/>
                </v:shape>
                <v:rect id="Rectangle 509" o:spid="_x0000_s1076" style="position:absolute;left:8419;top:-2638;width:673;height:26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lvQcYA&#10;AADcAAAADwAAAGRycy9kb3ducmV2LnhtbESPT2vCQBTE70K/w/IKXqRu/JNSUlcxguBJMHpob4/s&#10;axKafbtmV43f3i0UPA4z8xtmsepNK67U+caygsk4AUFcWt1wpeB03L59gPABWWNrmRTcycNq+TJY&#10;YKbtjQ90LUIlIoR9hgrqEFwmpS9rMujH1hFH78d2BkOUXSV1h7cIN62cJsm7NNhwXKjR0aam8re4&#10;GAXFOW8nReK+8nPqvnfTcnT3+V6p4Wu//gQRqA/P8H97pxXM0jn8nYlHQC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glvQcYAAADcAAAADwAAAAAAAAAAAAAAAACYAgAAZHJz&#10;L2Rvd25yZXYueG1sUEsFBgAAAAAEAAQA9QAAAIsDAAAAAA==&#10;" filled="f" strokecolor="#7f7f7f" strokeweight=".1107mm"/>
                <v:rect id="Rectangle 508" o:spid="_x0000_s1077" style="position:absolute;left:8414;top:-2746;width:673;height:2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XK2sUA&#10;AADcAAAADwAAAGRycy9kb3ducmV2LnhtbESPQWvCQBSE7wX/w/IEL0U3WiISsxEjFDwVmvagt0f2&#10;NQnNvl2zW43/3i0Uehxm5hsm342mF1cafGdZwXKRgCCure64UfD58TrfgPABWWNvmRTcycOumDzl&#10;mGl743e6VqEREcI+QwVtCC6T0tctGfQL64ij92UHgyHKoZF6wFuEm16ukmQtDXYcF1p0dGip/q5+&#10;jILqUvbLKnGn8pK683FVP999+abUbDrutyACjeE//Nc+agUvaQq/Z+IRk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RcraxQAAANwAAAAPAAAAAAAAAAAAAAAAAJgCAABkcnMv&#10;ZG93bnJldi54bWxQSwUGAAAAAAQABAD1AAAAigMAAAAA&#10;" filled="f" strokecolor="#7f7f7f" strokeweight=".1107mm"/>
                <v:shape id="Picture 507" o:spid="_x0000_s1078" type="#_x0000_t75" style="position:absolute;left:9919;top:-2746;width:644;height:26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SlzezGAAAA3AAAAA8AAABkcnMvZG93bnJldi54bWxEj0FrwkAUhO8F/8PyCr0U3VTRltRVihBo&#10;QQhqse3tkX1mg9m3Ibs18d+7guBxmJlvmPmyt7U4UesrxwpeRgkI4sLpiksF37ts+AbCB2SNtWNS&#10;cCYPy8XgYY6pdh1v6LQNpYgQ9ikqMCE0qZS+MGTRj1xDHL2Day2GKNtS6ha7CLe1HCfJTFqsOC4Y&#10;bGhlqDhu/62Cn+5vr/P1c5llRtPr+uuQ/3Ku1NNj//EOIlAf7uFb+1MrmExncD0Tj4BcXA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BKXN7MYAAADcAAAADwAAAAAAAAAAAAAA&#10;AACfAgAAZHJzL2Rvd25yZXYueG1sUEsFBgAAAAAEAAQA9wAAAJIDAAAAAA==&#10;">
                  <v:imagedata r:id="rId97" o:title=""/>
                </v:shape>
                <v:shape id="AutoShape 506" o:spid="_x0000_s1079" style="position:absolute;left:10068;top:-2705;width:357;height:67;visibility:visible;mso-wrap-style:square;v-text-anchor:top" coordsize="3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UUMcUA&#10;AADcAAAADwAAAGRycy9kb3ducmV2LnhtbESPQWvCQBSE74L/YXmF3nRTrW1JXUUFWz2E0rT2/Mi+&#10;JsHs25Bdk/jvXUHwOMzMN8x82ZtKtNS40rKCp3EEgjizuuRcwe/PdvQGwnlkjZVlUnAmB8vFcDDH&#10;WNuOv6lNfS4ChF2MCgrv61hKlxVk0I1tTRy8f9sY9EE2udQNdgFuKjmJohdpsOSwUGBNm4KyY3oy&#10;CnD/9fF52K45OSTcnTbPafuXlEo9PvSrdxCeen8P39o7rWA6e4XrmXAE5OI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9RQxxQAAANwAAAAPAAAAAAAAAAAAAAAAAJgCAABkcnMv&#10;ZG93bnJldi54bWxQSwUGAAAAAAQABAD1AAAAigMAAAAA&#10;" path="m6,50l,50,,2r18,l23,4r4,3l6,7r,18l25,25r-4,2l19,28r1,1l21,30,6,30r,20xm25,25r-9,l19,23r3,-2l23,18r,-6l18,7r9,l29,12r,6l28,22r-3,3xm35,50r-7,l20,37,19,35,17,32,15,31,12,30r9,l22,30r1,2l25,34r1,2l35,50xm61,51r-15,l38,42r,-17l47,15r14,l65,20r-15,l45,25r-1,5l68,30r,4l44,34r,6l50,46r16,l66,48r-5,3xm68,30r-6,l62,25,58,20r7,l68,24r,6xm66,46r-5,l66,43r,3xm96,51r-14,l74,42r,-17l82,15r15,l99,20r-14,l80,27r,12l85,46r14,l96,51xm106,21r-6,l100,16r6,l106,21xm99,46r-5,l100,40r,-14l95,20r4,l100,21r6,l106,44r-6,l99,46xm106,62r-6,l100,44r6,l106,62xm106,66r-25,l76,64r,-6l82,62r24,l106,66xm121,7r-3,l116,5r,-3l118,r3,l123,2r,3l121,7xm122,50r-5,l117,16r5,l122,50xm155,51r-15,l131,41r,-16l140,15r16,l160,20r-17,l136,27r,12l143,46r17,l155,51xm160,46r-7,l159,39r,-12l153,20r7,l165,25r,16l160,46xm183,22r-4,l183,15r13,l200,20r-16,l183,22xm179,50r-6,l173,16r6,l179,22r4,l179,26r,24xm202,50r-6,l196,20r4,l202,22r,28xm212,12r,-6l218,1r14,l237,6r-19,l212,12xm239,50r-29,l210,45,229,26r5,-7l234,11,229,6r8,l239,8r,11l234,28,216,45r23,l239,50xm255,50r-5,l250,2r17,l272,4r4,3l255,7r,18l274,25r-4,2l268,28r1,1l271,30r-16,l255,50xm274,25r-9,l269,23r2,-2l273,18r,-6l268,7r8,l279,12r-1,6l277,22r-3,3xm284,50r-7,l269,37r-1,-2l266,32r-2,-1l261,30r10,l272,32r2,2l284,50xm309,51r-20,l289,16r6,l295,46r16,l309,51xm311,46r-4,l312,40r,-24l318,16r,29l312,45r-1,1xm318,50r-6,l312,45r6,l318,50xm338,22r-4,l338,15r13,l355,20r-16,l338,22xm334,50r-5,l329,16r5,l334,22r4,l334,26r,24xm357,50r-5,l352,20r3,l357,22r,28xe" fillcolor="black" stroked="f">
                  <v:path arrowok="t" o:connecttype="custom" o:connectlocs="23,-2701;25,-2680;20,-2676;16,-2680;18,-2698;25,-2680;17,-2673;23,-2673;46,-2654;65,-2685;68,-2671;66,-2657;58,-2685;61,-2659;74,-2663;85,-2685;96,-2654;106,-2684;95,-2685;100,-2661;106,-2661;76,-2647;118,-2698;123,-2703;117,-2689;131,-2664;143,-2685;155,-2654;153,-2685;183,-2683;184,-2685;179,-2689;202,-2655;202,-2655;237,-2699;210,-2660;237,-2699;216,-2660;250,-2703;255,-2698;268,-2677;255,-2655;273,-2687;278,-2687;269,-2668;271,-2675;309,-2654;311,-2659;312,-2689;318,-2655;338,-2683;339,-2685;334,-2689;357,-2655;357,-2655" o:connectangles="0,0,0,0,0,0,0,0,0,0,0,0,0,0,0,0,0,0,0,0,0,0,0,0,0,0,0,0,0,0,0,0,0,0,0,0,0,0,0,0,0,0,0,0,0,0,0,0,0,0,0,0,0,0,0"/>
                </v:shape>
                <v:shape id="Freeform 505" o:spid="_x0000_s1080" style="position:absolute;left:9954;top:-860;width:588;height:183;visibility:visible;mso-wrap-style:square;v-text-anchor:top" coordsize="588,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NL4sMA&#10;AADcAAAADwAAAGRycy9kb3ducmV2LnhtbERPy2rCQBTdF/yH4Qru6qRaraSOIoIgLqpGobi7Zm4e&#10;mLkTMmOS/n1nUejycN7LdW8q0VLjSssK3sYRCOLU6pJzBdfL7nUBwnlkjZVlUvBDDtarwcsSY207&#10;PlOb+FyEEHYxKii8r2MpXVqQQTe2NXHgMtsY9AE2udQNdiHcVHISRXNpsOTQUGBN24LSR/I0Cj42&#10;39nheL8uLg/L9kue2u72nik1GvabTxCeev8v/nPvtYLpLKwN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NL4sMAAADcAAAADwAAAAAAAAAAAAAAAACYAgAAZHJzL2Rv&#10;d25yZXYueG1sUEsFBgAAAAAEAAQA9QAAAIgDAAAAAA==&#10;" path="m544,183r-502,l26,179,12,170,3,156,,140,,43,3,26,12,13,26,4,42,,544,r17,4l575,13r9,13l587,43r,97l584,156r-9,14l561,179r-17,4xe" stroked="f">
                  <v:path arrowok="t" o:connecttype="custom" o:connectlocs="544,-677;42,-677;26,-681;12,-690;3,-704;0,-720;0,-817;3,-834;12,-847;26,-856;42,-860;544,-860;561,-856;575,-847;584,-834;587,-817;587,-720;584,-704;575,-690;561,-681;544,-677" o:connectangles="0,0,0,0,0,0,0,0,0,0,0,0,0,0,0,0,0,0,0,0,0"/>
                </v:shape>
                <v:shape id="AutoShape 504" o:spid="_x0000_s1081" style="position:absolute;left:9963;top:-791;width:565;height:68;visibility:visible;mso-wrap-style:square;v-text-anchor:top" coordsize="565,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un8QA&#10;AADcAAAADwAAAGRycy9kb3ducmV2LnhtbESPT4vCMBTE7wt+h/AEb2uq0kW7RhH/oODJ6u750Tzb&#10;ss1LbaLWb2+EBY/DzPyGmc5bU4kbNa60rGDQj0AQZ1aXnCs4HTefYxDOI2usLJOCBzmYzzofU0y0&#10;vfOBbqnPRYCwS1BB4X2dSOmyggy6vq2Jg3e2jUEfZJNL3eA9wE0lh1H0JQ2WHBYKrGlZUPaXXo2C&#10;y2J5jte/q235w8N6vzkcXRytlOp128U3CE+tf4f/2zutYBRP4HU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Z7p/EAAAA3AAAAA8AAAAAAAAAAAAAAAAAmAIAAGRycy9k&#10;b3ducmV2LnhtbFBLBQYAAAAABAAEAPUAAACJAwAAAAA=&#10;" path="m23,52l8,52,,42,,26,9,16r13,l26,21r-15,l6,26,5,31r24,l29,35,5,35r,6l11,47r16,l27,48r-4,4xm29,31r-5,l24,26,19,21r7,l29,25r,6xm27,47r-5,l27,43r,4xm47,22r-4,l47,16r13,l64,21r-15,l47,22xm43,51r-5,l38,17r5,l43,22r4,l43,27r,24xm66,51r-5,l61,21r3,l66,23r,28xm84,17r-6,l78,8,84,7r,10xm92,21r-20,l72,17r20,l92,21xm90,52r-12,l78,21r6,l84,44r2,3l92,47r,4l90,52xm92,47r-1,l92,46r,1xm108,24r-3,l106,20r5,-4l116,16r1,1l117,21r-7,l108,24xm105,51r-5,l100,17r5,l105,24r3,l105,28r,23xm117,22r-1,-1l117,21r,1xm133,62r-6,l129,57r3,-6l118,17r6,l134,43r,1l134,46r5,l133,62xm139,46r-4,l135,45r,-2l145,17r6,l139,46xm131,67r-10,l120,67r,-5l121,62r12,l131,67xm171,62r-5,l156,50r,-35l166,3r5,l160,16r,33l171,62xm196,51r-6,l172,3r7,l192,43r1,2l198,45r-2,6xm198,45r-5,l193,43,208,3r6,l198,45xm240,52r-14,l217,42r,-16l226,16r14,l244,21r-15,l224,26r-1,5l247,31r,4l223,35r,6l229,47r16,l245,48r-5,4xm247,31r-5,l242,26r-5,-5l244,21r3,4l247,31xm245,47r-5,l245,43r,4xm264,24r-3,l262,20r5,-4l272,16r1,1l273,21r-7,l264,24xm261,51r-6,l255,17r6,l261,24r3,l261,28r,23xm273,22r-1,-1l273,21r,1xm284,8r-3,l279,6r,-3l281,1r3,l286,3r,3l284,8xm285,51r-6,l279,17r6,l285,51xm303,17r-5,l298,6,304,r7,l313,r,4l303,4r,13xm313,5l311,4r2,l313,5xm311,21r-19,l292,17r19,l311,21xm326,62r-5,l323,57r3,-6l312,17r6,l328,43r,1l328,46r5,l326,62xm333,46r-5,l329,45r,-2l339,17r6,l333,46xm303,51r-5,l298,21r5,l303,51xm325,67r-10,l313,67r,-5l315,62r11,l325,67xm355,8r-3,l350,6r,-3l352,1r3,l357,3r,3l355,8xm356,51r-6,l350,17r6,l356,51xm376,22r-3,l376,16r13,l393,21r-15,l376,22xm372,51r-5,l367,17r5,l372,22r4,l372,27r,24xm395,51r-5,l390,21r3,l395,23r,28xm425,52r-14,l403,43r,-17l412,16r14,l429,21r-14,l409,28r,12l415,47r13,l425,52xm435,21r-6,l429,17r6,l435,21xm428,47r-4,l429,41r,-15l424,21r5,l435,21r,24l429,45r-1,2xm435,62r-6,l429,45r6,l435,62xm435,67r-24,l406,65r,-6l412,62r23,l435,67xm452,51r-5,l447,3r21,l473,8r-21,l452,28r20,l467,33r-15,l452,51xm472,28r-8,l470,22r,-14l473,8r3,3l476,24r-4,4xm495,8r-15,l480,3r15,l495,8xm491,46r-6,l485,8r6,l491,46xm495,51r-15,l480,46r15,l495,51xm509,51r-6,l503,3r8,l515,10r-6,l509,11r,40xm542,44r-5,l536,42r,-39l542,3r,41xm542,51r-7,l510,13r-1,-2l509,10r6,l535,41r1,2l537,44r5,l542,51xm554,62r-5,l559,49r,-33l549,3r5,l564,15r,35l554,62xe" fillcolor="black" stroked="f">
                  <v:path arrowok="t" o:connecttype="custom" o:connectlocs="26,-770;5,-750;24,-765;27,-748;49,-770;47,-769;66,-768;92,-770;78,-770;92,-744;111,-775;100,-740;117,-769;132,-740;133,-729;139,-745;131,-724;160,-775;192,-748;208,-788;226,-775;247,-756;247,-760;245,-744;267,-775;255,-740;273,-769;279,-788;279,-740;304,-791;311,-787;311,-770;328,-748;329,-746;298,-770;315,-729;352,-790;350,-774;393,-770;372,-769;393,-770;412,-775;428,-744;428,-744;435,-770;435,-746;435,-729;452,-783;464,-763;495,-783;485,-783;495,-740;509,-780;542,-747;535,-750;559,-742" o:connectangles="0,0,0,0,0,0,0,0,0,0,0,0,0,0,0,0,0,0,0,0,0,0,0,0,0,0,0,0,0,0,0,0,0,0,0,0,0,0,0,0,0,0,0,0,0,0,0,0,0,0,0,0,0,0,0,0"/>
                </v:shape>
                <v:shape id="Freeform 503" o:spid="_x0000_s1082" style="position:absolute;left:9954;top:-860;width:582;height:177;visibility:visible;mso-wrap-style:square;v-text-anchor:top" coordsize="582,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2GwssEA&#10;AADcAAAADwAAAGRycy9kb3ducmV2LnhtbERPz2vCMBS+C/sfwhvsIpo6QUs1igyEeduqYI+P5tkW&#10;m5cuyWr73y8HYceP7/d2P5hW9OR8Y1nBYp6AIC6tbrhScDkfZykIH5A1tpZJwUge9ruXyRYzbR/8&#10;TX0eKhFD2GeooA6hy6T0ZU0G/dx2xJG7WWcwROgqqR0+Yrhp5XuSrKTBhmNDjR191FTe81+j4LCm&#10;r2k/Fve2OaXuJ5zIF1dS6u11OGxABBrCv/jp/tQKlqs4P56JR0D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9hsLLBAAAA3AAAAA8AAAAAAAAAAAAAAAAAmAIAAGRycy9kb3du&#10;cmV2LnhtbFBLBQYAAAAABAAEAPUAAACGAwAAAAA=&#10;" path="m,43r,91l3,151r9,13l26,174r16,3l539,177r16,-3l569,164r9,-13l581,134r,-91l578,26,569,13,555,4,539,,42,,26,4,12,13,3,26,,43xe" filled="f" strokeweight=".1106mm">
                  <v:path arrowok="t" o:connecttype="custom" o:connectlocs="0,-817;0,-726;3,-709;12,-696;26,-686;42,-683;539,-683;555,-686;569,-696;578,-709;581,-726;581,-817;578,-834;569,-847;555,-856;539,-860;42,-860;26,-856;12,-847;3,-834;0,-817" o:connectangles="0,0,0,0,0,0,0,0,0,0,0,0,0,0,0,0,0,0,0,0,0"/>
                </v:shape>
                <v:line id="Line 502" o:spid="_x0000_s1083" style="position:absolute;visibility:visible;mso-wrap-style:square" from="9994,-572" to="10393,-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WiYMEAAADcAAAADwAAAGRycy9kb3ducmV2LnhtbESPQYvCMBSE7wv+h/AEb2uqgizVKCKI&#10;etwqnp/Nsyk2L7VJbf33G0HY4zAz3zDLdW8r8aTGl44VTMYJCOLc6ZILBefT7vsHhA/IGivHpOBF&#10;HtarwdcSU+06/qVnFgoRIexTVGBCqFMpfW7Ioh+7mjh6N9dYDFE2hdQNdhFuKzlNkrm0WHJcMFjT&#10;1lB+z1qroDWdvs9k4q/uuG2zy75w1WOj1GjYbxYgAvXhP/xpH7SC2XwC7zPxCMjV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ZaJgwQAAANwAAAAPAAAAAAAAAAAAAAAA&#10;AKECAABkcnMvZG93bnJldi54bWxQSwUGAAAAAAQABAD5AAAAjwMAAAAA&#10;" strokecolor="white" strokeweight=".90467mm"/>
                <v:rect id="Rectangle 501" o:spid="_x0000_s1084" style="position:absolute;left:9994;top:-598;width:399;height: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WiesUA&#10;AADcAAAADwAAAGRycy9kb3ducmV2LnhtbESPQWvCQBSE74L/YXmF3nTTCCKpq5SCUKSFqgn2+Mg+&#10;k2D2bchuk/XfdwuCx2FmvmHW22BaMVDvGssKXuYJCOLS6oYrBflpN1uBcB5ZY2uZFNzIwXYznawx&#10;03bkAw1HX4kIYZehgtr7LpPSlTUZdHPbEUfvYnuDPsq+krrHMcJNK9MkWUqDDceFGjt6r6m8Hn+N&#10;gs+uKPaNzn9Oib0twvl7H75SVOr5Kby9gvAU/CN8b39oBYtlCv9n4hG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aJ6xQAAANwAAAAPAAAAAAAAAAAAAAAAAJgCAABkcnMv&#10;ZG93bnJldi54bWxQSwUGAAAAAAQABAD1AAAAigMAAAAA&#10;" filled="f" strokeweight=".1106mm"/>
                <v:shape id="Picture 500" o:spid="_x0000_s1085" type="#_x0000_t75" style="position:absolute;left:10136;top:-467;width:343;height:2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tQdEnEAAAA3AAAAA8AAABkcnMvZG93bnJldi54bWxEj8FqwzAQRO+F/IPYQG6NXLsY40YJJRBo&#10;ICnUzQcs1tYytVaOpdrO30eFQo/DzLxhNrvZdmKkwbeOFTytExDEtdMtNwoun4fHAoQPyBo7x6Tg&#10;Rh5228XDBkvtJv6gsQqNiBD2JSowIfSllL42ZNGvXU8cvS83WAxRDo3UA04RbjuZJkkuLbYcFwz2&#10;tDdUf1c/VgH1+fH2/D6drqY4H5uL41TvM6VWy/n1BUSgOfyH/9pvWkGWZ/B7Jh4Bub0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tQdEnEAAAA3AAAAA8AAAAAAAAAAAAAAAAA&#10;nwIAAGRycy9kb3ducmV2LnhtbFBLBQYAAAAABAAEAPcAAACQAwAAAAA=&#10;">
                  <v:imagedata r:id="rId98" o:title=""/>
                </v:shape>
                <v:rect id="Rectangle 499" o:spid="_x0000_s1086" style="position:absolute;left:9925;top:-2638;width:639;height:25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Wl/MYA&#10;AADcAAAADwAAAGRycy9kb3ducmV2LnhtbESPT2vCQBTE70K/w/IKXqRu/BdK6ipGEDwJxh7a2yP7&#10;moRm367ZVeO3dwsFj8PM/IZZrnvTiit1vrGsYDJOQBCXVjdcKfg87d7eQfiArLG1TAru5GG9ehks&#10;MdP2xke6FqESEcI+QwV1CC6T0pc1GfRj64ij92M7gyHKrpK6w1uEm1ZOkySVBhuOCzU62tZU/hYX&#10;o6A45+2kSNxXfl647/20HN19flBq+NpvPkAE6sMz/N/eawWzdA5/Z+IRkK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GWl/MYAAADcAAAADwAAAAAAAAAAAAAAAACYAgAAZHJz&#10;L2Rvd25yZXYueG1sUEsFBgAAAAAEAAQA9QAAAIsDAAAAAA==&#10;" filled="f" strokecolor="#7f7f7f" strokeweight=".1107mm"/>
                <v:rect id="Rectangle 498" o:spid="_x0000_s1087" style="position:absolute;left:9919;top:-2746;width:639;height:2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kAZ8YA&#10;AADcAAAADwAAAGRycy9kb3ducmV2LnhtbESPzWrDMBCE74W8g9hALqWRk5JQ3CghDhR8KtTJIb0t&#10;1tY2tVaKpfrn7aNCocdhZr5hdofRtKKnzjeWFayWCQji0uqGKwWX89vTCwgfkDW2lknBRB4O+9nD&#10;DlNtB/6gvgiViBD2KSqoQ3CplL6syaBfWkccvS/bGQxRdpXUHQ4Rblq5TpKtNNhwXKjR0amm8rv4&#10;MQqKW9auisRds9vGfebr8nHy2btSi/l4fAURaAz/4b92rhU8bzfweyYeAbm/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ykAZ8YAAADcAAAADwAAAAAAAAAAAAAAAACYAgAAZHJz&#10;L2Rvd25yZXYueG1sUEsFBgAAAAAEAAQA9QAAAIsDAAAAAA==&#10;" filled="f" strokecolor="#7f7f7f" strokeweight=".1107mm"/>
                <v:shape id="Picture 497" o:spid="_x0000_s1088" type="#_x0000_t75" style="position:absolute;left:9075;top:-2746;width:838;height:31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aGpuXCAAAA3AAAAA8AAABkcnMvZG93bnJldi54bWxEj09rAjEUxO8Fv0N4Qm81ay2LrEbRVqHX&#10;+ufg7bF5bhY3L0uSavz2jSD0OMzMb5j5MtlOXMmH1rGC8agAQVw73XKj4LDfvk1BhIissXNMCu4U&#10;YLkYvMyx0u7GP3TdxUZkCIcKFZgY+0rKUBuyGEauJ87e2XmLMUvfSO3xluG2k+9FUUqLLecFgz19&#10;Gqovu1+rIJn14f41bstj8Oa0iR+p99uk1OswrWYgIqX4H362v7WCSVnC40w+AnLx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mhqblwgAAANwAAAAPAAAAAAAAAAAAAAAAAJ8C&#10;AABkcnMvZG93bnJldi54bWxQSwUGAAAAAAQABAD3AAAAjgMAAAAA&#10;">
                  <v:imagedata r:id="rId99" o:title=""/>
                </v:shape>
                <v:shape id="Picture 496" o:spid="_x0000_s1089" type="#_x0000_t75" style="position:absolute;left:9112;top:-1609;width:779;height:1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hcMGPFAAAA3AAAAA8AAABkcnMvZG93bnJldi54bWxEj09rwkAQxe8Fv8MyQm91Y61aoqtIaani&#10;paal4G3Ijkna7GzITk389t2C0OPj/fnxluve1epMbag8GxiPElDEubcVFwY+3l/uHkEFQbZYeyYD&#10;FwqwXg1ulpha3/GBzpkUKo5wSNFAKdKkWoe8JIdh5Bvi6J1861CibAttW+ziuKv1fZLMtMOKI6HE&#10;hp5Kyr+zHxe5E+nfNsfnz24n+y+7m2av9JAZczvsNwtQQr38h6/trTUwmc3h70w8Anr1C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YXDBjxQAAANwAAAAPAAAAAAAAAAAAAAAA&#10;AJ8CAABkcnMvZG93bnJldi54bWxQSwUGAAAAAAQABAD3AAAAkQMAAAAA&#10;">
                  <v:imagedata r:id="rId100" o:title=""/>
                </v:shape>
                <v:shape id="Picture 495" o:spid="_x0000_s1090" type="#_x0000_t75" style="position:absolute;left:9434;top:-2610;width:109;height:1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bES/HCAAAA3AAAAA8AAABkcnMvZG93bnJldi54bWxETz1rwzAQ3Qv5D+IC3Wq5KTXGjRJCIJCh&#10;S90kZDykq2VqnYyl2k5+fTUUOj7e93o7u06MNITWs4LnLAdBrL1puVFw+jw8lSBCRDbYeSYFNwqw&#10;3Swe1lgZP/EHjXVsRArhUKECG2NfSRm0JYch8z1x4r784DAmODTSDDilcNfJVZ4X0mHLqcFiT3tL&#10;+rv+cQpe34+mmXfjqqDz9XS5O63Jlko9LufdG4hIc/wX/7mPRsFLkdamM+kIyM0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WxEvxwgAAANwAAAAPAAAAAAAAAAAAAAAAAJ8C&#10;AABkcnMvZG93bnJldi54bWxQSwUGAAAAAAQABAD3AAAAjgMAAAAA&#10;">
                  <v:imagedata r:id="rId82" o:title=""/>
                </v:shape>
                <v:shape id="Picture 494" o:spid="_x0000_s1091" type="#_x0000_t75" style="position:absolute;left:9357;top:-2396;width:229;height: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78HErEAAAA3AAAAA8AAABkcnMvZG93bnJldi54bWxEj09rAjEUxO8Fv0N4gpdSs1oQ3RpFLMJS&#10;T/67PzbP3cXNy5Kka+ynb4RCj8PM/IZZrqNpRU/ON5YVTMYZCOLS6oYrBefT7m0Owgdkja1lUvAg&#10;D+vV4GWJubZ3PlB/DJVIEPY5KqhD6HIpfVmTQT+2HXHyrtYZDEm6SmqH9wQ3rZxm2UwabDgt1NjR&#10;tqbydvw2CmwRfz631+n+63ApXzd9EXeOolKjYdx8gAgUw3/4r11oBe+zBTzPpCMgV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78HErEAAAA3AAAAA8AAAAAAAAAAAAAAAAA&#10;nwIAAGRycy9kb3ducmV2LnhtbFBLBQYAAAAABAAEAPcAAACQAwAAAAA=&#10;">
                  <v:imagedata r:id="rId101" o:title=""/>
                </v:shape>
                <v:line id="Line 493" o:spid="_x0000_s1092" style="position:absolute;visibility:visible;mso-wrap-style:square" from="9355,-2111" to="9623,-2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RJsAAAADcAAAADwAAAGRycy9kb3ducmV2LnhtbERPyWrDMBC9B/oPYgK5xXJqaIsTJRhD&#10;SXqsW3qeWhPLxBq5lrzk76tDocfH2w+nxXZiosG3jhXskhQEce10y42Cz4/X7QsIH5A1do5JwZ08&#10;nI4PqwPm2s38TlMVGhFD2OeowITQ51L62pBFn7ieOHJXN1gMEQ6N1APOMdx28jFNn6TFlmODwZ5K&#10;Q/WtGq2C0cz6lsnUf7u3cqy+zo3rfgqlNuul2IMItIR/8Z/7ohVkz3F+PBOPgDz+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fwkSbAAAAA3AAAAA8AAAAAAAAAAAAAAAAA&#10;oQIAAGRycy9kb3ducmV2LnhtbFBLBQYAAAAABAAEAPkAAACOAwAAAAA=&#10;" strokecolor="white" strokeweight=".90467mm"/>
                <v:rect id="Rectangle 492" o:spid="_x0000_s1093" style="position:absolute;left:9355;top:-2136;width:268;height: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6q0MUA&#10;AADcAAAADwAAAGRycy9kb3ducmV2LnhtbESPQWvCQBSE7wX/w/IEb3Wjgi2pqxRBKKLQRkWPj+xr&#10;Epp9G7LbZPPvu4LQ4zAz3zCrTTC16Kh1lWUFs2kCgji3uuJCwfm0e34F4TyyxtoyKRjIwWY9elph&#10;qm3PX9RlvhARwi5FBaX3TSqly0sy6Ka2IY7et20N+ijbQuoW+wg3tZwnyVIarDgulNjQtqT8J/s1&#10;Cg7N5bKv9Pl2SuywCNfPfTjOUanJOLy/gfAU/H/40f7QChYvM7ifiUd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fqrQxQAAANwAAAAPAAAAAAAAAAAAAAAAAJgCAABkcnMv&#10;ZG93bnJldi54bWxQSwUGAAAAAAQABAD1AAAAigMAAAAA&#10;" filled="f" strokeweight=".1106mm"/>
                <v:shape id="Picture 491" o:spid="_x0000_s1094" type="#_x0000_t75" style="position:absolute;left:9158;top:-1997;width:229;height:1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8Z53zGAAAA3AAAAA8AAABkcnMvZG93bnJldi54bWxEj0FrAjEUhO8F/0N4BW81qYVWVqOIVuyl&#10;h6oI3h6b52Zx87Juorv665tCweMwM98wk1nnKnGlJpSeNbwOFAji3JuSCw277eplBCJEZIOVZ9Jw&#10;owCzae9pgpnxLf/QdRMLkSAcMtRgY6wzKUNuyWEY+Jo4eUffOIxJNoU0DbYJ7io5VOpdOiw5LVis&#10;aWEpP20uTsNKtUt7kmf1uT5czsv1Xd7330et+8/dfAwiUhcf4f/2l9Hw9jGEvzPpCMjp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zxnnfMYAAADcAAAADwAAAAAAAAAAAAAA&#10;AACfAgAAZHJzL2Rvd25yZXYueG1sUEsFBgAAAAAEAAQA9wAAAJIDAAAAAA==&#10;">
                  <v:imagedata r:id="rId102" o:title=""/>
                </v:shape>
                <v:shape id="Picture 490" o:spid="_x0000_s1095" type="#_x0000_t75" style="position:absolute;left:9215;top:-1758;width:115;height:1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EdGC/DAAAA3AAAAA8AAABkcnMvZG93bnJldi54bWxEj0FrwkAUhO+F/oflFXqrmyq0JbqKFLRe&#10;a6Xg7ZF9JsHs27j7YpJ/3y0IHoeZ+YZZrAbXqCuFWHs28DrJQBEX3tZcGjj8bF4+QEVBtth4JgMj&#10;RVgtHx8WmFvf8zdd91KqBOGYo4FKpM21jkVFDuPEt8TJO/ngUJIMpbYB+wR3jZ5m2Zt2WHNaqLCl&#10;z4qK875zBr523bmQi+1/5RKGadeP7XE7GvP8NKznoIQGuYdv7Z01MHufwf+ZdAT08g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R0YL8MAAADcAAAADwAAAAAAAAAAAAAAAACf&#10;AgAAZHJzL2Rvd25yZXYueG1sUEsFBgAAAAAEAAQA9wAAAI8DAAAAAA==&#10;">
                  <v:imagedata r:id="rId93" o:title=""/>
                </v:shape>
                <v:shape id="Picture 489" o:spid="_x0000_s1096" type="#_x0000_t75" style="position:absolute;left:9146;top:-1336;width:710;height:1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juEEfGAAAA3AAAAA8AAABkcnMvZG93bnJldi54bWxEj0FrwkAUhO+F/oflFXoRs6mKltRVqih4&#10;00Yv3p7Z1yQ1+zZkt2v8991CocdhZr5h5sveNCJQ52rLCl6SFARxYXXNpYLTcTt8BeE8ssbGMim4&#10;k4Pl4vFhjpm2N/6gkPtSRAi7DBVU3reZlK6oyKBLbEscvU/bGfRRdqXUHd4i3DRylKZTabDmuFBh&#10;S+uKimv+bRSEcjO47/b+63I5hHS0v/aH82al1PNT//4GwlPv/8N/7Z1WMJ5N4PdMPAJy8Q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uO4QR8YAAADcAAAADwAAAAAAAAAAAAAA&#10;AACfAgAAZHJzL2Rvd25yZXYueG1sUEsFBgAAAAAEAAQA9wAAAJIDAAAAAA==&#10;">
                  <v:imagedata r:id="rId103" o:title=""/>
                </v:shape>
                <v:shape id="Picture 488" o:spid="_x0000_s1097" type="#_x0000_t75" style="position:absolute;left:9460;top:-1097;width:115;height:1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n1L0HGAAAA3AAAAA8AAABkcnMvZG93bnJldi54bWxEj0FrwkAUhO9C/8PyCr3pJq1tY3QVEUSh&#10;Xqotxdsz+0xCd9+G7Krx33cLgsdhZr5hJrPOGnGm1teOFaSDBARx4XTNpYKv3bKfgfABWaNxTAqu&#10;5GE2fehNMNfuwp903oZSRAj7HBVUITS5lL6oyKIfuIY4ekfXWgxRtqXULV4i3Br5nCRv0mLNcaHC&#10;hhYVFb/bk1Vgvs3+OFwdfnapy7JNanTzkY6Uenrs5mMQgbpwD9/aa63g5f0V/s/EIyCnf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fUvQcYAAADcAAAADwAAAAAAAAAAAAAA&#10;AACfAgAAZHJzL2Rvd25yZXYueG1sUEsFBgAAAAAEAAQA9wAAAJIDAAAAAA==&#10;">
                  <v:imagedata r:id="rId104" o:title=""/>
                </v:shape>
                <v:rect id="Rectangle 487" o:spid="_x0000_s1098" style="position:absolute;left:9081;top:-2638;width:833;height:30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IIzcUA&#10;AADcAAAADwAAAGRycy9kb3ducmV2LnhtbESPQWvCQBSE70L/w/IKXqRuVExL6ipGEDwJRg/t7ZF9&#10;TUKzb9fsqvHfu4WCx2FmvmEWq9604kqdbywrmIwTEMSl1Q1XCk7H7dsHCB+QNbaWScGdPKyWL4MF&#10;Ztre+EDXIlQiQthnqKAOwWVS+rImg35sHXH0fmxnMETZVVJ3eItw08ppkqTSYMNxoUZHm5rK3+Ji&#10;FBTnvJ0UifvKz3P3vZuWo7vP90oNX/v1J4hAfXiG/9s7rWD2nsLfmXgE5P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IgjNxQAAANwAAAAPAAAAAAAAAAAAAAAAAJgCAABkcnMv&#10;ZG93bnJldi54bWxQSwUGAAAAAAQABAD1AAAAigMAAAAA&#10;" filled="f" strokecolor="#7f7f7f" strokeweight=".1107mm"/>
                <v:rect id="Rectangle 486" o:spid="_x0000_s1099" style="position:absolute;left:9075;top:-2746;width:833;height:3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6tVsUA&#10;AADcAAAADwAAAGRycy9kb3ducmV2LnhtbESPQWvCQBSE70L/w/IKXqRuVDQldRUjCJ4EYw/t7ZF9&#10;TUKzb9fsqvHfu4WCx2FmvmGW69604kqdbywrmIwTEMSl1Q1XCj5Pu7d3ED4ga2wtk4I7eVivXgZL&#10;zLS98ZGuRahEhLDPUEEdgsuk9GVNBv3YOuLo/djOYIiyq6Tu8BbhppXTJFlIgw3HhRodbWsqf4uL&#10;UVCc83ZSJO4rP8/d935aju4+Pyg1fO03HyAC9eEZ/m/vtYJZmsLfmXgE5O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bq1WxQAAANwAAAAPAAAAAAAAAAAAAAAAAJgCAABkcnMv&#10;ZG93bnJldi54bWxQSwUGAAAAAAQABAD1AAAAigMAAAAA&#10;" filled="f" strokecolor="#7f7f7f" strokeweight=".1107mm"/>
                <v:shape id="Picture 485" o:spid="_x0000_s1100" type="#_x0000_t75" style="position:absolute;left:10570;top:-2746;width:810;height:31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F6j3fAAAAA3AAAAA8AAABkcnMvZG93bnJldi54bWxET02LwjAQvS/4H8II3rapCmupRhFR1Ju2&#10;e9nb0IxtsZmUJtq6v35zWPD4eN+rzWAa8aTO1ZYVTKMYBHFhdc2lgu/88JmAcB5ZY2OZFLzIwWY9&#10;+lhhqm3PV3pmvhQhhF2KCirv21RKV1Rk0EW2JQ7czXYGfYBdKXWHfQg3jZzF8Zc0WHNoqLClXUXF&#10;PXsYBfsmT/zxV563ZzvkZWb6nyK5KDUZD9slCE+Df4v/3SetYL4Ia8OZcATk+g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4XqPd8AAAADcAAAADwAAAAAAAAAAAAAAAACfAgAA&#10;ZHJzL2Rvd25yZXYueG1sUEsFBgAAAAAEAAQA9wAAAIwDAAAAAA==&#10;">
                  <v:imagedata r:id="rId105" o:title=""/>
                </v:shape>
                <v:shape id="Picture 484" o:spid="_x0000_s1101" type="#_x0000_t75" style="position:absolute;left:10612;top:-1518;width:745;height:2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m7qZ7FAAAA3AAAAA8AAABkcnMvZG93bnJldi54bWxEj81qAkEQhO8B32FoITedVUlMNo4igUAQ&#10;c9DVQ27NTu+P7vQsOx3dvH1GEHIsquorarHqXaMu1IXas4HJOAFFnHtbc2ngkH2MXkAFQbbYeCYD&#10;vxRgtRw8LDC1/so7uuylVBHCIUUDlUibah3yihyGsW+Jo1f4zqFE2ZXadniNcNfoaZI8a4c1x4UK&#10;W3qvKD/vf5yBdlPIsfie8fb4NE1k83XKvGTGPA779RsooV7+w/f2pzUwm7/C7Uw8Anr5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Ju6mexQAAANwAAAAPAAAAAAAAAAAAAAAA&#10;AJ8CAABkcnMvZG93bnJldi54bWxQSwUGAAAAAAQABAD3AAAAkQMAAAAA&#10;">
                  <v:imagedata r:id="rId106" o:title=""/>
                </v:shape>
                <v:shape id="Picture 483" o:spid="_x0000_s1102" type="#_x0000_t75" style="position:absolute;left:10923;top:-2587;width:109;height:1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3ux9LBAAAA3AAAAA8AAABkcnMvZG93bnJldi54bWxET89rwjAUvg/8H8ITdhma2oFIZyxDKPQm&#10;U/H8bN6asualNLHG/fXLYeDx4/u9LaPtxUSj7xwrWC0zEMSN0x23Cs6narEB4QOyxt4xKXiQh3I3&#10;e9liod2dv2g6hlakEPYFKjAhDIWUvjFk0S/dQJy4bzdaDAmOrdQj3lO47WWeZWtpsePUYHCgvaHm&#10;53izCur89/BGbWVXjxj16XDNp/p8Uep1Hj8/QASK4Sn+d9dawfsmzU9n0hGQuz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3ux9LBAAAA3AAAAA8AAAAAAAAAAAAAAAAAnwIA&#10;AGRycy9kb3ducmV2LnhtbFBLBQYAAAAABAAEAPcAAACNAwAAAAA=&#10;">
                  <v:imagedata r:id="rId107" o:title=""/>
                </v:shape>
                <v:shape id="Picture 482" o:spid="_x0000_s1103" type="#_x0000_t75" style="position:absolute;left:10840;top:-2396;width:229;height:1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xx90fDAAAA3AAAAA8AAABkcnMvZG93bnJldi54bWxEj0GLwjAUhO/C/ofwhL1pqkKVahRZcPGw&#10;Hqz+gGfzbKrNS2mytvvvN4LgcZiZb5jVpre1eFDrK8cKJuMEBHHhdMWlgvNpN1qA8AFZY+2YFPyR&#10;h836Y7DCTLuOj/TIQykihH2GCkwITSalLwxZ9GPXEEfv6lqLIcq2lLrFLsJtLadJkkqLFccFgw19&#10;GSru+a9VcD91nPLM3ZJ9Z9Lq5/tyyM9zpT6H/XYJIlAf3uFXe68VzBYTeJ6JR0Cu/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HH3R8MAAADcAAAADwAAAAAAAAAAAAAAAACf&#10;AgAAZHJzL2Rvd25yZXYueG1sUEsFBgAAAAAEAAQA9wAAAI8DAAAAAA==&#10;">
                  <v:imagedata r:id="rId108" o:title=""/>
                </v:shape>
                <v:line id="Line 481" o:spid="_x0000_s1104" style="position:absolute;visibility:visible;mso-wrap-style:square" from="10821,-2151" to="11077,-2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va7cMAAADcAAAADwAAAGRycy9kb3ducmV2LnhtbESPwWrDMBBE74X8g9hAbo2cGIpxogRj&#10;KE2OdUvPW2tjmVgrx5Jj5++rQqHHYWbeMPvjbDtxp8G3jhVs1gkI4trplhsFnx+vzxkIH5A1do5J&#10;wYM8HA+Lpz3m2k38TvcqNCJC2OeowITQ51L62pBFv3Y9cfQubrAYohwaqQecItx2cpskL9Jiy3HB&#10;YE+lofpajVbBaCZ9TWXiv925HKuvt8Z1t0Kp1XIudiACzeE//Nc+aQVptoXfM/EIyMM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272u3DAAAA3AAAAA8AAAAAAAAAAAAA&#10;AAAAoQIAAGRycy9kb3ducmV2LnhtbFBLBQYAAAAABAAEAPkAAACRAwAAAAA=&#10;" strokecolor="white" strokeweight=".90467mm"/>
                <v:rect id="Rectangle 480" o:spid="_x0000_s1105" style="position:absolute;left:10821;top:-2176;width:257;height: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XhG8QA&#10;AADcAAAADwAAAGRycy9kb3ducmV2LnhtbESPzWrDMBCE74G8g9hCb4lcG0JwI5tSCBTTQn5Jj4u1&#10;sU2slbHURHn7KlDocZiZb5hVGUwvrjS6zrKCl3kCgri2uuNGwWG/ni1BOI+ssbdMCu7koCymkxXm&#10;2t54S9edb0SEsMtRQev9kEvp6pYMurkdiKN3tqNBH+XYSD3iLcJNL9MkWUiDHceFFgd6b6m+7H6M&#10;gs/heKw6ffjeJ/aehdOmCl8pKvX8FN5eQXgK/j/81/7QCrJlBo8z8Qj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k14RvEAAAA3AAAAA8AAAAAAAAAAAAAAAAAmAIAAGRycy9k&#10;b3ducmV2LnhtbFBLBQYAAAAABAAEAPUAAACJAwAAAAA=&#10;" filled="f" strokeweight=".1106mm"/>
                <v:shape id="Picture 479" o:spid="_x0000_s1106" type="#_x0000_t75" style="position:absolute;left:10698;top:-2003;width:229;height:1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ppqrTGAAAA3AAAAA8AAABkcnMvZG93bnJldi54bWxEj81rAjEUxO8F/4fwhN5q0g9EVqOUWrGX&#10;HvxA8PbYPDeLm5d1E92tf30jCB6HmfkNM5l1rhIXakLpWcPrQIEgzr0pudCw3SxeRiBCRDZYeSYN&#10;fxRgNu09TTAzvuUVXdaxEAnCIUMNNsY6kzLklhyGga+Jk3fwjcOYZFNI02Cb4K6Sb0oNpcOS04LF&#10;mr4s5cf12WlYqHZuj/Kkvpf782m+vMrr7veg9XO/+xyDiNTFR/je/jEa3kcfcDuTjoCc/g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GmmqtMYAAADcAAAADwAAAAAAAAAAAAAA&#10;AACfAgAAZHJzL2Rvd25yZXYueG1sUEsFBgAAAAAEAAQA9wAAAJIDAAAAAA==&#10;">
                  <v:imagedata r:id="rId102" o:title=""/>
                </v:shape>
                <v:shape id="Picture 478" o:spid="_x0000_s1107" type="#_x0000_t75" style="position:absolute;left:10778;top:-1723;width:115;height:1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RtVefDAAAA3AAAAA8AAABkcnMvZG93bnJldi54bWxEj0FrwkAUhO+F/oflFXqrGy0tEl1FClWv&#10;tVLo7ZF9JsHs27j7YpJ/3y0IHoeZ+YZZrgfXqCuFWHs2MJ1koIgLb2suDRy/P1/moKIgW2w8k4GR&#10;IqxXjw9LzK3v+YuuBylVgnDM0UAl0uZax6Iih3HiW+LknXxwKEmGUtuAfYK7Rs+y7F07rDktVNjS&#10;R0XF+dA5A7t9dy7kYvsfuYRh1vVj+7sdjXl+GjYLUEKD3MO39t4aeJ2/wf+ZdAT06g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G1V58MAAADcAAAADwAAAAAAAAAAAAAAAACf&#10;AgAAZHJzL2Rvd25yZXYueG1sUEsFBgAAAAAEAAQA9wAAAI8DAAAAAA==&#10;">
                  <v:imagedata r:id="rId93" o:title=""/>
                </v:shape>
                <v:shape id="Picture 477" o:spid="_x0000_s1108" type="#_x0000_t75" style="position:absolute;left:10635;top:-1165;width:710;height:1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d7ZqjGAAAA3AAAAA8AAABkcnMvZG93bnJldi54bWxEj91qwkAUhO8LvsNyBG+KbqogEl1FWtRC&#10;wX+Ml4fsMQnNng3ZraZ9ercgeDnMzDfMZNaYUlypdoVlBW+9CARxanXBmYLjYdEdgXAeWWNpmRT8&#10;koPZtPUywVjbG+/ouveZCBB2MSrIva9iKV2ak0HXsxVx8C62NuiDrDOpa7wFuCllP4qG0mDBYSHH&#10;it5zSr/3P0ZBkqxP20Xi1mczKJZfr8vN6u9DKtVpN/MxCE+Nf4Yf7U+tYDAawv+ZcATk9A4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l3tmqMYAAADcAAAADwAAAAAAAAAAAAAA&#10;AACfAgAAZHJzL2Rvd25yZXYueG1sUEsFBgAAAAAEAAQA9wAAAJIDAAAAAA==&#10;">
                  <v:imagedata r:id="rId109" o:title=""/>
                </v:shape>
                <v:shape id="Picture 476" o:spid="_x0000_s1109" type="#_x0000_t75" style="position:absolute;left:10932;top:-897;width:115;height:1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jXMBHIAAAA3AAAAA8AAABkcnMvZG93bnJldi54bWxEj0FrwkAUhO+F/oflFbyUuqnBVqKrSKVY&#10;vZSmpXh8Zp/ZaPZtzK4a/323UOhxmJlvmMmss7U4U+srxwoe+wkI4sLpiksFX5+vDyMQPiBrrB2T&#10;git5mE1vbyaYaXfhDzrnoRQRwj5DBSaEJpPSF4Ys+r5riKO3c63FEGVbSt3iJcJtLQdJ8iQtVhwX&#10;DDb0Yqg45Cer4Nvs0/vFsVlvlof31TFPV2G4HSrVu+vmYxCBuvAf/mu/aQXp6Bl+z8QjIKc/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Y1zARyAAAANwAAAAPAAAAAAAAAAAA&#10;AAAAAJ8CAABkcnMvZG93bnJldi54bWxQSwUGAAAAAAQABAD3AAAAlAMAAAAA&#10;">
                  <v:imagedata r:id="rId110" o:title=""/>
                </v:shape>
                <v:rect id="Rectangle 475" o:spid="_x0000_s1110" style="position:absolute;left:10575;top:-2638;width:804;height:30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RJA8IA&#10;AADcAAAADwAAAGRycy9kb3ducmV2LnhtbERPTYvCMBC9C/6HMIIX0VSXlVKNYgXB08JWD7u3oRnb&#10;YjOJTdT6781hYY+P973e9qYVD+p8Y1nBfJaAIC6tbrhScD4dpikIH5A1tpZJwYs8bDfDwRozbZ/8&#10;TY8iVCKGsM9QQR2Cy6T0ZU0G/cw64shdbGcwRNhVUnf4jOGmlYskWUqDDceGGh3tayqvxd0oKG55&#10;Oy8S95PfPt3vcVFOXj7/Umo86ncrEIH68C/+cx+1go80ro1n4hGQm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JEkDwgAAANwAAAAPAAAAAAAAAAAAAAAAAJgCAABkcnMvZG93&#10;bnJldi54bWxQSwUGAAAAAAQABAD1AAAAhwMAAAAA&#10;" filled="f" strokecolor="#7f7f7f" strokeweight=".1107mm"/>
                <v:rect id="Rectangle 474" o:spid="_x0000_s1111" style="position:absolute;left:10570;top:-2746;width:804;height:31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jsmMUA&#10;AADcAAAADwAAAGRycy9kb3ducmV2LnhtbESPQWvCQBSE70L/w/IKXqRuVJQ0dRUjCJ4EYw/t7ZF9&#10;TUKzb9fsqvHfu4WCx2FmvmGW69604kqdbywrmIwTEMSl1Q1XCj5Pu7cUhA/IGlvLpOBOHtarl8ES&#10;M21vfKRrESoRIewzVFCH4DIpfVmTQT+2jjh6P7YzGKLsKqk7vEW4aeU0SRbSYMNxoUZH25rK3+Ji&#10;FBTnvJ0UifvKz3P3vZ+Wo7vPD0oNX/vNB4hAfXiG/9t7rWCWvsPfmXgE5O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aOyYxQAAANwAAAAPAAAAAAAAAAAAAAAAAJgCAABkcnMv&#10;ZG93bnJldi54bWxQSwUGAAAAAAQABAD1AAAAigMAAAAA&#10;" filled="f" strokecolor="#7f7f7f" strokeweight=".1107mm"/>
                <v:line id="Line 473" o:spid="_x0000_s1112" style="position:absolute;visibility:visible;mso-wrap-style:square" from="8072,-2490" to="8072,-2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Cl48UAAADcAAAADwAAAGRycy9kb3ducmV2LnhtbESPwW7CMAyG75P2DpEncRspY5ugENCE&#10;hGC7USZxNY3XVmucKgm07Onnw6Qdrd//58/L9eBadaUQG88GJuMMFHHpbcOVgc/j9nEGKiZki61n&#10;MnCjCOvV/d0Sc+t7PtC1SJUSCMccDdQpdbnWsazJYRz7jliyLx8cJhlDpW3AXuCu1U9Z9qodNiwX&#10;auxoU1P5XVycaHyUm/PpZXo7Pg/vXR+2u0nxczJm9DC8LUAlGtL/8l97bw1M56IvzwgB9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0Cl48UAAADcAAAADwAAAAAAAAAA&#10;AAAAAAChAgAAZHJzL2Rvd25yZXYueG1sUEsFBgAAAAAEAAQA+QAAAJMDAAAAAA==&#10;" strokeweight=".1107mm"/>
                <v:shape id="AutoShape 472" o:spid="_x0000_s1113" style="position:absolute;left:7100;top:628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T1tsUA&#10;AADcAAAADwAAAGRycy9kb3ducmV2LnhtbESPQWvCQBSE74L/YXlCL6VurCCaZiMqFAotiNHi9ZF9&#10;TaLZt0t2a9J/3y0UPA4z8w2TrQfTiht1vrGsYDZNQBCXVjdcKTgdX5+WIHxA1thaJgU/5GGdj0cZ&#10;ptr2fKBbESoRIexTVFCH4FIpfVmTQT+1jjh6X7YzGKLsKqk77CPctPI5SRbSYMNxoUZHu5rKa/Ft&#10;FNiPc7Ftd/t3v71ePh8dz8n1Z6UeJsPmBUSgIdzD/+03rWC+msHfmXgEZ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RPW2xQAAANwAAAAPAAAAAAAAAAAAAAAAAJgCAABkcnMv&#10;ZG93bnJldi54bWxQSwUGAAAAAAQABAD1AAAAigMAAAAA&#10;" path="m949,-8743r23,57m972,-8686r22,-57e" filled="f" strokeweight=".1106mm">
                  <v:path arrowok="t" o:connecttype="custom" o:connectlocs="949,-2455;972,-2398;972,-2398;994,-2455" o:connectangles="0,0,0,0"/>
                </v:shape>
                <v:line id="Line 471" o:spid="_x0000_s1114" style="position:absolute;visibility:visible;mso-wrap-style:square" from="9503,-1418" to="9503,-1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6eD8UAAADcAAAADwAAAGRycy9kb3ducmV2LnhtbESPT2vCQBDF7wW/wzJCb7rxT4tGVymC&#10;1PZmLHgds2MSzM6G3a2Jfnq3IPT4ePN+b95y3ZlaXMn5yrKC0TABQZxbXXGh4OewHcxA+ICssbZM&#10;Cm7kYb3qvSwx1bblPV2zUIgIYZ+igjKEJpXS5yUZ9EPbEEfvbJ3BEKUrpHbYRrip5ThJ3qXBimND&#10;iQ1tSsov2a+Jb3znm9PxbXI7TLuvpnXbz1F2Pyr12u8+FiACdeH/+JneaQWT+Rj+xkQCy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N6eD8UAAADcAAAADwAAAAAAAAAA&#10;AAAAAAChAgAAZHJzL2Rvd25yZXYueG1sUEsFBgAAAAAEAAQA+QAAAJMDAAAAAA==&#10;" strokeweight=".1107mm"/>
                <v:shape id="AutoShape 470" o:spid="_x0000_s1115" style="position:absolute;left:12120;top:254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rOWsUA&#10;AADcAAAADwAAAGRycy9kb3ducmV2LnhtbESPQWvCQBSE70L/w/IKvZS6sYFio6uoUBAUilHJ9ZF9&#10;TVKzb5fs1qT/visUPA4z8w0zXw6mFVfqfGNZwWScgCAurW64UnA6frxMQfiArLG1TAp+ycNy8TCa&#10;Y6Ztzwe65qESEcI+QwV1CC6T0pc1GfRj64ij92U7gyHKrpK6wz7CTStfk+RNGmw4LtToaFNTecl/&#10;jAK7L/J1u/nc+fXl+/zsOCXXF0o9PQ6rGYhAQ7iH/9tbrSB9T+F2Jh4B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2s5axQAAANwAAAAPAAAAAAAAAAAAAAAAAJgCAABkcnMv&#10;ZG93bnJldi54bWxQSwUGAAAAAAQABAD1AAAAigMAAAAA&#10;" path="m-2640,-3938r23,57m-2617,-3881r23,-57e" filled="f" strokeweight=".1106mm">
                  <v:path arrowok="t" o:connecttype="custom" o:connectlocs="-2640,-1390;-2617,-1333;-2617,-1333;-2594,-1390" o:connectangles="0,0,0,0"/>
                </v:shape>
                <v:shape id="AutoShape 469" o:spid="_x0000_s1116" style="position:absolute;left:2200;top:3168;width:2960;height:480;visibility:visible;mso-wrap-style:square;v-text-anchor:top" coordsize="296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FQWsUA&#10;AADcAAAADwAAAGRycy9kb3ducmV2LnhtbESPQWvCQBSE74X+h+UVeqsbrQSNriJiS3sRjIrXR/Y1&#10;Sc2+DdlXjf/eLRR6HGbmG2a+7F2jLtSF2rOB4SABRVx4W3Np4LB/e5mACoJssfFMBm4UYLl4fJhj&#10;Zv2Vd3TJpVQRwiFDA5VIm2kdioochoFviaP35TuHEmVXatvhNcJdo0dJkmqHNceFCltaV1Sc8x9n&#10;QOSmt6nk2+N09f6pv9NNuT9tjHl+6lczUEK9/If/2h/WwOt0DL9n4hH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YVBaxQAAANwAAAAPAAAAAAAAAAAAAAAAAJgCAABkcnMv&#10;ZG93bnJldi54bWxQSwUGAAAAAAQABAD1AAAAigMAAAAA&#10;" path="m5295,-4814r,45m5295,-4769r-844,m4451,-4769r,92e" filled="f" strokeweight=".1106mm">
                  <v:path arrowok="t" o:connecttype="custom" o:connectlocs="5295,-1646;5295,-1601;5295,-1601;4451,-1601;4451,-1601;4451,-1509" o:connectangles="0,0,0,0,0,0"/>
                </v:shape>
                <v:shape id="AutoShape 468" o:spid="_x0000_s1117" style="position:absolute;left:2120;top:316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ztcUA&#10;AADcAAAADwAAAGRycy9kb3ducmV2LnhtbESPQWvCQBSE74X+h+UJXkQ3rbTU1FWqIAgK0lTx+si+&#10;JtHs2yW7mvjv3YLQ4zAz3zDTeWdqcaXGV5YVvIwSEMS51RUXCvY/q+EHCB+QNdaWScGNPMxnz09T&#10;TLVt+ZuuWShEhLBPUUEZgkul9HlJBv3IOuLo/drGYIiyKaRusI1wU8vXJHmXBiuOCyU6WpaUn7OL&#10;UWC3x2xRL3cbvzifDgPHY3LtUal+r/v6BBGoC//hR3utFYwnb/B3Jh4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f/O1xQAAANwAAAAPAAAAAAAAAAAAAAAAAJgCAABkcnMv&#10;ZG93bnJldi54bWxQSwUGAAAAAAQABAD1AAAAigMAAAAA&#10;" path="m4509,-4734r22,57m4531,-4677r23,-57e" filled="f" strokeweight=".1106mm">
                  <v:path arrowok="t" o:connecttype="custom" o:connectlocs="4509,-1566;4531,-1509;4531,-1509;4554,-1566" o:connectangles="0,0,0,0"/>
                </v:shape>
                <v:line id="Line 467" o:spid="_x0000_s1118" style="position:absolute;visibility:visible;mso-wrap-style:square" from="10267,-541" to="10267,-4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DMUAAADcAAAADwAAAGRycy9kb3ducmV2LnhtbESPQWvCQBCF74L/YRmhN91Yq2h0lSJI&#10;a2+NBa9jdkyC2dmwuzWxv94tCB4fb9735q02nanFlZyvLCsYjxIQxLnVFRcKfg674RyED8gaa8uk&#10;4EYeNut+b4Wpti1/0zULhYgQ9ikqKENoUil9XpJBP7INcfTO1hkMUbpCaodthJtavibJTBqsODaU&#10;2NC2pPyS/Zr4xle+PR2nk9vhrds3rdt9jLO/o1Ivg+59CSJQF57Hj/SnVjBZzOB/TCSAX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YDMUAAADcAAAADwAAAAAAAAAA&#10;AAAAAAChAgAAZHJzL2Rvd25yZXYueG1sUEsFBgAAAAAEAAQA+QAAAJMDAAAAAA==&#10;" strokeweight=".1107mm"/>
                <v:shape id="AutoShape 466" o:spid="_x0000_s1119" style="position:absolute;left:14800;top:-652;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HIWcUA&#10;AADcAAAADwAAAGRycy9kb3ducmV2LnhtbESPQWvCQBSE74X+h+UJXkQ3rdDW1FWqIAgK0lTx+si+&#10;JtHs2yW7mvjv3YLQ4zAz3zDTeWdqcaXGV5YVvIwSEMS51RUXCvY/q+EHCB+QNdaWScGNPMxnz09T&#10;TLVt+ZuuWShEhLBPUUEZgkul9HlJBv3IOuLo/drGYIiyKaRusI1wU8vXJHmTBiuOCyU6WpaUn7OL&#10;UWC3x2xRL3cbvzifDgPHY3LtUal+r/v6BBGoC//hR3utFYwn7/B3Jh4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4chZxQAAANwAAAAPAAAAAAAAAAAAAAAAAJgCAABkcnMv&#10;ZG93bnJldi54bWxQSwUGAAAAAAQABAD1AAAAigMAAAAA&#10;" path="m-4555,174r22,57m-4533,231r23,-57e" filled="f" strokeweight=".1106mm">
                  <v:path arrowok="t" o:connecttype="custom" o:connectlocs="-4555,-478;-4533,-421;-4533,-421;-4510,-478" o:connectangles="0,0,0,0"/>
                </v:shape>
                <v:line id="Line 465" o:spid="_x0000_s1120" style="position:absolute;visibility:visible;mso-wrap-style:square" from="7866,-1863" to="7866,-1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Tap5cUAAADcAAAADwAAAGRycy9kb3ducmV2LnhtbESPwW7CMAyG75P2DpEncRspY5ugENCE&#10;hGC7USZxNY3XVmucKgm07Onnw6Qdrd//58/L9eBadaUQG88GJuMMFHHpbcOVgc/j9nEGKiZki61n&#10;MnCjCOvV/d0Sc+t7PtC1SJUSCMccDdQpdbnWsazJYRz7jliyLx8cJhlDpW3AXuCu1U9Z9qodNiwX&#10;auxoU1P5XVycaHyUm/PpZXo7Pg/vXR+2u0nxczJm9DC8LUAlGtL/8l97bw1M52IrzwgB9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Tap5cUAAADcAAAADwAAAAAAAAAA&#10;AAAAAAChAgAAZHJzL2Rvd25yZXYueG1sUEsFBgAAAAAEAAQA+QAAAJMDAAAAAA==&#10;" strokeweight=".1107mm"/>
                <v:shape id="AutoShape 464" o:spid="_x0000_s1121" style="position:absolute;left:6380;top:404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L5sMUA&#10;AADcAAAADwAAAGRycy9kb3ducmV2LnhtbESPQWvCQBSE70L/w/IKvRSzsYJomlVUKBQqiNHi9ZF9&#10;TVKzb5fs1qT/visUPA4z8w2TrwbTiit1vrGsYJKkIIhLqxuuFJyOb+M5CB+QNbaWScEveVgtH0Y5&#10;Ztr2fKBrESoRIewzVFCH4DIpfVmTQZ9YRxy9L9sZDFF2ldQd9hFuWvmSpjNpsOG4UKOjbU3lpfgx&#10;CuzuXGza7f7Dby7fn8+Op+T6s1JPj8P6FUSgIdzD/+13rWC6WMDtTDw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MvmwxQAAANwAAAAPAAAAAAAAAAAAAAAAAJgCAABkcnMv&#10;ZG93bnJldi54bWxQSwUGAAAAAAQABAD1AAAAigMAAAAA&#10;" path="m1463,-5865r23,57m1486,-5808r23,-57e" filled="f" strokeweight=".1106mm">
                  <v:path arrowok="t" o:connecttype="custom" o:connectlocs="1463,-1817;1486,-1760;1486,-1760;1509,-1817" o:connectangles="0,0,0,0"/>
                </v:shape>
                <v:line id="Line 463" o:spid="_x0000_s1122" style="position:absolute;visibility:visible;mso-wrap-style:square" from="8060,-2239" to="8060,-2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9AcUAAADcAAAADwAAAGRycy9kb3ducmV2LnhtbESPwWrCQBCG70LfYZmCN93YWinRVYog&#10;tb01Cl6n2TEJzc6G3a2JffrOQfA4/PN/881qM7hWXSjExrOB2TQDRVx623Bl4HjYTV5BxYRssfVM&#10;Bq4UYbN+GK0wt77nL7oUqVIC4ZijgTqlLtc6ljU5jFPfEUt29sFhkjFU2gbsBe5a/ZRlC+2wYblQ&#10;Y0fbmsqf4teJxme5/T69PF8P8+Gj68PufVb8nYwZPw5vS1CJhnRfvrX31sA8E315Rgig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D9AcUAAADcAAAADwAAAAAAAAAA&#10;AAAAAAChAgAAZHJzL2Rvd25yZXYueG1sUEsFBgAAAAAEAAQA+QAAAJMDAAAAAA==&#10;" strokeweight=".1107mm"/>
                <v:shape id="AutoShape 462" o:spid="_x0000_s1123" style="position:absolute;left:7060;top:534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StVMQA&#10;AADcAAAADwAAAGRycy9kb3ducmV2LnhtbESPQWvCQBSE7wX/w/KEXkQ3tkUkuooKgtBCMSpeH9ln&#10;Es2+XbKrSf99tyD0OMzMN8x82ZlaPKjxlWUF41ECgji3uuJCwfGwHU5B+ICssbZMCn7Iw3LRe5lj&#10;qm3Le3pkoRARwj5FBWUILpXS5yUZ9CPriKN3sY3BEGVTSN1gG+Gmlm9JMpEGK44LJTralJTfsrtR&#10;YL/O2brefH/69e16Gjh+J9eelXrtd6sZiEBd+A8/2zut4CMZw9+ZeATk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krVTEAAAA3AAAAA8AAAAAAAAAAAAAAAAAmAIAAGRycy9k&#10;b3ducmV2LnhtbFBLBQYAAAAABAAEAPUAAACJAwAAAAA=&#10;" path="m977,-7536r23,57m1000,-7479r23,-57e" filled="f" strokeweight=".1106mm">
                  <v:path arrowok="t" o:connecttype="custom" o:connectlocs="977,-2188;1000,-2131;1000,-2131;1023,-2188" o:connectangles="0,0,0,0"/>
                </v:shape>
                <v:line id="Line 461" o:spid="_x0000_s1124" style="position:absolute;visibility:visible;mso-wrap-style:square" from="8043,-2074" to="8043,-1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8GJcUAAADcAAAADwAAAGRycy9kb3ducmV2LnhtbESPQWvCQBSE7wX/w/IKvRTdTbBSoqtI&#10;Y8GrWoTeHtlnEpp9m2ZXE/31rlDocZiZb5jFarCNuFDna8cakokCQVw4U3Op4evwOX4H4QOywcYx&#10;abiSh9Vy9LTAzLied3TZh1JECPsMNVQhtJmUvqjIop+4ljh6J9dZDFF2pTQd9hFuG5kqNZMWa44L&#10;Fbb0UVHxsz9bDd+3PFenQvXH7SFNerV5e/1tWq1fnof1HESgIfyH/9pbo2GqUniciUdAL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J8GJcUAAADcAAAADwAAAAAAAAAA&#10;AAAAAAChAgAAZHJzL2Rvd25yZXYueG1sUEsFBgAAAAAEAAQA+QAAAJMDAAAAAA==&#10;" strokeweight=".1106mm"/>
                <v:shape id="AutoShape 460" o:spid="_x0000_s1125" style="position:absolute;left:6520;top:4868;width:220;height:160;visibility:visible;mso-wrap-style:square;v-text-anchor:top" coordsize="2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dDC8QA&#10;AADcAAAADwAAAGRycy9kb3ducmV2LnhtbESPzWrDMBCE74G8g9hALqGW0pZiXCvBFAoFn+KGnhdr&#10;/UOslWupif32UaHQ4zAz3zD5cbaDuNLke8ca9okCQVw703Or4fz5/pCC8AHZ4OCYNCzk4XhYr3LM&#10;jLvxia5VaEWEsM9QQxfCmEnp644s+sSNxNFr3GQxRDm10kx4i3A7yEelXqTFnuNChyO9dVRfqh+r&#10;4YuHsql2slyKk7qktG+/q6bQeruZi1cQgebwH/5rfxgNz+oJfs/EIyAP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3QwvEAAAA3AAAAA8AAAAAAAAAAAAAAAAAmAIAAGRycy9k&#10;b3ducmV2LnhtbFBLBQYAAAAABAAEAPUAAACJAwAAAAA=&#10;" path="m1403,-6907r-40,45m1363,-6862r63,-6e" filled="f" strokeweight=".1106mm">
                  <v:path arrowok="t" o:connecttype="custom" o:connectlocs="1403,-2039;1363,-1994;1363,-1994;1426,-2000" o:connectangles="0,0,0,0"/>
                </v:shape>
                <v:line id="Line 459" o:spid="_x0000_s1126" style="position:absolute;visibility:visible;mso-wrap-style:square" from="6600,92" to="6600,2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v7AsUAAADcAAAADwAAAGRycy9kb3ducmV2LnhtbESPQWvCQBCF74L/YRmhN91oYynRVUSQ&#10;tt6MBa/T7JgEs7NhdzWxv94tFDw+3rzvzVuue9OIGzlfW1YwnSQgiAuray4VfB9343cQPiBrbCyT&#10;gjt5WK+GgyVm2nZ8oFseShEh7DNUUIXQZlL6oiKDfmJb4uidrTMYonSl1A67CDeNnCXJmzRYc2yo&#10;sKVtRcUlv5r4xr7Y/pzmr/dj2n+1ndt9TPPfk1Ivo36zABGoD8/j//SnVpAmKfyNiQSQq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Nv7AsUAAADcAAAADwAAAAAAAAAA&#10;AAAAAAChAgAAZHJzL2Rvd25yZXYueG1sUEsFBgAAAAAEAAQA+QAAAJMDAAAAAA==&#10;" strokeweight=".1107mm"/>
                <v:shape id="AutoShape 458" o:spid="_x0000_s1127" style="position:absolute;left:1940;top:-2872;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rV8UA&#10;AADcAAAADwAAAGRycy9kb3ducmV2LnhtbESPQWvCQBSE74X+h+UVvIhuqq1IdJUqCIIFMVW8PrKv&#10;SWr27ZJdTfz33YLQ4zAz3zDzZWdqcaPGV5YVvA4TEMS51RUXCo5fm8EUhA/IGmvLpOBOHpaL56c5&#10;ptq2fKBbFgoRIexTVFCG4FIpfV6SQT+0jjh637YxGKJsCqkbbCPc1HKUJBNpsOK4UKKjdUn5Jbsa&#10;BfbznK3q9X7nV5efU9/xmFx7Vqr30n3MQATqwn/40d5qBW/JO/ydiUd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36tXxQAAANwAAAAPAAAAAAAAAAAAAAAAAJgCAABkcnMv&#10;ZG93bnJldi54bWxQSwUGAAAAAAQABAD1AAAAigMAAAAA&#10;" path="m4637,3027r23,57m4660,3084r23,-57e" filled="f" strokeweight=".1106mm">
                  <v:path arrowok="t" o:connecttype="custom" o:connectlocs="4637,155;4660,212;4660,212;4683,155" o:connectangles="0,0,0,0"/>
                </v:shape>
                <v:line id="Line 457" o:spid="_x0000_s1128" style="position:absolute;visibility:visible;mso-wrap-style:square" from="8745,-712" to="8745,-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0XA7sUAAADcAAAADwAAAGRycy9kb3ducmV2LnhtbESPQWvCQBCF7wX/wzJCb3WjtUFSVxFB&#10;2nprFLyO2WkSzM6G3dXE/npXEDw+3rzvzZsve9OICzlfW1YwHiUgiAuray4V7HebtxkIH5A1NpZJ&#10;wZU8LBeDlzlm2nb8S5c8lCJC2GeooAqhzaT0RUUG/ci2xNH7s85giNKVUjvsItw0cpIkqTRYc2yo&#10;sKV1RcUpP5v4xrZYHw8f79fdtP9pO7f5Guf/B6Veh/3qE0SgPjyPH+lvrWCapHAfEwkgF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0XA7sUAAADcAAAADwAAAAAAAAAA&#10;AAAAAAChAgAAZHJzL2Rvd25yZXYueG1sUEsFBgAAAAAEAAQA+QAAAJMDAAAAAA==&#10;" strokeweight=".1107mm"/>
                <v:shape id="AutoShape 456" o:spid="_x0000_s1129" style="position:absolute;left:9460;top:4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GQu8UA&#10;AADcAAAADwAAAGRycy9kb3ducmV2LnhtbESPQWvCQBSE74X+h+UVvIhuqqVKdJUqCIIFMVW8PrKv&#10;SWr27ZJdTfz33YLQ4zAz3zDzZWdqcaPGV5YVvA4TEMS51RUXCo5fm8EUhA/IGmvLpOBOHpaL56c5&#10;ptq2fKBbFgoRIexTVFCG4FIpfV6SQT+0jjh637YxGKJsCqkbbCPc1HKUJO/SYMVxoURH65LyS3Y1&#10;CuznOVvV6/3Ory4/p77jMbn2rFTvpfuYgQjUhf/wo73VCt6SCfydiUd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QZC7xQAAANwAAAAPAAAAAAAAAAAAAAAAAJgCAABkcnMv&#10;ZG93bnJldi54bWxQSwUGAAAAAAQABAD1AAAAigMAAAAA&#10;" path="m-738,-725r23,57m-715,-668r22,-57e" filled="f" strokeweight=".1106mm">
                  <v:path arrowok="t" o:connecttype="custom" o:connectlocs="-738,-677;-715,-620;-715,-620;-693,-677" o:connectangles="0,0,0,0"/>
                </v:shape>
                <v:line id="Line 455" o:spid="_x0000_s1130" style="position:absolute;visibility:visible;mso-wrap-style:square" from="9486,-2250" to="9486,-21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bxB8UAAADcAAAADwAAAGRycy9kb3ducmV2LnhtbESPwWrCQBCG70LfYZmCN93YWinRVYog&#10;tb01Cl6n2TEJzc6G3a2JffrOQfA4/PN/881qM7hWXSjExrOB2TQDRVx623Bl4HjYTV5BxYRssfVM&#10;Bq4UYbN+GK0wt77nL7oUqVIC4ZijgTqlLtc6ljU5jFPfEUt29sFhkjFU2gbsBe5a/ZRlC+2wYblQ&#10;Y0fbmsqf4teJxme5/T69PF8P8+Gj68PufVb8nYwZPw5vS1CJhnRfvrX31sA8E1t5Rgig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ZbxB8UAAADcAAAADwAAAAAAAAAA&#10;AAAAAAChAgAAZHJzL2Rvd25yZXYueG1sUEsFBgAAAAAEAAQA+QAAAJMDAAAAAA==&#10;" strokeweight=".1107mm"/>
                <v:shape id="AutoShape 454" o:spid="_x0000_s1131" style="position:absolute;left:12060;top:536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KhUsUA&#10;AADcAAAADwAAAGRycy9kb3ducmV2LnhtbESPQWvCQBSE74X+h+UVvIhuqqVodJUqCIIFMVW8PrKv&#10;SWr27ZJdTfz33YLQ4zAz3zDzZWdqcaPGV5YVvA4TEMS51RUXCo5fm8EEhA/IGmvLpOBOHpaL56c5&#10;ptq2fKBbFgoRIexTVFCG4FIpfV6SQT+0jjh637YxGKJsCqkbbCPc1HKUJO/SYMVxoURH65LyS3Y1&#10;CuznOVvV6/3Ory4/p77jMbn2rFTvpfuYgQjUhf/wo73VCt6SKfydiUd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kqFSxQAAANwAAAAPAAAAAAAAAAAAAAAAAJgCAABkcnMv&#10;ZG93bnJldi54bWxQSwUGAAAAAAQABAD1AAAAigMAAAAA&#10;" path="m-2597,-7561r23,57m-2574,-7504r23,-57e" filled="f" strokeweight=".1106mm">
                  <v:path arrowok="t" o:connecttype="custom" o:connectlocs="-2597,-2193;-2574,-2136;-2574,-2136;-2551,-2193" o:connectangles="0,0,0,0"/>
                </v:shape>
                <v:line id="Line 453" o:spid="_x0000_s1132" style="position:absolute;visibility:visible;mso-wrap-style:square" from="6469,-928" to="646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lr3MUAAADcAAAADwAAAGRycy9kb3ducmV2LnhtbESPwWrCQBCG74W+wzIFb3UTtaWkrlIE&#10;0fbWWPA6zU6T0Oxs2F1N7NN3DoLH4Z//m2+W69F16kwhtp4N5NMMFHHlbcu1ga/D9vEFVEzIFjvP&#10;ZOBCEdar+7slFtYP/EnnMtVKIBwLNNCk1Bdax6ohh3Hqe2LJfnxwmGQMtbYBB4G7Ts+y7Fk7bFku&#10;NNjTpqHqtzw50fioNt/Hp/nlsBjf+yFsd3n5dzRm8jC+vYJKNKbb8rW9twYWuejLM0IAvf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jlr3MUAAADcAAAADwAAAAAAAAAA&#10;AAAAAAChAgAAZHJzL2Rvd25yZXYueG1sUEsFBgAAAAAEAAQA+QAAAJMDAAAAAA==&#10;" strokeweight=".1107mm"/>
                <v:shape id="AutoShape 452" o:spid="_x0000_s1133" style="position:absolute;left:1480;top:-2252;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07icUA&#10;AADcAAAADwAAAGRycy9kb3ducmV2LnhtbESPQWvCQBSE7wX/w/IEL0U3sUUkdZUqFIQKxbTF6yP7&#10;TKLZt0t2NfHfu0Khx2FmvmEWq9404kqtry0rSCcJCOLC6ppLBT/fH+M5CB+QNTaWScGNPKyWg6cF&#10;Ztp2vKdrHkoRIewzVFCF4DIpfVGRQT+xjjh6R9saDFG2pdQtdhFuGjlNkpk0WHNcqNDRpqLinF+M&#10;Ars75Otm8/Xp1+fT77PjF3LdQanRsH9/AxGoD//hv/ZWK3hNU3iciUd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PTuJxQAAANwAAAAPAAAAAAAAAAAAAAAAAJgCAABkcnMv&#10;ZG93bnJldi54bWxQSwUGAAAAAAQABAD1AAAAigMAAAAA&#10;" path="m4966,2230r23,57m4989,2287r23,-57e" filled="f" strokeweight=".1106mm">
                  <v:path arrowok="t" o:connecttype="custom" o:connectlocs="4966,-22;4989,35;4989,35;5012,-22" o:connectangles="0,0,0,0"/>
                </v:shape>
                <v:line id="Line 451" o:spid="_x0000_s1134" style="position:absolute;visibility:visible;mso-wrap-style:square" from="9435,-2079" to="9435,-1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aQ+MUAAADcAAAADwAAAGRycy9kb3ducmV2LnhtbESPT2vCQBTE70K/w/KEXqTuJmgpqasU&#10;bcGrfyj09sg+k2D2bcxuTfTTu4LgcZiZ3zCzRW9rcabWV441JGMFgjh3puJCw3738/YBwgdkg7Vj&#10;0nAhD4v5y2CGmXEdb+i8DYWIEPYZaihDaDIpfV6SRT92DXH0Dq61GKJsC2la7CLc1jJV6l1arDgu&#10;lNjQsqT8uP23Gv6uq5U65Kr7Xe/SpFPf09GpbrR+HfZfnyAC9eEZfrTXRsMkSeF+Jh4BO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UaQ+MUAAADcAAAADwAAAAAAAAAA&#10;AAAAAAChAgAAZHJzL2Rvd25yZXYueG1sUEsFBgAAAAAEAAQA+QAAAJMDAAAAAA==&#10;" strokeweight=".1106mm"/>
                <v:shape id="AutoShape 450" o:spid="_x0000_s1135" style="position:absolute;left:11420;top:4868;width:220;height:160;visibility:visible;mso-wrap-style:square;v-text-anchor:top" coordsize="2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7V1sQA&#10;AADcAAAADwAAAGRycy9kb3ducmV2LnhtbESPT2vCQBTE74LfYXmCF2k2aaWE1FVCoVDIySg9P7Iv&#10;fzD7Ns1uNfn2bkHwOMzMb5jdYTK9uNLoOssKkigGQVxZ3XGj4Hz6eklBOI+ssbdMCmZycNgvFzvM&#10;tL3xka6lb0SAsMtQQev9kEnpqpYMusgOxMGr7WjQBzk2Uo94C3DTy9c4fpcGOw4LLQ702VJ1Kf+M&#10;gh/ui7rcyGLOj/ElpaT5LetcqfVqyj9AeJr8M/xof2sF2+QN/s+EIyD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u1dbEAAAA3AAAAA8AAAAAAAAAAAAAAAAAmAIAAGRycy9k&#10;b3ducmV2LnhtbFBLBQYAAAAABAAEAPUAAACJAwAAAAA=&#10;" path="m-2099,-6907r-40,45m-2139,-6862r62,-6e" filled="f" strokeweight=".1106mm">
                  <v:path arrowok="t" o:connecttype="custom" o:connectlocs="-2099,-2039;-2139,-1994;-2139,-1994;-2077,-2000" o:connectangles="0,0,0,0"/>
                </v:shape>
                <v:line id="Line 449" o:spid="_x0000_s1136" style="position:absolute;visibility:visible;mso-wrap-style:square" from="6560,-1099" to="6560,-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Jt38UAAADcAAAADwAAAGRycy9kb3ducmV2LnhtbESPQWvCQBCF7wX/wzKCt7pJTaWkriKC&#10;qL01Cl6n2WkSzM6G3a2J/vpuoeDx8eZ9b95iNZhWXMn5xrKCdJqAIC6tbrhScDpun99A+ICssbVM&#10;Cm7kYbUcPS0w17bnT7oWoRIRwj5HBXUIXS6lL2sy6Ke2I47et3UGQ5SuktphH+GmlS9JMpcGG44N&#10;NXa0qam8FD8mvvFRbr7Or7PbMRsOXe+2u7S4n5WajIf1O4hAQ3gc/6f3WkGWZvA3JhJAL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QJt38UAAADcAAAADwAAAAAAAAAA&#10;AAAAAAChAgAAZHJzL2Rvd25yZXYueG1sUEsFBgAAAAAEAAQA+QAAAJMDAAAAAA==&#10;" strokeweight=".1107mm"/>
                <v:shape id="AutoShape 448" o:spid="_x0000_s1137" style="position:absolute;left:1800;top:132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Y9isUA&#10;AADcAAAADwAAAGRycy9kb3ducmV2LnhtbESPQWvCQBSE70L/w/IEL6XZaG0pqatUQSgoSNMWr4/s&#10;axLNvl2yq4n/3hUKHoeZ+YaZLXrTiDO1vrasYJykIIgLq2suFfx8r5/eQPiArLGxTAou5GExfxjM&#10;MNO24y8656EUEcI+QwVVCC6T0hcVGfSJdcTR+7OtwRBlW0rdYhfhppGTNH2VBmuOCxU6WlVUHPOT&#10;UWC3+3zZrHYbvzwefh8dP5Pr9kqNhv3HO4hAfbiH/9ufWsF0/AK3M/EIy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Bj2KxQAAANwAAAAPAAAAAAAAAAAAAAAAAJgCAABkcnMv&#10;ZG93bnJldi54bWxQSwUGAAAAAAQABAD1AAAAigMAAAAA&#10;" path="m4737,-2370r23,57m4760,-2313r23,-57e" filled="f" strokeweight=".1106mm">
                  <v:path arrowok="t" o:connecttype="custom" o:connectlocs="4737,-1042;4760,-985;4760,-985;4783,-1042" o:connectangles="0,0,0,0"/>
                </v:shape>
                <v:line id="Line 447" o:spid="_x0000_s1138" style="position:absolute;visibility:visible;mso-wrap-style:square" from="9520,-1167" to="9520,-1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xWM8UAAADcAAAADwAAAGRycy9kb3ducmV2LnhtbESPQWvCQBCF7wX/wzKCt7qJVSnRVUSQ&#10;2t6MBa/T7JgEs7NhdzWxv74rCD0+3rzvzVuue9OIGzlfW1aQjhMQxIXVNZcKvo+713cQPiBrbCyT&#10;gjt5WK8GL0vMtO34QLc8lCJC2GeooAqhzaT0RUUG/di2xNE7W2cwROlKqR12EW4aOUmSuTRYc2yo&#10;sKVtRcUlv5r4xlex/TnN3u7Haf/Zdm73kea/J6VGw36zABGoD//Hz/ReK5imc3iMiQSQq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pxWM8UAAADcAAAADwAAAAAAAAAA&#10;AAAAAAChAgAAZHJzL2Rvd25yZXYueG1sUEsFBgAAAAAEAAQA+QAAAJMDAAAAAA==&#10;" strokeweight=".1107mm"/>
                <v:shape id="AutoShape 446" o:spid="_x0000_s1139" style="position:absolute;left:12180;top:170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gGZsUA&#10;AADcAAAADwAAAGRycy9kb3ducmV2LnhtbESPQWvCQBSE70L/w/IEL6XZaKUtqatUQSgoSNMWr4/s&#10;axLNvl2yq4n/3hUKHoeZ+YaZLXrTiDO1vrasYJykIIgLq2suFfx8r5/eQPiArLGxTAou5GExfxjM&#10;MNO24y8656EUEcI+QwVVCC6T0hcVGfSJdcTR+7OtwRBlW0rdYhfhppGTNH2RBmuOCxU6WlVUHPOT&#10;UWC3+3zZrHYbvzwefh8dP5Pr9kqNhv3HO4hAfbiH/9ufWsF0/Aq3M/EIy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mAZmxQAAANwAAAAPAAAAAAAAAAAAAAAAAJgCAABkcnMv&#10;ZG93bnJldi54bWxQSwUGAAAAAAQABAD1AAAAigMAAAAA&#10;" path="m-2683,-2858r23,57m-2660,-2801r23,-57e" filled="f" strokeweight=".1106mm">
                  <v:path arrowok="t" o:connecttype="custom" o:connectlocs="-2683,-1150;-2660,-1093;-2660,-1093;-2637,-1150" o:connectangles="0,0,0,0"/>
                </v:shape>
                <v:shape id="AutoShape 445" o:spid="_x0000_s1140" style="position:absolute;left:2320;top:708;width:6180;height:420;visibility:visible;mso-wrap-style:square;v-text-anchor:top" coordsize="6180,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inG8IA&#10;AADcAAAADwAAAGRycy9kb3ducmV2LnhtbERP3WrCMBS+H/gO4Qi7m6lllFEbRUVBx36w9gEOzbGt&#10;NielibZ7++VisMuP7z9bjaYVD+pdY1nBfBaBIC6tbrhSUJz3L28gnEfW2FomBT/kYLWcPGWYajvw&#10;iR65r0QIYZeigtr7LpXSlTUZdDPbEQfuYnuDPsC+krrHIYSbVsZRlEiDDYeGGjva1lTe8rtRUJrN&#10;Nf9cy131/vE1xkkRf2+PsVLP03G9AOFp9P/iP/dBK3idh7XhTDgC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OKcbwgAAANwAAAAPAAAAAAAAAAAAAAAAAJgCAABkcnMvZG93&#10;bnJldi54bWxQSwUGAAAAAAQABAD1AAAAhwMAAAAA&#10;" path="m4366,-1636r,120m4366,-1516r1762,e" filled="f" strokeweight=".1106mm">
                  <v:path arrowok="t" o:connecttype="custom" o:connectlocs="4366,-928;4366,-808;4366,-808;6128,-808" o:connectangles="0,0,0,0"/>
                </v:shape>
                <v:shape id="AutoShape 444" o:spid="_x0000_s1141" style="position:absolute;left:8300;top:628;width:200;height:160;visibility:visible;mso-wrap-style:square;v-text-anchor:top" coordsize="20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y68MQA&#10;AADcAAAADwAAAGRycy9kb3ducmV2LnhtbESPQWvCQBSE7wX/w/IEb3VjKVKjq2iLtBcpRkG8PXef&#10;STD7NmTXGP+9KxR6HGbmG2a26GwlWmp86VjBaJiAINbOlJwr2O/Wrx8gfEA2WDkmBXfysJj3XmaY&#10;GnfjLbVZyEWEsE9RQRFCnUrpdUEW/dDVxNE7u8ZiiLLJpWnwFuG2km9JMpYWS44LBdb0WZC+ZFer&#10;YLP5PX2F5WV11L6tq8P6W/uclRr0u+UURKAu/If/2j9GwftoAs8z8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cuvDEAAAA3AAAAA8AAAAAAAAAAAAAAAAAmAIAAGRycy9k&#10;b3ducmV2LnhtbFBLBQYAAAAABAAEAPUAAACJAwAAAAA=&#10;" path="m91,-1414r57,-22m148,-1436r-57,-23e" filled="f" strokeweight=".1106mm">
                  <v:path arrowok="t" o:connecttype="custom" o:connectlocs="91,-786;148,-808;148,-808;91,-831" o:connectangles="0,0,0,0"/>
                </v:shape>
                <v:shape id="AutoShape 443" o:spid="_x0000_s1142" style="position:absolute;left:9760;top:-1652;width:940;height:360;visibility:visible;mso-wrap-style:square;v-text-anchor:top" coordsize="94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Ho28AA&#10;AADcAAAADwAAAGRycy9kb3ducmV2LnhtbERPy4rCMBTdC/5DuII7TRXHRzVKGWZAl/WxvzTXtrS5&#10;qU3Uzny9WQguD+e92XWmFg9qXWlZwWQcgSDOrC45V3A+/Y6WIJxH1lhbJgV/5GC37fc2GGv75JQe&#10;R5+LEMIuRgWF900spcsKMujGtiEO3NW2Bn2AbS51i88Qbmo5jaK5NFhyaCiwoe+Csup4NwqqZHWo&#10;fs6Hi7ynyY2+/qv9Io2UGg66ZA3CU+c/4rd7rxXMpmF+OBOOgNy+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QHo28AAAADcAAAADwAAAAAAAAAAAAAAAACYAgAAZHJzL2Rvd25y&#10;ZXYueG1sUEsFBgAAAAAEAAQA9QAAAIUDAAAAAA==&#10;" path="m-953,1413r,103m-953,1516r268,e" filled="f" strokeweight=".1106mm">
                  <v:path arrowok="t" o:connecttype="custom" o:connectlocs="-953,-239;-953,-136;-953,-136;-685,-136" o:connectangles="0,0,0,0"/>
                </v:shape>
                <v:shape id="AutoShape 442" o:spid="_x0000_s1143" style="position:absolute;left:10500;top:-1732;width:200;height:160;visibility:visible;mso-wrap-style:square;v-text-anchor:top" coordsize="20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Z8S8QA&#10;AADcAAAADwAAAGRycy9kb3ducmV2LnhtbESPT4vCMBTE74LfITxhb5oqskg1in8Q9yKLriDensmz&#10;LTYvpYm1++03grDHYWZ+w8wWrS1FQ7UvHCsYDhIQxNqZgjMFp59tfwLCB2SDpWNS8EseFvNuZ4ap&#10;cU8+UHMMmYgQ9ikqyEOoUim9zsmiH7iKOHo3V1sMUdaZNDU+I9yWcpQkn9JiwXEhx4rWOen78WEV&#10;7Pff101Y3lcX7ZuqPG932mes1EevXU5BBGrDf/jd/jIKxqMhvM7EIy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GfEvEAAAA3AAAAA8AAAAAAAAAAAAAAAAAmAIAAGRycy9k&#10;b3ducmV2LnhtbFBLBQYAAAAABAAEAPUAAACJAwAAAAA=&#10;" path="m-1482,1619r57,-23m-1425,1596r-57,-23e" filled="f" strokeweight=".1106mm">
                  <v:path arrowok="t" o:connecttype="custom" o:connectlocs="-1482,-113;-1425,-136;-1425,-136;-1482,-159" o:connectangles="0,0,0,0"/>
                </v:shape>
                <v:line id="Line 441" o:spid="_x0000_s1144" style="position:absolute;visibility:visible;mso-wrap-style:square" from="6572,-2119" to="6572,-2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8uajcUAAADcAAAADwAAAGRycy9kb3ducmV2LnhtbESPT2vCQBDF74V+h2UK3urGqKWkriKC&#10;+OdmLHidZqdJaHY27K4m+uldQejx8eb93rzZojeNuJDztWUFo2ECgriwuuZSwfdx/f4JwgdkjY1l&#10;UnAlD4v568sMM207PtAlD6WIEPYZKqhCaDMpfVGRQT+0LXH0fq0zGKJ0pdQOuwg3jUyT5EMarDk2&#10;VNjSqqLiLz+b+Ma+WP2cpuPrcdLv2s6tN6P8dlJq8NYvv0AE6sP/8TO91QomaQqPMZEA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8uajcUAAADcAAAADwAAAAAAAAAA&#10;AAAAAAChAgAAZHJzL2Rvd25yZXYueG1sUEsFBgAAAAAEAAQA+QAAAJMDAAAAAA==&#10;" strokeweight=".1107mm"/>
                <v:shape id="AutoShape 440" o:spid="_x0000_s1145" style="position:absolute;left:1840;top:506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K2MUA&#10;AADcAAAADwAAAGRycy9kb3ducmV2LnhtbESPQWvCQBSE74L/YXlCL6VuqiKSZiMqFAotiNHi9ZF9&#10;TaLZt0t2a9J/3y0UPA4z8w2TrQfTiht1vrGs4HmagCAurW64UnA6vj6tQPiArLG1TAp+yMM6H48y&#10;TLXt+UC3IlQiQtinqKAOwaVS+rImg35qHXH0vmxnMETZVVJ32Ee4aeUsSZbSYMNxoUZHu5rKa/Ft&#10;FNiPc7Ftd/t3v71ePh8dz8n1Z6UeJsPmBUSgIdzD/+03rWAxm8PfmXgEZ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z8rYxQAAANwAAAAPAAAAAAAAAAAAAAAAAJgCAABkcnMv&#10;ZG93bnJldi54bWxQSwUGAAAAAAQABAD1AAAAigMAAAAA&#10;" path="m4709,-7176r23,57m4732,-7119r22,-57e" filled="f" strokeweight=".1106mm">
                  <v:path arrowok="t" o:connecttype="custom" o:connectlocs="4709,-2108;4732,-2051;4732,-2051;4754,-2108" o:connectangles="0,0,0,0"/>
                </v:shape>
                <v:line id="Line 439" o:spid="_x0000_s1146" style="position:absolute;visibility:visible;mso-wrap-style:square" from="10838,-1840" to="10838,-17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26nYsUAAADcAAAADwAAAGRycy9kb3ducmV2LnhtbESPT2vCQBDF74V+h2UK3upGTaWkriKC&#10;+OfWWPA6zU6T0Oxs2F1N9NO7guDx8eb93rzZojeNOJPztWUFo2ECgriwuuZSwc9h/f4JwgdkjY1l&#10;UnAhD4v568sMM207/qZzHkoRIewzVFCF0GZS+qIig35oW+Lo/VlnMETpSqkddhFuGjlOkqk0WHNs&#10;qLClVUXFf34y8Y19sfo9fkwuh7TftZ1bb0b59ajU4K1ffoEI1Ifn8SO91QrScQr3MZEAc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26nYsUAAADcAAAADwAAAAAAAAAA&#10;AAAAAAChAgAAZHJzL2Rvd25yZXYueG1sUEsFBgAAAAAEAAQA+QAAAJMDAAAAAA==&#10;" strokeweight=".1107mm"/>
                <v:shape id="AutoShape 438" o:spid="_x0000_s1147" style="position:absolute;left:16800;top:390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r3N8UA&#10;AADcAAAADwAAAGRycy9kb3ducmV2LnhtbESPQWvCQBSE74X+h+UJvYhuqm2R1FWqIAgK0lTx+si+&#10;JtHs2yW7mvjv3YLQ4zAz3zDTeWdqcaXGV5YVvA4TEMS51RUXCvY/q8EEhA/IGmvLpOBGHuaz56cp&#10;ptq2/E3XLBQiQtinqKAMwaVS+rwkg35oHXH0fm1jMETZFFI32Ea4qeUoST6kwYrjQomOliXl5+xi&#10;FNjtMVvUy93GL86nQ9/xmFx7VOql1319ggjUhf/wo73WCt5G7/B3Jh4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avc3xQAAANwAAAAPAAAAAAAAAAAAAAAAAJgCAABkcnMv&#10;ZG93bnJldi54bWxQSwUGAAAAAAQABAD1AAAAigMAAAAA&#10;" path="m-5985,-5685r23,57m-5962,-5628r23,-57e" filled="f" strokeweight=".1106mm">
                  <v:path arrowok="t" o:connecttype="custom" o:connectlocs="-5985,-1777;-5962,-1720;-5962,-1720;-5939,-1777" o:connectangles="0,0,0,0"/>
                </v:shape>
                <v:shape id="AutoShape 437" o:spid="_x0000_s1148" style="position:absolute;left:15060;top:-2252;width:880;height:740;visibility:visible;mso-wrap-style:square;v-text-anchor:top" coordsize="880,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SdG8QA&#10;AADcAAAADwAAAGRycy9kb3ducmV2LnhtbESPQWsCMRSE74L/ITyhN826FS1bo0ixxZvUFkpvj83r&#10;JnXzsmzS3fXfG6HgcZiZb5j1dnC16KgN1rOC+SwDQVx6bblS8PnxOn0CESKyxtozKbhQgO1mPFpj&#10;oX3P79SdYiUShEOBCkyMTSFlKA05DDPfECfvx7cOY5JtJXWLfYK7WuZZtpQOLacFgw29GCrPpz+n&#10;4HdO36tVb5rH/dewt0d8s6HLlXqYDLtnEJGGeA//tw9awSJfwu1MOgJyc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EnRvEAAAA3AAAAA8AAAAAAAAAAAAAAAAAmAIAAGRycy9k&#10;b3ducmV2LnhtbFBLBQYAAAAABAAEAPUAAACJAwAAAAA=&#10;" path="m-4741,2076r,211m-4741,2287r251,e" filled="f" strokeweight=".1106mm">
                  <v:path arrowok="t" o:connecttype="custom" o:connectlocs="-4741,-176;-4741,35;-4741,35;-4490,35" o:connectangles="0,0,0,0"/>
                </v:shape>
                <v:shape id="AutoShape 436" o:spid="_x0000_s1149" style="position:absolute;left:15740;top:-2332;width:200;height:160;visibility:visible;mso-wrap-style:square;v-text-anchor:top" coordsize="20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BpMUA&#10;AADcAAAADwAAAGRycy9kb3ducmV2LnhtbESPT4vCMBTE74LfITxhb5oqokvXKP5Bdi8iq8Kyt7fJ&#10;sy02L6XJ1vrtjSB4HGbmN8xs0dpSNFT7wrGC4SABQaydKThTcDpu++8gfEA2WDomBTfysJh3OzNM&#10;jbvyNzWHkIkIYZ+igjyEKpXS65ws+oGriKN3drXFEGWdSVPjNcJtKUdJMpEWC44LOVa0zklfDv9W&#10;wW63/9uE5WX1q31TlT/bT+0zVuqt1y4/QARqwyv8bH8ZBePRFB5n4hG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Y0GkxQAAANwAAAAPAAAAAAAAAAAAAAAAAJgCAABkcnMv&#10;ZG93bnJldi54bWxQSwUGAAAAAAQABAD1AAAAigMAAAAA&#10;" path="m-5227,2390r57,-23m-5170,2367r-57,-23e" filled="f" strokeweight=".1106mm">
                  <v:path arrowok="t" o:connecttype="custom" o:connectlocs="-5227,58;-5170,35;-5170,35;-5227,12" o:connectangles="0,0,0,0"/>
                </v:shape>
                <v:line id="Line 435" o:spid="_x0000_s1150" style="position:absolute;visibility:visible;mso-wrap-style:square" from="10969,-2478" to="10969,-2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OtZ8UAAADcAAAADwAAAGRycy9kb3ducmV2LnhtbESPwWrCQBCG74W+wzIFb3WjtVKiqxRB&#10;antrLHgds2MSzM6G3a2JffrOQfA4/PN/881yPbhWXSjExrOByTgDRVx623Bl4Ge/fX4DFROyxdYz&#10;GbhShPXq8WGJufU9f9OlSJUSCMccDdQpdbnWsazJYRz7jliykw8Ok4yh0jZgL3DX6mmWzbXDhuVC&#10;jR1tairPxa8Tja9yczy8vlz3s+Gz68P2Y1L8HYwZPQ3vC1CJhnRfvrV31sBsKrbyjBBAr/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iOtZ8UAAADcAAAADwAAAAAAAAAA&#10;AAAAAAChAgAAZHJzL2Rvd25yZXYueG1sUEsFBgAAAAAEAAQA+QAAAJMDAAAAAA==&#10;" strokeweight=".1107mm"/>
                <v:shape id="AutoShape 434" o:spid="_x0000_s1151" style="position:absolute;left:17260;top:626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f9MsUA&#10;AADcAAAADwAAAGRycy9kb3ducmV2LnhtbESPQWvCQBSE74X+h+UJvYhuqqXU1FWqIAgK0lTx+si+&#10;JtHs2yW7mvjv3YLQ4zAz3zDTeWdqcaXGV5YVvA4TEMS51RUXCvY/q8EHCB+QNdaWScGNPMxnz09T&#10;TLVt+ZuuWShEhLBPUUEZgkul9HlJBv3QOuLo/drGYIiyKaRusI1wU8tRkrxLgxXHhRIdLUvKz9nF&#10;KLDbY7aol7uNX5xPh77jMbn2qNRLr/v6BBGoC//hR3utFbyNJvB3Jh4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J/0yxQAAANwAAAAPAAAAAAAAAAAAAAAAAJgCAABkcnMv&#10;ZG93bnJldi54bWxQSwUGAAAAAAQABAD1AAAAigMAAAAA&#10;" path="m-6314,-8718r23,57m-6291,-8661r23,-57e" filled="f" strokeweight=".1106mm">
                  <v:path arrowok="t" o:connecttype="custom" o:connectlocs="-6314,-2450;-6291,-2393;-6291,-2393;-6268,-2450" o:connectangles="0,0,0,0"/>
                </v:shape>
                <v:line id="Line 433" o:spid="_x0000_s1152" style="position:absolute;visibility:visible;mso-wrap-style:square" from="10193,-677" to="10193,-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3vMUAAADcAAAADwAAAGRycy9kb3ducmV2LnhtbESPwWrCQBCG74W+wzKF3urGaqVEVymC&#10;2PbWWPA6ZsckmJ0Nu6uJffrOQfA4/PN/881iNbhWXSjExrOB8SgDRVx623Bl4He3eXkHFROyxdYz&#10;GbhShNXy8WGBufU9/9ClSJUSCMccDdQpdbnWsazJYRz5jliyow8Ok4yh0jZgL3DX6tcsm2mHDcuF&#10;Gjta11SeirMTje9yfdi/Ta676fDV9WGzHRd/e2Oen4aPOahEQ7ov39qf1sB0IvryjBBAL/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w3vMUAAADcAAAADwAAAAAAAAAA&#10;AAAAAAChAgAAZHJzL2Rvd25yZXYueG1sUEsFBgAAAAAEAAQA+QAAAJMDAAAAAA==&#10;" strokeweight=".1107mm"/>
                <v:shape id="AutoShape 432" o:spid="_x0000_s1153" style="position:absolute;left:14540;top:-32;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hn6cUA&#10;AADcAAAADwAAAGRycy9kb3ducmV2LnhtbESPQWvCQBSE74L/YXlCL6VurCKSZiMqFAotiNHi9ZF9&#10;TaLZt0t2a9J/3y0UPA4z8w2TrQfTiht1vrGsYDZNQBCXVjdcKTgdX59WIHxA1thaJgU/5GGdj0cZ&#10;ptr2fKBbESoRIexTVFCH4FIpfVmTQT+1jjh6X7YzGKLsKqk77CPctPI5SZbSYMNxoUZHu5rKa/Ft&#10;FNiPc7Ftd/t3v71ePh8dz8n1Z6UeJsPmBUSgIdzD/+03rWAxn8HfmXgEZ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iGfpxQAAANwAAAAPAAAAAAAAAAAAAAAAAJgCAABkcnMv&#10;ZG93bnJldi54bWxQSwUGAAAAAAQABAD1AAAAigMAAAAA&#10;" path="m-4370,-623r23,57m-4347,-566r23,-57e" filled="f" strokeweight=".1106mm">
                  <v:path arrowok="t" o:connecttype="custom" o:connectlocs="-4370,-655;-4347,-598;-4347,-598;-4324,-655" o:connectangles="0,0,0,0"/>
                </v:shape>
                <v:shape id="AutoShape 431" o:spid="_x0000_s1154" style="position:absolute;left:1920;top:4168;width:1440;height:680;visibility:visible;mso-wrap-style:square;v-text-anchor:top" coordsize="1440,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HoFcYA&#10;AADcAAAADwAAAGRycy9kb3ducmV2LnhtbESP3WrCQBSE7wu+w3IE7+pGK1pSV+kPSgURqgFvD9nT&#10;JJo9m2ZXk/r0riB4OczMN8x03ppSnKl2hWUFg34Egji1uuBMQbJbPL+CcB5ZY2mZFPyTg/ms8zTF&#10;WNuGf+i89ZkIEHYxKsi9r2IpXZqTQde3FXHwfm1t0AdZZ1LX2AS4KeUwisbSYMFhIceKPnNKj9uT&#10;UVD9bZrl6SDX+0ky/rissjL5GiyU6nXb9zcQnlr/CN/b31rB6GUItzPhCMjZ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HHoFcYAAADcAAAADwAAAAAAAAAAAAAAAACYAgAAZHJz&#10;L2Rvd25yZXYueG1sUEsFBgAAAAAEAAQA9QAAAIsDAAAAAA==&#10;" path="m4652,-6156r,194m4652,-5962r410,e" filled="f" strokeweight=".1106mm">
                  <v:path arrowok="t" o:connecttype="custom" o:connectlocs="4652,-1988;4652,-1794;4652,-1794;5062,-1794" o:connectangles="0,0,0,0"/>
                </v:shape>
                <v:shape id="AutoShape 430" o:spid="_x0000_s1155" style="position:absolute;left:3160;top:4088;width:200;height:160;visibility:visible;mso-wrap-style:square;v-text-anchor:top" coordsize="20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HResYA&#10;AADcAAAADwAAAGRycy9kb3ducmV2LnhtbESPT2vCQBTE7wW/w/IEb3VTU4qkruIfgl6kmBZKb6+7&#10;r0kw+zZk15h+e1co9DjMzG+YxWqwjeip87VjBU/TBASxdqbmUsHHe/44B+EDssHGMSn4JQ+r5ehh&#10;gZlxVz5RX4RSRAj7DBVUIbSZlF5XZNFPXUscvR/XWQxRdqU0HV4j3DZyliQv0mLNcaHClrYV6XNx&#10;sQqOx7fvXVifN1/a923zme+1L1mpyXhYv4IINIT/8F/7YBQ8pyncz8Qj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IHResYAAADcAAAADwAAAAAAAAAAAAAAAACYAgAAZHJz&#10;L2Rvd25yZXYueG1sUEsFBgAAAAAEAAQA9QAAAIsDAAAAAA==&#10;" path="m3765,-5860r57,-22m3822,-5882r-57,-23e" filled="f" strokeweight=".1106mm">
                  <v:path arrowok="t" o:connecttype="custom" o:connectlocs="3765,-1772;3822,-1794;3822,-1794;3765,-1817" o:connectangles="0,0,0,0"/>
                </v:shape>
                <v:line id="Line 429" o:spid="_x0000_s1156" style="position:absolute;visibility:visible;mso-wrap-style:square" from="10923,-2119" to="10923,-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wC20sYAAADcAAAADwAAAGRycy9kb3ducmV2LnhtbESP3WoCMRSE74W+QzgFb4pm/anIapRS&#10;VFq9KK4+wCE53V27OVk2UbdvbwTBy2FmvmHmy9ZW4kKNLx0rGPQTEMTamZJzBcfDujcF4QOywcox&#10;KfgnD8vFS2eOqXFX3tMlC7mIEPYpKihCqFMpvS7Iou+7mjh6v66xGKJscmkavEa4reQwSSbSYslx&#10;ocCaPgvSf9nZKnjf/Zz2Vn9n68Fqs9V1Ozme3rZKdV/bjxmIQG14hh/tL6NgPBrD/Uw8AnJx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MAttLGAAAA3AAAAA8AAAAAAAAA&#10;AAAAAAAAoQIAAGRycy9kb3ducmV2LnhtbFBLBQYAAAAABAAEAPkAAACUAwAAAAA=&#10;" strokeweight=".1106mm"/>
                <v:shape id="AutoShape 428" o:spid="_x0000_s1157" style="position:absolute;left:16840;top:4888;width:180;height:200;visibility:visible;mso-wrap-style:square;v-text-anchor:top" coordsize="18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rwlMUA&#10;AADcAAAADwAAAGRycy9kb3ducmV2LnhtbESP0WrCQBRE3wv9h+UWfNONVkWiq5RCofpQTfQDLtlr&#10;Es3eTbNrEv/eLQh9HGbmDLPa9KYSLTWutKxgPIpAEGdWl5wrOB2/hgsQziNrrCyTgjs52KxfX1YY&#10;a9txQm3qcxEg7GJUUHhfx1K6rCCDbmRr4uCdbWPQB9nkUjfYBbip5CSK5tJgyWGhwJo+C8qu6c0o&#10;wPp6H7eHy8+++52k0eLcJ9tdotTgrf9YgvDU+//ws/2tFUzfZ/B3JhwBuX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vCUxQAAANwAAAAPAAAAAAAAAAAAAAAAAJgCAABkcnMv&#10;ZG93bnJldi54bWxQSwUGAAAAAAQABAD1AAAAigMAAAAA&#10;" path="m-5997,-6944r-17,56m-6014,-6888r52,-28e" filled="f" strokeweight=".1106mm">
                  <v:path arrowok="t" o:connecttype="custom" o:connectlocs="-5997,-2056;-6014,-2000;-6014,-2000;-5962,-2028" o:connectangles="0,0,0,0"/>
                </v:shape>
                <v:line id="Line 427" o:spid="_x0000_s1158" style="position:absolute;visibility:visible;mso-wrap-style:square" from="6577,-1452" to="6577,-1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kKU8UAAADcAAAADwAAAGRycy9kb3ducmV2LnhtbESPT2vCQBDF7wW/wzKCt7rxT0Wiq4gg&#10;1d4aBa9jdkyC2dmwuzXRT98tFDw+3rzfm7dcd6YWd3K+sqxgNExAEOdWV1woOB1373MQPiBrrC2T&#10;ggd5WK96b0tMtW35m+5ZKESEsE9RQRlCk0rp85IM+qFtiKN3tc5giNIVUjtsI9zUcpwkM2mw4thQ&#10;YkPbkvJb9mPiG1/59nL+mDyO0+7QtG73OcqeZ6UG/W6zABGoC6/j//ReK5hOZvA3JhJ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SkKU8UAAADcAAAADwAAAAAAAAAA&#10;AAAAAAChAgAAZHJzL2Rvd25yZXYueG1sUEsFBgAAAAAEAAQA+QAAAJMDAAAAAA==&#10;" strokeweight=".1107mm"/>
                <v:shape id="AutoShape 426" o:spid="_x0000_s1159" style="position:absolute;left:1860;top:252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1aBsUA&#10;AADcAAAADwAAAGRycy9kb3ducmV2LnhtbESPQWvCQBSE74X+h+UJXkQ3raWV1FWqIAgK0lTx+si+&#10;JtHs2yW7mvjv3YLQ4zAz3zDTeWdqcaXGV5YVvIwSEMS51RUXCvY/q+EEhA/IGmvLpOBGHuaz56cp&#10;ptq2/E3XLBQiQtinqKAMwaVS+rwkg35kHXH0fm1jMETZFFI32Ea4qeVrkrxLgxXHhRIdLUvKz9nF&#10;KLDbY7aol7uNX5xPh4HjMbn2qFS/1319ggjUhf/wo73WCt7GH/B3Jh4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LVoGxQAAANwAAAAPAAAAAAAAAAAAAAAAAJgCAABkcnMv&#10;ZG93bnJldi54bWxQSwUGAAAAAAQABAD1AAAAigMAAAAA&#10;" path="m4694,-3912r23,57m4717,-3855r23,-57e" filled="f" strokeweight=".1106mm">
                  <v:path arrowok="t" o:connecttype="custom" o:connectlocs="4694,-1384;4717,-1327;4717,-1327;4740,-1384" o:connectangles="0,0,0,0"/>
                </v:shape>
                <v:line id="Line 425" o:spid="_x0000_s1160" style="position:absolute;visibility:visible;mso-wrap-style:square" from="10980,-1287" to="10980,-11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7usUAAADcAAAADwAAAGRycy9kb3ducmV2LnhtbESPwWrCQBCG74W+wzKF3urGaqVEVymC&#10;2PbWWPA6ZsckmJ0Nu6uJffrOQfA4/PN/881iNbhWXSjExrOB8SgDRVx623Bl4He3eXkHFROyxdYz&#10;GbhShNXy8WGBufU9/9ClSJUSCMccDdQpdbnWsazJYRz5jliyow8Ok4yh0jZgL3DX6tcsm2mHDcuF&#10;Gjta11SeirMTje9yfdi/Ta676fDV9WGzHRd/e2Oen4aPOahEQ7ov39qf1sB0IrbyjBBAL/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o7usUAAADcAAAADwAAAAAAAAAA&#10;AAAAAAChAgAAZHJzL2Rvd25yZXYueG1sUEsFBgAAAAAEAAQA+QAAAJMDAAAAAA==&#10;" strokeweight=".1107mm"/>
                <v:shape id="AutoShape 424" o:spid="_x0000_s1161" style="position:absolute;left:17300;top:194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5r78UA&#10;AADcAAAADwAAAGRycy9kb3ducmV2LnhtbESPQWvCQBSE74X+h+UJXkQ3raXU1FWqIAgK0lTx+si+&#10;JtHs2yW7mvjv3YLQ4zAz3zDTeWdqcaXGV5YVvIwSEMS51RUXCvY/q+EHCB+QNdaWScGNPMxnz09T&#10;TLVt+ZuuWShEhLBPUUEZgkul9HlJBv3IOuLo/drGYIiyKaRusI1wU8vXJHmXBiuOCyU6WpaUn7OL&#10;UWC3x2xRL3cbvzifDgPHY3LtUal+r/v6BBGoC//hR3utFbyNJ/B3Jh4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mvvxQAAANwAAAAPAAAAAAAAAAAAAAAAAJgCAABkcnMv&#10;ZG93bnJldi54bWxQSwUGAAAAAAQABAD1AAAAigMAAAAA&#10;" path="m-6343,-3167r23,57m-6320,-3110r23,-57e" filled="f" strokeweight=".1106mm">
                  <v:path arrowok="t" o:connecttype="custom" o:connectlocs="-6343,-1219;-6320,-1162;-6320,-1162;-6297,-1219" o:connectangles="0,0,0,0"/>
                </v:shape>
                <v:line id="Line 423" o:spid="_x0000_s1162" style="position:absolute;visibility:visible;mso-wrap-style:square" from="6611,-928" to="6611,-6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pEwcUAAADcAAAADwAAAGRycy9kb3ducmV2LnhtbESPwWrCQBCG74W+wzKF3urGNi0SXaUI&#10;0tZbY8HrmB2T0Oxs2N2a2Kd3DoLH4Z//m28Wq9F16kQhtp4NTCcZKOLK25ZrAz+7zdMMVEzIFjvP&#10;ZOBMEVbL+7sFFtYP/E2nMtVKIBwLNNCk1Bdax6ohh3Hie2LJjj44TDKGWtuAg8Bdp5+z7E07bFku&#10;NNjTuqHqt/xzorGt1of968t5l49f/RA2H9Pyf2/M48P4PgeVaEy35Wv70xrIc9GXZ4QAenk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YpEwcUAAADcAAAADwAAAAAAAAAA&#10;AAAAAAChAgAAZHJzL2Rvd25yZXYueG1sUEsFBgAAAAAEAAQA+QAAAJMDAAAAAA==&#10;" strokeweight=".1107mm"/>
                <v:shape id="AutoShape 422" o:spid="_x0000_s1163" style="position:absolute;left:1980;top:14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4UlMUA&#10;AADcAAAADwAAAGRycy9kb3ducmV2LnhtbESPQWvCQBSE74L/YXmCl1I3WhFJXUUFoVChGC1eH9nX&#10;JJp9u2RXk/57t1DwOMzMN8xi1Zla3KnxlWUF41ECgji3uuJCwem4e52D8AFZY22ZFPySh9Wy31tg&#10;qm3LB7pnoRARwj5FBWUILpXS5yUZ9CPriKP3YxuDIcqmkLrBNsJNLSdJMpMGK44LJTralpRfs5tR&#10;YPfnbFNvvz795nr5fnH8Rq49KzUcdOt3EIG68Az/tz+0gul0DH9n4hGQy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jhSUxQAAANwAAAAPAAAAAAAAAAAAAAAAAJgCAABkcnMv&#10;ZG93bnJldi54bWxQSwUGAAAAAAQABAD1AAAAigMAAAAA&#10;" path="m4609,-854r22,57m4631,-797r23,-57e" filled="f" strokeweight=".1106mm">
                  <v:path arrowok="t" o:connecttype="custom" o:connectlocs="4609,-706;4631,-649;4631,-649;4654,-706" o:connectangles="0,0,0,0"/>
                </v:shape>
                <v:shape id="AutoShape 421" o:spid="_x0000_s1164" style="position:absolute;left:1700;top:3168;width:1660;height:620;visibility:visible;mso-wrap-style:square;v-text-anchor:top" coordsize="1660,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BnjcMA&#10;AADcAAAADwAAAGRycy9kb3ducmV2LnhtbESPQWvCQBSE70L/w/IK3nRTCVKiq0i12JPQtHh+ZJ9J&#10;NPs27L5q/PddodDjMDPfMMv14Dp1pRBbzwZephko4srblmsD31/vk1dQUZAtdp7JwJ0irFdPoyUW&#10;1t/4k66l1CpBOBZooBHpC61j1ZDDOPU9cfJOPjiUJEOtbcBbgrtOz7Jsrh22nBYa7OmtoepS/jgD&#10;+8PufNnHvAyS+Z0MJ3fYbo/GjJ+HzQKU0CD/4b/2hzWQ5zN4nElHQK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BnjcMAAADcAAAADwAAAAAAAAAAAAAAAACYAgAAZHJzL2Rv&#10;d25yZXYueG1sUEsFBgAAAAAEAAQA9QAAAIgDAAAAAA==&#10;" path="m5282,-4854r-473,m4809,-4854r,177e" filled="f" strokeweight=".1106mm">
                  <v:path arrowok="t" o:connecttype="custom" o:connectlocs="5282,-1686;4809,-1686;4809,-1686;4809,-1509" o:connectangles="0,0,0,0"/>
                </v:shape>
                <v:shape id="AutoShape 420" o:spid="_x0000_s1165" style="position:absolute;left:1620;top:316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AveMUA&#10;AADcAAAADwAAAGRycy9kb3ducmV2LnhtbESPQWvCQBSE7wX/w/KEXqRuWkUkzUZUKAgtFKPF6yP7&#10;mkSzb5fsatJ/3y0IPQ4z8w2TrQbTiht1vrGs4HmagCAurW64UnA8vD0tQfiArLG1TAp+yMMqHz1k&#10;mGrb855uRahEhLBPUUEdgkul9GVNBv3UOuLofdvOYIiyq6TusI9w08qXJFlIgw3HhRodbWsqL8XV&#10;KLAfp2LTbj/f/eZy/po4npHrT0o9jof1K4hAQ/gP39s7rWA+n8HfmXgEZ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EC94xQAAANwAAAAPAAAAAAAAAAAAAAAAAJgCAABkcnMv&#10;ZG93bnJldi54bWxQSwUGAAAAAAQABAD1AAAAigMAAAAA&#10;" path="m4866,-4734r23,57m4889,-4677r23,-57e" filled="f" strokeweight=".1106mm">
                  <v:path arrowok="t" o:connecttype="custom" o:connectlocs="4866,-1566;4889,-1509;4889,-1509;4912,-1566" o:connectangles="0,0,0,0"/>
                </v:shape>
                <v:line id="Line 419" o:spid="_x0000_s1166" style="position:absolute;visibility:visible;mso-wrap-style:square" from="8123,-2074" to="8123,-15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rFCwsUAAADcAAAADwAAAGRycy9kb3ducmV2LnhtbESPQWvCQBCF74L/YRmhN91oYynRVUSQ&#10;tt6MBa/T7JgEs7NhdzWxv94tFDw+3rzvzVuue9OIGzlfW1YwnSQgiAuray4VfB9343cQPiBrbCyT&#10;gjt5WK+GgyVm2nZ8oFseShEh7DNUUIXQZlL6oiKDfmJb4uidrTMYonSl1A67CDeNnCXJmzRYc2yo&#10;sKVtRcUlv5r4xr7Y/pzmr/dj2n+1ndt9TPPfk1Ivo36zABGoD8/j//SnVpCmKfyNiQSQq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rFCwsUAAADcAAAADwAAAAAAAAAA&#10;AAAAAAChAgAAZHJzL2Rvd25yZXYueG1sUEsFBgAAAAAEAAQA+QAAAJMDAAAAAA==&#10;" strokeweight=".1107mm"/>
                <v:shape id="AutoShape 418" o:spid="_x0000_s1167" style="position:absolute;left:7280;top:330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USl8YA&#10;AADcAAAADwAAAGRycy9kb3ducmV2LnhtbESP3WrCQBSE74W+w3IKvRGz8adFUlepQqFQQZoq3h6y&#10;p0lq9uyS3Zr49l1B8HKYmW+Yxao3jThT62vLCsZJCoK4sLrmUsH++300B+EDssbGMim4kIfV8mGw&#10;wEzbjr/onIdSRAj7DBVUIbhMSl9UZNAn1hFH78e2BkOUbSl1i12Em0ZO0vRFGqw5LlToaFNRccr/&#10;jAK7PebrZrP79OvT72HoeEquOyr19Ni/vYII1Id7+Nb+0Apms2e4nolHQC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LUSl8YAAADcAAAADwAAAAAAAAAAAAAAAACYAgAAZHJz&#10;L2Rvd25yZXYueG1sUEsFBgAAAAAEAAQA9QAAAIsDAAAAAA==&#10;" path="m820,-4914r23,57m843,-4857r23,-57e" filled="f" strokeweight=".1106mm">
                  <v:path arrowok="t" o:connecttype="custom" o:connectlocs="820,-1606;843,-1549;843,-1549;866,-1606" o:connectangles="0,0,0,0"/>
                </v:shape>
                <v:shape id="AutoShape 417" o:spid="_x0000_s1168" style="position:absolute;left:2460;top:888;width:12220;height:400;visibility:visible;mso-wrap-style:square;v-text-anchor:top" coordsize="12220,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1akMQA&#10;AADcAAAADwAAAGRycy9kb3ducmV2LnhtbESPUWvCQBCE3wv9D8cW+lY3WpESPcUWlIJQaOoPWHJr&#10;cpjbi7kzSfvre0Khj8PMfMOsNqNrVM9dsF40TCcZKJbSGyuVhuPX7ukFVIgkhhovrOGbA2zW93cr&#10;yo0f5JP7IlYqQSTkpKGOsc0RQ1mzozDxLUvyTr5zFJPsKjQdDQnuGpxl2QIdWUkLNbX8VnN5Lq5O&#10;w4/g8Lov7OzjMhrbP+PlgDvS+vFh3C5BRR7jf/iv/W40zOcLuJ1JRw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8NWpDEAAAA3AAAAA8AAAAAAAAAAAAAAAAAmAIAAGRycy9k&#10;b3ducmV2LnhtbFBLBQYAAAAABAAEAPUAAACJAwAAAAA=&#10;" path="m4265,-1862r3485,m7750,-1862r,114e" filled="f" strokeweight=".1106mm">
                  <v:path arrowok="t" o:connecttype="custom" o:connectlocs="4265,-974;7750,-974;7750,-974;7750,-860" o:connectangles="0,0,0,0"/>
                </v:shape>
                <v:shape id="AutoShape 416" o:spid="_x0000_s1169" style="position:absolute;left:14600;top:88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spe8YA&#10;AADcAAAADwAAAGRycy9kb3ducmV2LnhtbESP3WrCQBSE74W+w3IKvRGz8YdWUlepQqFQQZoq3h6y&#10;p0lq9uyS3Zr49l1B8HKYmW+Yxao3jThT62vLCsZJCoK4sLrmUsH++300B+EDssbGMim4kIfV8mGw&#10;wEzbjr/onIdSRAj7DBVUIbhMSl9UZNAn1hFH78e2BkOUbSl1i12Em0ZO0vRZGqw5LlToaFNRccr/&#10;jAK7PebrZrP79OvT72HoeEquOyr19Ni/vYII1Id7+Nb+0Apmsxe4nolHQC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yspe8YAAADcAAAADwAAAAAAAAAAAAAAAACYAgAAZHJz&#10;L2Rvd25yZXYueG1sUEsFBgAAAAAEAAQA9QAAAIsDAAAAAA==&#10;" path="m-4412,-1805r22,57m-4390,-1748r23,-57e" filled="f" strokeweight=".1106mm">
                  <v:path arrowok="t" o:connecttype="custom" o:connectlocs="-4412,-917;-4390,-860;-4390,-860;-4367,-917" o:connectangles="0,0,0,0"/>
                </v:shape>
                <v:line id="Line 415" o:spid="_x0000_s1170" style="position:absolute;visibility:visible;mso-wrap-style:square" from="6879,-484" to="7701,-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x2ID8IAAADcAAAADwAAAGRycy9kb3ducmV2LnhtbERPz2vCMBS+C/sfwhvsIppU6pDOWGRO&#10;8DodgrdH82zLmpfaZG3dX78cBh4/vt/rfLSN6KnztWMNyVyBIC6cqbnU8HXaz1YgfEA22DgmDXfy&#10;kG+eJmvMjBv4k/pjKEUMYZ+hhiqENpPSFxVZ9HPXEkfu6jqLIcKulKbDIYbbRi6UepUWa44NFbb0&#10;XlHxffyxGi6/u526Fmo4H06LZFAfy+mtabV+eR63byACjeEh/ncfjIY0jWvjmXgE5O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x2ID8IAAADcAAAADwAAAAAAAAAAAAAA&#10;AAChAgAAZHJzL2Rvd25yZXYueG1sUEsFBgAAAAAEAAQA+QAAAJADAAAAAA==&#10;" strokeweight=".1106mm"/>
                <v:shape id="AutoShape 414" o:spid="_x0000_s1171" style="position:absolute;left:5680;top:-512;width:200;height:160;visibility:visible;mso-wrap-style:square;v-text-anchor:top" coordsize="20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V7cYA&#10;AADcAAAADwAAAGRycy9kb3ducmV2LnhtbESPT2vCQBTE7wW/w/IEb3VTCaWmruIfgl6kmBZKb6+7&#10;r0kw+zZk15h+e1co9DjMzG+YxWqwjeip87VjBU/TBASxdqbmUsHHe/74AsIHZIONY1LwSx5Wy9HD&#10;AjPjrnyivgiliBD2GSqoQmgzKb2uyKKfupY4ej+usxii7EppOrxGuG3kLEmepcWa40KFLW0r0ufi&#10;YhUcj2/fu7A+b76079vmM99rX7JSk/GwfgURaAj/4b/2wShI0zncz8Qj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W+V7cYAAADcAAAADwAAAAAAAAAAAAAAAACYAgAAZHJz&#10;L2Rvd25yZXYueG1sUEsFBgAAAAAEAAQA9QAAAIsDAAAAAA==&#10;" path="m1964,51r57,-23m2021,28l1964,6e" filled="f" strokeweight=".1106mm">
                  <v:path arrowok="t" o:connecttype="custom" o:connectlocs="1964,-461;2021,-484;2021,-484;1964,-506" o:connectangles="0,0,0,0"/>
                </v:shape>
                <v:shape id="AutoShape 413" o:spid="_x0000_s1172" style="position:absolute;left:2580;top:-2332;width:11540;height:2100;visibility:visible;mso-wrap-style:square;v-text-anchor:top" coordsize="11540,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wbUMIA&#10;AADcAAAADwAAAGRycy9kb3ducmV2LnhtbERPy4rCMBTdC/5DuII7TXV8UY0iAzKDMAtf6PLaXNti&#10;c1OaqO3fTxaCy8N5L1a1KcSTKpdbVjDoRyCIE6tzThUcD5veDITzyBoLy6SgIQerZbu1wFjbF+/o&#10;ufepCCHsYlSQeV/GUrokI4Oub0viwN1sZdAHWKVSV/gK4aaQwyiaSIM5h4YMS/rOKLnvH0YBX2eX&#10;KD1Pm+3fz2C7O92br82oUarbqddzEJ5q/xG/3b9awWgc5ocz4QjI5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nBtQwgAAANwAAAAPAAAAAAAAAAAAAAAAAJgCAABkcnMvZG93&#10;bnJldi54bWxQSwUGAAAAAAQABAD1AAAAhwMAAAAA&#10;" path="m7471,1791r,599m7471,2390r-3291,e" filled="f" strokeweight=".1106mm">
                  <v:path arrowok="t" o:connecttype="custom" o:connectlocs="7471,-541;7471,58;7471,58;4180,58" o:connectangles="0,0,0,0"/>
                </v:shape>
                <v:shape id="AutoShape 412" o:spid="_x0000_s1173" style="position:absolute;left:2580;top:-2412;width:200;height:160;visibility:visible;mso-wrap-style:square;v-text-anchor:top" coordsize="20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APNsQA&#10;AADcAAAADwAAAGRycy9kb3ducmV2LnhtbESPQWvCQBSE7wX/w/IEb3VjqUWiq2iLtBcpRkG8PXef&#10;STD7NmTXGP+9KxR6HGbmG2a26GwlWmp86VjBaJiAINbOlJwr2O/WrxMQPiAbrByTgjt5WMx7LzNM&#10;jbvxltos5CJC2KeooAihTqX0uiCLfuhq4uidXWMxRNnk0jR4i3Bbybck+ZAWS44LBdb0WZC+ZFer&#10;YLP5PX2F5WV11L6tq8P6W/uclRr0u+UURKAu/If/2j9Gwft4BM8z8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ADzbEAAAA3AAAAA8AAAAAAAAAAAAAAAAAmAIAAGRycy9k&#10;b3ducmV2LnhtbFBLBQYAAAAABAAEAPUAAACJAwAAAAA=&#10;" path="m4237,2447r-57,23m4180,2470r57,23e" filled="f" strokeweight=".1106mm">
                  <v:path arrowok="t" o:connecttype="custom" o:connectlocs="4237,35;4180,58;4180,58;4237,81" o:connectangles="0,0,0,0"/>
                </v:shape>
                <v:line id="Line 411" o:spid="_x0000_s1174" style="position:absolute;visibility:visible;mso-wrap-style:square" from="9594,-2079" to="9594,-16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83p8MQAAADcAAAADwAAAGRycy9kb3ducmV2LnhtbESPT2vCQBDF7wW/wzKCt7rxLxJdRQSp&#10;7a1R8DpmxySYnQ27WxP99N1CwePjzfu9eatNZ2pxJ+crywpGwwQEcW51xYWC03H/vgDhA7LG2jIp&#10;eJCHzbr3tsJU25a/6Z6FQkQI+xQVlCE0qZQ+L8mgH9qGOHpX6wyGKF0htcM2wk0tx0kylwYrjg0l&#10;NrQrKb9lPya+8ZXvLufZ5HGcdp9N6/Yfo+x5VmrQ77ZLEIG68Dr+Tx+0gulsDH9jIgHk+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enwxAAAANwAAAAPAAAAAAAAAAAA&#10;AAAAAKECAABkcnMvZG93bnJldi54bWxQSwUGAAAAAAQABAD5AAAAkgMAAAAA&#10;" strokeweight=".1107mm"/>
                <v:shape id="AutoShape 410" o:spid="_x0000_s1175" style="position:absolute;left:12440;top:350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m5pcUA&#10;AADcAAAADwAAAGRycy9kb3ducmV2LnhtbESPQWvCQBSE74X+h+UJXkQ3rW2R1FWqIAgK0lTx+si+&#10;JtHs2yW7mvjv3YLQ4zAz3zDTeWdqcaXGV5YVvIwSEMS51RUXCvY/q+EEhA/IGmvLpOBGHuaz56cp&#10;ptq2/E3XLBQiQtinqKAMwaVS+rwkg35kHXH0fm1jMETZFFI32Ea4qeVrknxIgxXHhRIdLUvKz9nF&#10;KLDbY7aol7uNX5xPh4HjMbn2qFS/1319ggjUhf/wo73WCt7ex/B3Jh4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ybmlxQAAANwAAAAPAAAAAAAAAAAAAAAAAJgCAABkcnMv&#10;ZG93bnJldi54bWxQSwUGAAAAAAQABAD1AAAAigMAAAAA&#10;" path="m-2868,-5171r22,57m-2846,-5114r23,-57e" filled="f" strokeweight=".1106mm">
                  <v:path arrowok="t" o:connecttype="custom" o:connectlocs="-2868,-1663;-2846,-1606;-2846,-1606;-2823,-1663" o:connectangles="0,0,0,0"/>
                </v:shape>
                <v:line id="Line 409" o:spid="_x0000_s1176" style="position:absolute;visibility:visible;mso-wrap-style:square" from="10980,-985" to="10980,-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2jUH8UAAADcAAAADwAAAGRycy9kb3ducmV2LnhtbESPQWvCQBCF7wX/wzKCt7pRY5HoKiKI&#10;bW+NgtcxOybB7GzYXU3sr+8WCj0+3rzvzVttetOIBzlfW1YwGScgiAuray4VnI771wUIH5A1NpZJ&#10;wZM8bNaDlxVm2nb8RY88lCJC2GeooAqhzaT0RUUG/di2xNG7WmcwROlKqR12EW4aOU2SN2mw5thQ&#10;YUu7iopbfjfxjc9idznPZ89j2n+0ndsfJvn3WanRsN8uQQTqw//xX/pdK0jnKfyOiQSQ6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2jUH8UAAADcAAAADwAAAAAAAAAA&#10;AAAAAAChAgAAZHJzL2Rvd25yZXYueG1sUEsFBgAAAAAEAAQA+QAAAJMDAAAAAA==&#10;" strokeweight=".1107mm"/>
                <v:shape id="AutoShape 408" o:spid="_x0000_s1177" style="position:absolute;left:17300;top:100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yESsYA&#10;AADcAAAADwAAAGRycy9kb3ducmV2LnhtbESP3WrCQBSE74W+w3IKvRGz8a9I6ipVKBQqSFPF20P2&#10;NEnNnl2yWxPfvisIvRxm5htmue5NIy7U+tqygnGSgiAurK65VHD4ehstQPiArLGxTAqu5GG9ehgs&#10;MdO240+65KEUEcI+QwVVCC6T0hcVGfSJdcTR+7atwRBlW0rdYhfhppGTNH2WBmuOCxU62lZUnPNf&#10;o8DuTvmm2e4//Ob8cxw6npLrTko9PfavLyAC9eE/fG+/awWz+RxuZ+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WyESsYAAADcAAAADwAAAAAAAAAAAAAAAACYAgAAZHJz&#10;L2Rvd25yZXYueG1sUEsFBgAAAAAEAAQA9QAAAIsDAAAAAA==&#10;" path="m-6343,-1959r23,57m-6320,-1902r23,-57e" filled="f" strokeweight=".1106mm">
                  <v:path arrowok="t" o:connecttype="custom" o:connectlocs="-6343,-951;-6320,-894;-6320,-894;-6297,-951" o:connectangles="0,0,0,0"/>
                </v:shape>
                <v:line id="Line 407" o:spid="_x0000_s1178" style="position:absolute;visibility:visible;mso-wrap-style:square" from="9275,-1834" to="9275,-17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bv88QAAADcAAAADwAAAGRycy9kb3ducmV2LnhtbESPT2vCQBDF7wW/wzKCt7rxLxJdRQSx&#10;7a1R8DpmxySYnQ27q4n99N1CwePjzfu9eatNZ2rxIOcrywpGwwQEcW51xYWC03H/vgDhA7LG2jIp&#10;eJKHzbr3tsJU25a/6ZGFQkQI+xQVlCE0qZQ+L8mgH9qGOHpX6wyGKF0htcM2wk0tx0kylwYrjg0l&#10;NrQrKb9ldxPf+Mp3l/Ns8jxOu8+mdfvDKPs5KzXod9sliEBdeB3/pz+0gulsDn9jIgHk+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9u/zxAAAANwAAAAPAAAAAAAAAAAA&#10;AAAAAKECAABkcnMvZG93bnJldi54bWxQSwUGAAAAAAQABAD5AAAAkgMAAAAA&#10;" strokeweight=".1107mm"/>
                <v:shape id="AutoShape 406" o:spid="_x0000_s1179" style="position:absolute;left:11320;top:402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K/psYA&#10;AADcAAAADwAAAGRycy9kb3ducmV2LnhtbESPQWvCQBSE74L/YXmCF6mbVm1L6ipVEIQK0rTF6yP7&#10;mqRm3y7Z1cR/3xUEj8PMfMPMl52pxZkaX1lW8DhOQBDnVldcKPj+2jy8gvABWWNtmRRcyMNy0e/N&#10;MdW25U86Z6EQEcI+RQVlCC6V0uclGfRj64ij92sbgyHKppC6wTbCTS2fkuRZGqw4LpToaF1SfsxO&#10;RoHdHbJVvd5/+NXx72fkeEKuPSg1HHTvbyACdeEevrW3WsF09gLXM/EIyM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vK/psYAAADcAAAADwAAAAAAAAAAAAAAAACYAgAAZHJz&#10;L2Rvd25yZXYueG1sUEsFBgAAAAAEAAQA9QAAAIsDAAAAAA==&#10;" path="m-2068,-5839r23,57m-2045,-5782r23,-57e" filled="f" strokeweight=".1106mm">
                  <v:path arrowok="t" o:connecttype="custom" o:connectlocs="-2068,-1811;-2045,-1754;-2045,-1754;-2022,-1811" o:connectangles="0,0,0,0"/>
                </v:shape>
                <v:line id="Line 405" o:spid="_x0000_s1180" style="position:absolute;visibility:visible;mso-wrap-style:square" from="10952,-2256" to="10952,-2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iXeGsUAAADcAAAADwAAAGRycy9kb3ducmV2LnhtbESPwWrCQBCG70LfYZlCb7qxVSmpqxRB&#10;Wr0ZC16n2WkSmp0Nu1sT+/TOQfA4/PN/881yPbhWnSnExrOB6SQDRVx623Bl4Ou4Hb+CignZYuuZ&#10;DFwownr1MFpibn3PBzoXqVIC4ZijgTqlLtc6ljU5jBPfEUv244PDJGOotA3YC9y1+jnLFtphw3Kh&#10;xo42NZW/xZ8TjX25+T7NXy7H2bDr+rD9mBb/J2OeHof3N1CJhnRfvrU/rYHZXGzlGSGAXl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iXeGsUAAADcAAAADwAAAAAAAAAA&#10;AAAAAAChAgAAZHJzL2Rvd25yZXYueG1sUEsFBgAAAAAEAAQA+QAAAJMDAAAAAA==&#10;" strokeweight=".1107mm"/>
                <v:shape id="AutoShape 404" o:spid="_x0000_s1181" style="position:absolute;left:17200;top:550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GOT8YA&#10;AADcAAAADwAAAGRycy9kb3ducmV2LnhtbESPQWvCQBSE74L/YXmCF6mbVi1t6ipVEIQK0rTF6yP7&#10;mqRm3y7Z1cR/3xUEj8PMfMPMl52pxZkaX1lW8DhOQBDnVldcKPj+2jy8gPABWWNtmRRcyMNy0e/N&#10;MdW25U86Z6EQEcI+RQVlCC6V0uclGfRj64ij92sbgyHKppC6wTbCTS2fkuRZGqw4LpToaF1SfsxO&#10;RoHdHbJVvd5/+NXx72fkeEKuPSg1HHTvbyACdeEevrW3WsF09grXM/EIyM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CGOT8YAAADcAAAADwAAAAAAAAAAAAAAAACYAgAAZHJz&#10;L2Rvd25yZXYueG1sUEsFBgAAAAAEAAQA9QAAAIsDAAAAAA==&#10;" path="m-6271,-7741r23,57m-6248,-7684r23,-57e" filled="f" strokeweight=".1106mm">
                  <v:path arrowok="t" o:connecttype="custom" o:connectlocs="-6271,-2233;-6248,-2176;-6248,-2176;-6225,-2233" o:connectangles="0,0,0,0"/>
                </v:shape>
                <v:line id="Line 403" o:spid="_x0000_s1182" style="position:absolute;visibility:visible;mso-wrap-style:square" from="8784,-563" to="8784,-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j8YocUAAADcAAAADwAAAGRycy9kb3ducmV2LnhtbESPwWrCQBCG74W+wzKCt7qxWinRVYog&#10;2t4aBa/T7JgEs7Nhd2tin75zKPQ4/PN/881qM7hW3SjExrOB6SQDRVx623Bl4HTcPb2CignZYuuZ&#10;DNwpwmb9+LDC3PqeP+lWpEoJhGOOBuqUulzrWNbkME58RyzZxQeHScZQaRuwF7hr9XOWLbTDhuVC&#10;jR1tayqvxbcTjY9y+3V+md2P8+G968NuPy1+zsaMR8PbElSiIf0v/7UP1sB8IfryjBBAr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j8YocUAAADcAAAADwAAAAAAAAAA&#10;AAAAAAChAgAAZHJzL2Rvd25yZXYueG1sUEsFBgAAAAAEAAQA+QAAAJMDAAAAAA==&#10;" strokeweight=".1107mm"/>
                <v:shape id="AutoShape 402" o:spid="_x0000_s1183" style="position:absolute;left:9600;top:-432;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tI9MUA&#10;AADcAAAADwAAAGRycy9kb3ducmV2LnhtbESPQWvCQBSE74L/YXmCF6kbbRFJXUUFoVChGC1eH9nX&#10;JJp9u2RXk/57t1DwOMzMN8xi1Zla3KnxlWUFk3ECgji3uuJCwem4e5mD8AFZY22ZFPySh9Wy31tg&#10;qm3LB7pnoRARwj5FBWUILpXS5yUZ9GPriKP3YxuDIcqmkLrBNsJNLadJMpMGK44LJTralpRfs5tR&#10;YPfnbFNvvz795nr5Hjl+JdeelRoOuvU7iEBdeIb/2x9awdtsAn9n4hGQy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O0j0xQAAANwAAAAPAAAAAAAAAAAAAAAAAJgCAABkcnMv&#10;ZG93bnJldi54bWxQSwUGAAAAAAQABAD1AAAAigMAAAAA&#10;" path="m-838,-109r22,57m-816,-52r23,-57e" filled="f" strokeweight=".1106mm">
                  <v:path arrowok="t" o:connecttype="custom" o:connectlocs="-838,-541;-816,-484;-816,-484;-793,-541" o:connectangles="0,0,0,0"/>
                </v:shape>
                <v:shape id="AutoShape 401" o:spid="_x0000_s1184" style="position:absolute;left:2540;top:4448;width:2520;height:480;visibility:visible;mso-wrap-style:square;v-text-anchor:top" coordsize="252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7EiMcA&#10;AADcAAAADwAAAGRycy9kb3ducmV2LnhtbESPQWvCQBSE74L/YXlCL6KbWhGJrmIFg4dSqYqQ2yP7&#10;TKLZtyG7avrvXaHQ4zAz3zDzZWsqcafGlZYVvA8jEMSZ1SXnCo6HzWAKwnlkjZVlUvBLDpaLbmeO&#10;sbYP/qH73uciQNjFqKDwvo6ldFlBBt3Q1sTBO9vGoA+yyaVu8BHgppKjKJpIgyWHhQJrWheUXfc3&#10;o+C0Sj6S9Cqn6edXuh2fb/3dJflW6q3XrmYgPLX+P/zX3moF48kIXmfCEZCL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O+xIjHAAAA3AAAAA8AAAAAAAAAAAAAAAAAmAIAAGRy&#10;cy9kb3ducmV2LnhtbFBLBQYAAAAABAAEAPUAAACMAwAAAAA=&#10;" path="m4208,-6459r719,m4927,-6459r,137e" filled="f" strokeweight=".1106mm">
                  <v:path arrowok="t" o:connecttype="custom" o:connectlocs="4208,-2011;4927,-2011;4927,-2011;4927,-1874" o:connectangles="0,0,0,0"/>
                </v:shape>
                <v:shape id="AutoShape 400" o:spid="_x0000_s1185" style="position:absolute;left:4980;top:444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zGMUA&#10;AADcAAAADwAAAGRycy9kb3ducmV2LnhtbESPQWvCQBSE7wX/w/KEXkrdtIpImo2oUBBaKEaL10f2&#10;NYlm3y7Z1aT/vlsQPA4z8w2TLQfTiit1vrGs4GWSgCAurW64UnDYvz8vQPiArLG1TAp+ycMyHz1k&#10;mGrb846uRahEhLBPUUEdgkul9GVNBv3EOuLo/djOYIiyq6TusI9w08rXJJlLgw3HhRodbWoqz8XF&#10;KLCfx2Ldbr4+/Pp8+n5yPCXXH5V6HA+rNxCBhnAP39pbrWA2n8L/mXgEZP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XMYxQAAANwAAAAPAAAAAAAAAAAAAAAAAJgCAABkcnMv&#10;ZG93bnJldi54bWxQSwUGAAAAAAQABAD1AAAAigMAAAAA&#10;" path="m2464,-6379r23,57m2487,-6322r23,-57e" filled="f" strokeweight=".1106mm">
                  <v:path arrowok="t" o:connecttype="custom" o:connectlocs="2464,-1931;2487,-1874;2487,-1874;2510,-1931" o:connectangles="0,0,0,0"/>
                </v:shape>
                <v:shape id="AutoShape 399" o:spid="_x0000_s1186" style="position:absolute;left:2260;top:-2252;width:6780;height:2100;visibility:visible;mso-wrap-style:square;v-text-anchor:top" coordsize="6780,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WXhcQA&#10;AADcAAAADwAAAGRycy9kb3ducmV2LnhtbESPzWrDMBCE74G+g9hCLyGRUxIlcS2HUiiU3vIDuW6s&#10;jWVqrRxLTdy3rwqFHIeZ+YYpNoNrxZX60HjWMJtmIIgrbxquNRz275MViBCRDbaeScMPBdiUD6MC&#10;c+NvvKXrLtYiQTjkqMHG2OVShsqSwzD1HXHyzr53GJPsa2l6vCW4a+VzlinpsOG0YLGjN0vV1+7b&#10;aTguVJArW53W2aVe2kZ9ehorrZ8eh9cXEJGGeA//tz+Mhrmaw9+ZdARk+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ll4XEAAAA3AAAAA8AAAAAAAAAAAAAAAAAmAIAAGRycy9k&#10;b3ducmV2LnhtbFBLBQYAAAAABAAEAPUAAACJAwAAAAA=&#10;" path="m6342,1689r,279m6342,1968r-1934,m4408,1968r,319e" filled="f" strokeweight=".1106mm">
                  <v:path arrowok="t" o:connecttype="custom" o:connectlocs="6342,-563;6342,-284;6342,-284;4408,-284;4408,-284;4408,35" o:connectangles="0,0,0,0,0,0"/>
                </v:shape>
                <v:shape id="AutoShape 398" o:spid="_x0000_s1187" style="position:absolute;left:2180;top:-2252;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BO98UA&#10;AADcAAAADwAAAGRycy9kb3ducmV2LnhtbESPQWvCQBSE74X+h+UVvEjdqK1IdBUVBMGCNFW8PrKv&#10;SWr27ZJdTfz33YLQ4zAz3zDzZWdqcaPGV5YVDAcJCOLc6ooLBcev7esUhA/IGmvLpOBOHpaL56c5&#10;ptq2/Em3LBQiQtinqKAMwaVS+rwkg35gHXH0vm1jMETZFFI32Ea4qeUoSSbSYMVxoURHm5LyS3Y1&#10;CuzHOVvXm8Pery8/p77jMbn2rFTvpVvNQATqwn/40d5pBW+Td/g7E4+A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AE73xQAAANwAAAAPAAAAAAAAAAAAAAAAAJgCAABkcnMv&#10;ZG93bnJldi54bWxQSwUGAAAAAAQABAD1AAAAigMAAAAA&#10;" path="m4466,2230r22,57m4488,2287r23,-57e" filled="f" strokeweight=".1106mm">
                  <v:path arrowok="t" o:connecttype="custom" o:connectlocs="4466,-22;4488,35;4488,35;4511,-22" o:connectangles="0,0,0,0"/>
                </v:shape>
                <v:line id="Line 397" o:spid="_x0000_s1188" style="position:absolute;visibility:visible;mso-wrap-style:square" from="11032,-2119" to="11032,-1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olTsUAAADcAAAADwAAAGRycy9kb3ducmV2LnhtbESPQWvCQBCF7wX/wzKCt7rRaijRVUSQ&#10;2t6MBa/T7JgEs7NhdzWxv74rCD0+3rzvzVuue9OIGzlfW1YwGScgiAuray4VfB93r+8gfEDW2Fgm&#10;BXfysF4NXpaYadvxgW55KEWEsM9QQRVCm0npi4oM+rFtiaN3ts5giNKVUjvsItw0cpokqTRYc2yo&#10;sKVtRcUlv5r4xlex/TnN3+7HWf/Zdm73Mcl/T0qNhv1mASJQH/6Pn+m9VjBLU3iMiQSQq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polTsUAAADcAAAADwAAAAAAAAAA&#10;AAAAAAChAgAAZHJzL2Rvd25yZXYueG1sUEsFBgAAAAAEAAQA+QAAAJMDAAAAAA==&#10;" strokeweight=".1107mm"/>
                <v:shape id="AutoShape 396" o:spid="_x0000_s1189" style="position:absolute;left:17480;top:318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51G8YA&#10;AADcAAAADwAAAGRycy9kb3ducmV2LnhtbESP3WrCQBSE74W+w3IKvRGz8QcrqatUoVCoIE0Vbw/Z&#10;0yQ1e3bJbk18+64g9HKYmW+Y5bo3jbhQ62vLCsZJCoK4sLrmUsHh6220AOEDssbGMim4kof16mGw&#10;xEzbjj/pkodSRAj7DBVUIbhMSl9UZNAn1hFH79u2BkOUbSl1i12Em0ZO0nQuDdYcFyp0tK2oOOe/&#10;RoHdnfJNs91/+M355zh0PCXXnZR6euxfX0AE6sN/+N5+1wpm82e4nYlH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J51G8YAAADcAAAADwAAAAAAAAAAAAAAAACYAgAAZHJz&#10;L2Rvd25yZXYueG1sUEsFBgAAAAAEAAQA9QAAAIsDAAAAAA==&#10;" path="m-6471,-4760r23,57m-6448,-4703r22,-57e" filled="f" strokeweight=".1106mm">
                  <v:path arrowok="t" o:connecttype="custom" o:connectlocs="-6471,-1572;-6448,-1515;-6448,-1515;-6426,-1572" o:connectangles="0,0,0,0"/>
                </v:shape>
                <v:line id="Line 395" o:spid="_x0000_s1190" style="position:absolute;visibility:visible;mso-wrap-style:square" from="9492,-2495" to="9492,-2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kUp8UAAADcAAAADwAAAGRycy9kb3ducmV2LnhtbESPwWrCQBCG74W+wzKCt7qxWinRVYog&#10;2t4aBa/T7JgEs7Nhd2tin75zKPQ4/PN/881qM7hW3SjExrOB6SQDRVx623Bl4HTcPb2CignZYuuZ&#10;DNwpwmb9+LDC3PqeP+lWpEoJhGOOBuqUulzrWNbkME58RyzZxQeHScZQaRuwF7hr9XOWLbTDhuVC&#10;jR1tayqvxbcTjY9y+3V+md2P8+G968NuPy1+zsaMR8PbElSiIf0v/7UP1sB8IbbyjBBAr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EkUp8UAAADcAAAADwAAAAAAAAAA&#10;AAAAAAChAgAAZHJzL2Rvd25yZXYueG1sUEsFBgAAAAAEAAQA+QAAAJMDAAAAAA==&#10;" strokeweight=".1107mm"/>
                <v:shape id="AutoShape 394" o:spid="_x0000_s1191" style="position:absolute;left:12080;top:626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1E8sYA&#10;AADcAAAADwAAAGRycy9kb3ducmV2LnhtbESP3WrCQBSE74W+w3IKvRGz8QepqatUoVCoIE0Vbw/Z&#10;0yQ1e3bJbk18+64g9HKYmW+Y5bo3jbhQ62vLCsZJCoK4sLrmUsHh6230DMIHZI2NZVJwJQ/r1cNg&#10;iZm2HX/SJQ+liBD2GSqoQnCZlL6oyKBPrCOO3rdtDYYo21LqFrsIN42cpOlcGqw5LlToaFtRcc5/&#10;jQK7O+WbZrv/8Jvzz3HoeEquOyn19Ni/voAI1If/8L39rhXM5gu4nYlH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k1E8sYAAADcAAAADwAAAAAAAAAAAAAAAACYAgAAZHJz&#10;L2Rvd25yZXYueG1sUEsFBgAAAAAEAAQA9QAAAIsDAAAAAA==&#10;" path="m-2611,-8718r23,57m-2588,-8661r22,-57e" filled="f" strokeweight=".1106mm">
                  <v:path arrowok="t" o:connecttype="custom" o:connectlocs="-2611,-2450;-2588,-2393;-2588,-2393;-2566,-2450" o:connectangles="0,0,0,0"/>
                </v:shape>
                <v:line id="Line 393" o:spid="_x0000_s1192" style="position:absolute;visibility:visible;mso-wrap-style:square" from="6583,-2461" to="6583,-2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OfMYAAADcAAAADwAAAGRycy9kb3ducmV2LnhtbESPwU7DMAyG75N4h8hI3LZ0sAEqyyY0&#10;aQJ2W4u0q2lMW9E4VRLWjqfHh0k7Wr//z59Xm9F16kQhtp4NzGcZKOLK25ZrA5/lbvoMKiZki51n&#10;MnCmCJv1zWSFufUDH+hUpFoJhGOOBpqU+lzrWDXkMM58TyzZtw8Ok4yh1jbgIHDX6fsse9QOW5YL&#10;Dfa0baj6KX6daOyr7ddx+XAuF+NHP4Td27z4Oxpzdzu+voBKNKbr8qX9bg0snkRfnhEC6P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vmjnzGAAAA3AAAAA8AAAAAAAAA&#10;AAAAAAAAoQIAAGRycy9kb3ducmV2LnhtbFBLBQYAAAAABAAEAPkAAACUAwAAAAA=&#10;" strokeweight=".1107mm"/>
                <v:shape id="AutoShape 392" o:spid="_x0000_s1193" style="position:absolute;left:1880;top:610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LeKcUA&#10;AADcAAAADwAAAGRycy9kb3ducmV2LnhtbESPQWvCQBSE70L/w/IEL6XZaKUtqatUQSgoSNMWr4/s&#10;axLNvl2yq4n/3hUKHoeZ+YaZLXrTiDO1vrasYJykIIgLq2suFfx8r5/eQPiArLGxTAou5GExfxjM&#10;MNO24y8656EUEcI+QwVVCC6T0hcVGfSJdcTR+7OtwRBlW0rdYhfhppGTNH2RBmuOCxU6WlVUHPOT&#10;UWC3+3zZrHYbvzwefh8dP5Pr9kqNhv3HO4hAfbiH/9ufWsH0dQy3M/EIy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4t4pxQAAANwAAAAPAAAAAAAAAAAAAAAAAJgCAABkcnMv&#10;ZG93bnJldi54bWxQSwUGAAAAAAQABAD1AAAAigMAAAAA&#10;" path="m4680,-8512r23,57m4703,-8455r23,-57e" filled="f" strokeweight=".1106mm">
                  <v:path arrowok="t" o:connecttype="custom" o:connectlocs="4680,-2404;4703,-2347;4703,-2347;4726,-2404" o:connectangles="0,0,0,0"/>
                </v:shape>
                <v:line id="Line 391" o:spid="_x0000_s1194" style="position:absolute;visibility:visible;mso-wrap-style:square" from="7866,-1549" to="7866,-15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Hi1kMYAAADcAAAADwAAAGRycy9kb3ducmV2LnhtbESPQWvCQBCF74L/YRmht7qJ1bZENyKC&#10;tPVmLHgds9MkNDsbdlcT++u7hYLHx5v3vXmr9WBacSXnG8sK0mkCgri0uuFKwedx9/gKwgdkja1l&#10;UnAjD+t8PFphpm3PB7oWoRIRwj5DBXUIXSalL2sy6Ke2I47el3UGQ5SuktphH+GmlbMkeZYGG44N&#10;NXa0ran8Li4mvrEvt+fT4ul2nA8fXe92b2nxc1LqYTJsliACDeF+/J9+1wrmLzP4GxMJIP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R4tZDGAAAA3AAAAA8AAAAAAAAA&#10;AAAAAAAAoQIAAGRycy9kb3ducmV2LnhtbFBLBQYAAAAABAAEAPkAAACUAwAAAAA=&#10;" strokeweight=".1107mm"/>
                <v:shape id="AutoShape 390" o:spid="_x0000_s1195" style="position:absolute;left:6380;top:344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zlxcUA&#10;AADcAAAADwAAAGRycy9kb3ducmV2LnhtbESPQWvCQBSE74X+h+UJXkQ3raWV1FWqIAgK0lTx+si+&#10;JtHs2yW7mvjv3YLQ4zAz3zDTeWdqcaXGV5YVvIwSEMS51RUXCvY/q+EEhA/IGmvLpOBGHuaz56cp&#10;ptq2/E3XLBQiQtinqKAMwaVS+rwkg35kHXH0fm1jMETZFFI32Ea4qeVrkrxLgxXHhRIdLUvKz9nF&#10;KLDbY7aol7uNX5xPh4HjMbn2qFS/1319ggjUhf/wo73WCt4+xvB3Jh4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fOXFxQAAANwAAAAPAAAAAAAAAAAAAAAAAJgCAABkcnMv&#10;ZG93bnJldi54bWxQSwUGAAAAAAQABAD1AAAAigMAAAAA&#10;" path="m1509,-5037r-23,-57m1486,-5094r-23,57e" filled="f" strokeweight=".1106mm">
                  <v:path arrowok="t" o:connecttype="custom" o:connectlocs="1509,-1589;1486,-1646;1486,-1646;1463,-1589" o:connectangles="0,0,0,0"/>
                </v:shape>
                <v:line id="Line 389" o:spid="_x0000_s1196" style="position:absolute;visibility:visible;mso-wrap-style:square" from="6583,-2461" to="6583,-2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2If8UAAADcAAAADwAAAGRycy9kb3ducmV2LnhtbESPQWvCQBCF7wX/wzKCt7qxplWiq4gg&#10;rb01Cl7H7JgEs7Nhd2tif31XKPT4ePO+N2+57k0jbuR8bVnBZJyAIC6srrlUcDzsnucgfEDW2Fgm&#10;BXfysF4NnpaYadvxF93yUIoIYZ+hgiqENpPSFxUZ9GPbEkfvYp3BEKUrpXbYRbhp5EuSvEmDNceG&#10;ClvaVlRc828T3/gstufT6/R+SPt927nd+yT/OSk1GvabBYhAffg//kt/aAXpLIXHmEgA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N2If8UAAADcAAAADwAAAAAAAAAA&#10;AAAAAAChAgAAZHJzL2Rvd25yZXYueG1sUEsFBgAAAAAEAAQA+QAAAJMDAAAAAA==&#10;" strokeweight=".1107mm"/>
                <v:shape id="AutoShape 388" o:spid="_x0000_s1197" style="position:absolute;left:1880;top:610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nYKsYA&#10;AADcAAAADwAAAGRycy9kb3ducmV2LnhtbESPQWvCQBSE74L/YXmCF6mbVm1L6ipVEIQK0rTF6yP7&#10;mqRm3y7Z1cR/3xUEj8PMfMPMl52pxZkaX1lW8DhOQBDnVldcKPj+2jy8gvABWWNtmRRcyMNy0e/N&#10;MdW25U86Z6EQEcI+RQVlCC6V0uclGfRj64ij92sbgyHKppC6wTbCTS2fkuRZGqw4LpToaF1SfsxO&#10;RoHdHbJVvd5/+NXx72fkeEKuPSg1HHTvbyACdeEevrW3WsH0ZQbXM/EIyM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tnYKsYAAADcAAAADwAAAAAAAAAAAAAAAACYAgAAZHJz&#10;L2Rvd25yZXYueG1sUEsFBgAAAAAEAAQA9QAAAIsDAAAAAA==&#10;" path="m4680,-8512r23,57m4703,-8455r23,-57e" filled="f" strokeweight=".1106mm">
                  <v:path arrowok="t" o:connecttype="custom" o:connectlocs="4680,-2404;4703,-2347;4703,-2347;4726,-2404" o:connectangles="0,0,0,0"/>
                </v:shape>
                <v:line id="Line 387" o:spid="_x0000_s1198" style="position:absolute;visibility:visible;mso-wrap-style:square" from="6572,-2119" to="6572,-2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Ozk8UAAADcAAAADwAAAGRycy9kb3ducmV2LnhtbESPQWvCQBCF74L/YRmhN93YWpXoKkWQ&#10;Wm+NBa9jdkyC2dmwuzXRX98VCh4fb9735i3XnanFlZyvLCsYjxIQxLnVFRcKfg7b4RyED8gaa8uk&#10;4EYe1qt+b4mpti1/0zULhYgQ9ikqKENoUil9XpJBP7INcfTO1hkMUbpCaodthJtavibJVBqsODaU&#10;2NCmpPyS/Zr4xj7fnI7vb7fDpPtqWrf9HGf3o1Ivg+5jASJQF57H/+mdVjCZTeExJhJA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Ozk8UAAADcAAAADwAAAAAAAAAA&#10;AAAAAAChAgAAZHJzL2Rvd25yZXYueG1sUEsFBgAAAAAEAAQA+QAAAJMDAAAAAA==&#10;" strokeweight=".1107mm"/>
                <v:shape id="AutoShape 386" o:spid="_x0000_s1199" style="position:absolute;left:1840;top:506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fjxsUA&#10;AADcAAAADwAAAGRycy9kb3ducmV2LnhtbESPQWvCQBSE74X+h+UVvEjdqKVKdBUVBMGCNFW8PrKv&#10;SWr27ZJdTfz33YLQ4zAz3zDzZWdqcaPGV5YVDAcJCOLc6ooLBcev7esUhA/IGmvLpOBOHpaL56c5&#10;ptq2/Em3LBQiQtinqKAMwaVS+rwkg35gHXH0vm1jMETZFFI32Ea4qeUoSd6lwYrjQomONiXll+xq&#10;FNiPc7auN4e9X19+Tn3HY3LtWaneS7eagQjUhf/wo73TCt4mE/g7E4+A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R+PGxQAAANwAAAAPAAAAAAAAAAAAAAAAAJgCAABkcnMv&#10;ZG93bnJldi54bWxQSwUGAAAAAAQABAD1AAAAigMAAAAA&#10;" path="m4709,-7176r23,57m4732,-7119r22,-57e" filled="f" strokeweight=".1106mm">
                  <v:path arrowok="t" o:connecttype="custom" o:connectlocs="4709,-2108;4732,-2051;4732,-2051;4754,-2108" o:connectangles="0,0,0,0"/>
                </v:shape>
                <v:shape id="AutoShape 385" o:spid="_x0000_s1200" style="position:absolute;left:1920;top:4168;width:1440;height:680;visibility:visible;mso-wrap-style:square;v-text-anchor:top" coordsize="1440,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mP8QA&#10;AADcAAAADwAAAGRycy9kb3ducmV2LnhtbERPTWvCQBC9C/0PyxS86cZStKRuQrUoClJoGuh1yE6T&#10;tNnZNLua6K93D4LHx/tepoNpxIk6V1tWMJtGIIgLq2suFeRfm8kLCOeRNTaWScGZHKTJw2iJsbY9&#10;f9Ip86UIIexiVFB538ZSuqIig25qW+LA/djOoA+wK6XusA/hppFPUTSXBmsODRW2tK6o+MuORkH7&#10;/9Fvj7/y8L3I56vLvmzy99lGqfHj8PYKwtPg7+Kbe6cVPC/C2nAmHAGZ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zZj/EAAAA3AAAAA8AAAAAAAAAAAAAAAAAmAIAAGRycy9k&#10;b3ducmV2LnhtbFBLBQYAAAAABAAEAPUAAACJAwAAAAA=&#10;" path="m4652,-6156r,194m4652,-5962r410,e" filled="f" strokeweight=".1106mm">
                  <v:path arrowok="t" o:connecttype="custom" o:connectlocs="4652,-1988;4652,-1794;4652,-1794;5062,-1794" o:connectangles="0,0,0,0"/>
                </v:shape>
                <v:shape id="AutoShape 384" o:spid="_x0000_s1201" style="position:absolute;left:3160;top:4088;width:200;height:160;visibility:visible;mso-wrap-style:square;v-text-anchor:top" coordsize="20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NfUMUA&#10;AADcAAAADwAAAGRycy9kb3ducmV2LnhtbESPT2sCMRTE7wW/Q3hCb5qtFK2rUfyDtBcRrSDensnr&#10;7uLmZdmk6/rtG0HocZiZ3zDTeWtL0VDtC8cK3voJCGLtTMGZguP3pvcBwgdkg6VjUnAnD/NZ52WK&#10;qXE33lNzCJmIEPYpKshDqFIpvc7Jou+7ijh6P662GKKsM2lqvEW4LeUgSYbSYsFxIceKVjnp6+HX&#10;Kthud5d1WFyXZ+2bqjxtPrXPWKnXbruYgAjUhv/ws/1lFLyPxvA4E4+A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A19QxQAAANwAAAAPAAAAAAAAAAAAAAAAAJgCAABkcnMv&#10;ZG93bnJldi54bWxQSwUGAAAAAAQABAD1AAAAigMAAAAA&#10;" path="m3765,-5860r57,-22m3822,-5882r-57,-23e" filled="f" strokeweight=".1106mm">
                  <v:path arrowok="t" o:connecttype="custom" o:connectlocs="3765,-1772;3822,-1794;3822,-1794;3765,-1817" o:connectangles="0,0,0,0"/>
                </v:shape>
                <v:shape id="AutoShape 383" o:spid="_x0000_s1202" style="position:absolute;left:2540;top:4448;width:2520;height:480;visibility:visible;mso-wrap-style:square;v-text-anchor:top" coordsize="252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wZnsUA&#10;AADcAAAADwAAAGRycy9kb3ducmV2LnhtbERPy2rCQBTdF/yH4Ra6kTrRSgmpE1HB4KJYmpZCdpfM&#10;zaNm7oTMqOnfOwuhy8N5r9aj6cSFBtdaVjCfRSCIS6tbrhV8f+2fYxDOI2vsLJOCP3KwTicPK0y0&#10;vfInXXJfixDCLkEFjfd9IqUrGzLoZrYnDlxlB4M+wKGWesBrCDedXETRqzTYcmhosKddQ+UpPxsF&#10;P5vsJStOMi6278VhWZ2nH7/ZUamnx3HzBsLT6P/Fd/dBK1jGYX44E46ATG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LBmexQAAANwAAAAPAAAAAAAAAAAAAAAAAJgCAABkcnMv&#10;ZG93bnJldi54bWxQSwUGAAAAAAQABAD1AAAAigMAAAAA&#10;" path="m4208,-6459r719,m4927,-6459r,137e" filled="f" strokeweight=".1106mm">
                  <v:path arrowok="t" o:connecttype="custom" o:connectlocs="4208,-2011;4927,-2011;4927,-2011;4927,-1874" o:connectangles="0,0,0,0"/>
                </v:shape>
                <v:shape id="AutoShape 382" o:spid="_x0000_s1203" style="position:absolute;left:4980;top:444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euDsUA&#10;AADcAAAADwAAAGRycy9kb3ducmV2LnhtbESPQWvCQBSE74L/YXlCL6XZ2EqRmFWqUBBaENOK10f2&#10;mUSzb5fsatJ/3y0UPA4z8w2TrwbTiht1vrGsYJqkIIhLqxuuFHx/vT/NQfiArLG1TAp+yMNqOR7l&#10;mGnb855uRahEhLDPUEEdgsuk9GVNBn1iHXH0TrYzGKLsKqk77CPctPI5TV+lwYbjQo2ONjWVl+Jq&#10;FNjPY7FuN7sPv76cD4+OX8j1R6UeJsPbAkSgIdzD/+2tVjCbT+HvTDw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N64OxQAAANwAAAAPAAAAAAAAAAAAAAAAAJgCAABkcnMv&#10;ZG93bnJldi54bWxQSwUGAAAAAAQABAD1AAAAigMAAAAA&#10;" path="m2464,-6379r23,57m2487,-6322r23,-57e" filled="f" strokeweight=".1106mm">
                  <v:path arrowok="t" o:connecttype="custom" o:connectlocs="2464,-1931;2487,-1874;2487,-1874;2510,-1931" o:connectangles="0,0,0,0"/>
                </v:shape>
                <v:shape id="AutoShape 381" o:spid="_x0000_s1204" style="position:absolute;left:1700;top:3168;width:1660;height:620;visibility:visible;mso-wrap-style:square;v-text-anchor:top" coordsize="1660,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ndF8MA&#10;AADcAAAADwAAAGRycy9kb3ducmV2LnhtbESPQWvCQBSE7wX/w/KE3upGkSKpq4ha9CQ0lp4f2WeS&#10;mn0bdp8a/31XEHocZuYbZr7sXauuFGLj2cB4lIEiLr1tuDLwffx8m4GKgmyx9UwG7hRhuRi8zDG3&#10;/sZfdC2kUgnCMUcDtUiXax3LmhzGke+Ik3fywaEkGSptA94S3LV6kmXv2mHDaaHGjtY1lefi4gzs&#10;Dtvf8y5OiyCZ30p/cofN5seY12G/+gAl1Mt/+NneWwPT2QQeZ9IR0I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nndF8MAAADcAAAADwAAAAAAAAAAAAAAAACYAgAAZHJzL2Rv&#10;d25yZXYueG1sUEsFBgAAAAAEAAQA9QAAAIgDAAAAAA==&#10;" path="m5282,-4854r-473,m4809,-4854r,177e" filled="f" strokeweight=".1106mm">
                  <v:path arrowok="t" o:connecttype="custom" o:connectlocs="5282,-1686;4809,-1686;4809,-1686;4809,-1509" o:connectangles="0,0,0,0"/>
                </v:shape>
                <v:shape id="AutoShape 380" o:spid="_x0000_s1205" style="position:absolute;left:1620;top:316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mV4sUA&#10;AADcAAAADwAAAGRycy9kb3ducmV2LnhtbESPQWvCQBSE70L/w/IKvRSzsYpImlVUKBQqiNHi9ZF9&#10;TVKzb5fs1qT/visUPA4z8w2TrwbTiit1vrGsYJKkIIhLqxuuFJyOb+MFCB+QNbaWScEveVgtH0Y5&#10;Ztr2fKBrESoRIewzVFCH4DIpfVmTQZ9YRxy9L9sZDFF2ldQd9hFuWvmSpnNpsOG4UKOjbU3lpfgx&#10;CuzuXGza7f7Dby7fn8+Op+T6s1JPj8P6FUSgIdzD/+13rWC2mMLtTDw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qZXixQAAANwAAAAPAAAAAAAAAAAAAAAAAJgCAABkcnMv&#10;ZG93bnJldi54bWxQSwUGAAAAAAQABAD1AAAAigMAAAAA&#10;" path="m4866,-4734r23,57m4889,-4677r23,-57e" filled="f" strokeweight=".1106mm">
                  <v:path arrowok="t" o:connecttype="custom" o:connectlocs="4866,-1566;4889,-1509;4889,-1509;4912,-1566" o:connectangles="0,0,0,0"/>
                </v:shape>
                <v:shape id="AutoShape 379" o:spid="_x0000_s1206" style="position:absolute;left:2200;top:3168;width:2960;height:480;visibility:visible;mso-wrap-style:square;v-text-anchor:top" coordsize="296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IL4sQA&#10;AADcAAAADwAAAGRycy9kb3ducmV2LnhtbESPQWvCQBSE74X+h+UVeqsbRYKmriKipb0ITVp6fWRf&#10;k9Ts25B9avz3rlDwOMzMN8xiNbhWnagPjWcD41ECirj0tuHKwFexe5mBCoJssfVMBi4UYLV8fFhg&#10;Zv2ZP+mUS6UihEOGBmqRLtM6lDU5DCPfEUfv1/cOJcq+0rbHc4S7Vk+SJNUOG44LNXa0qak85Edn&#10;QOSi96nk++/5+u1D/6XbqvjZGvP8NKxfQQkNcg//t9+tgelsCrcz8Qjo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SC+LEAAAA3AAAAA8AAAAAAAAAAAAAAAAAmAIAAGRycy9k&#10;b3ducmV2LnhtbFBLBQYAAAAABAAEAPUAAACJAwAAAAA=&#10;" path="m5295,-4814r,45m5295,-4769r-844,m4451,-4769r,92e" filled="f" strokeweight=".1106mm">
                  <v:path arrowok="t" o:connecttype="custom" o:connectlocs="5295,-1646;5295,-1601;5295,-1601;4451,-1601;4451,-1601;4451,-1509" o:connectangles="0,0,0,0,0,0"/>
                </v:shape>
                <v:shape id="AutoShape 378" o:spid="_x0000_s1207" style="position:absolute;left:2120;top:316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yoDcUA&#10;AADcAAAADwAAAGRycy9kb3ducmV2LnhtbESPQWvCQBSE74X+h+UVvIhu1LZIdBUVBMGCNFW8PrKv&#10;SWr27ZJdTfz33YLQ4zAz3zDzZWdqcaPGV5YVjIYJCOLc6ooLBcev7WAKwgdkjbVlUnAnD8vF89Mc&#10;U21b/qRbFgoRIexTVFCG4FIpfV6SQT+0jjh637YxGKJsCqkbbCPc1HKcJO/SYMVxoURHm5LyS3Y1&#10;CuzHOVvXm8Pery8/p77jCbn2rFTvpVvNQATqwn/40d5pBa/TN/g7E4+A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DKgNxQAAANwAAAAPAAAAAAAAAAAAAAAAAJgCAABkcnMv&#10;ZG93bnJldi54bWxQSwUGAAAAAAQABAD1AAAAigMAAAAA&#10;" path="m4509,-4734r22,57m4531,-4677r23,-57e" filled="f" strokeweight=".1106mm">
                  <v:path arrowok="t" o:connecttype="custom" o:connectlocs="4509,-1566;4531,-1509;4531,-1509;4554,-1566" o:connectangles="0,0,0,0"/>
                </v:shape>
                <v:line id="Line 377" o:spid="_x0000_s1208" style="position:absolute;visibility:visible;mso-wrap-style:square" from="6577,-1452" to="6577,-1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bDtMQAAADcAAAADwAAAGRycy9kb3ducmV2LnhtbESPQWvCQBCF7wX/wzJCb3VjtSLRVUQQ&#10;q7dGweuYHZNgdjbsbk3017uFgsfHm/e9efNlZ2pxI+crywqGgwQEcW51xYWC42HzMQXhA7LG2jIp&#10;uJOH5aL3NsdU25Z/6JaFQkQI+xQVlCE0qZQ+L8mgH9iGOHoX6wyGKF0htcM2wk0tP5NkIg1WHBtK&#10;bGhdUn7Nfk18Y5+vz6ev0f0w7nZN6zbbYfY4KfXe71YzEIG68Dr+T39rBePpBP7GRALIx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sO0xAAAANwAAAAPAAAAAAAAAAAA&#10;AAAAAKECAABkcnMvZG93bnJldi54bWxQSwUGAAAAAAQABAD5AAAAkgMAAAAA&#10;" strokeweight=".1107mm"/>
                <v:shape id="AutoShape 376" o:spid="_x0000_s1209" style="position:absolute;left:1860;top:252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KT4cUA&#10;AADcAAAADwAAAGRycy9kb3ducmV2LnhtbESPQWvCQBSE74X+h+UVvIhu1NJKdBUVBMGCNFW8PrKv&#10;SWr27ZJdTfz33YLQ4zAz3zDzZWdqcaPGV5YVjIYJCOLc6ooLBcev7WAKwgdkjbVlUnAnD8vF89Mc&#10;U21b/qRbFgoRIexTVFCG4FIpfV6SQT+0jjh637YxGKJsCqkbbCPc1HKcJG/SYMVxoURHm5LyS3Y1&#10;CuzHOVvXm8Pery8/p77jCbn2rFTvpVvNQATqwn/40d5pBa/Td/g7E4+A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kpPhxQAAANwAAAAPAAAAAAAAAAAAAAAAAJgCAABkcnMv&#10;ZG93bnJldi54bWxQSwUGAAAAAAQABAD1AAAAigMAAAAA&#10;" path="m4694,-3912r23,57m4717,-3855r23,-57e" filled="f" strokeweight=".1106mm">
                  <v:path arrowok="t" o:connecttype="custom" o:connectlocs="4694,-1384;4717,-1327;4717,-1327;4740,-1384" o:connectangles="0,0,0,0"/>
                </v:shape>
                <v:line id="Line 375" o:spid="_x0000_s1210" style="position:absolute;visibility:visible;mso-wrap-style:square" from="6560,-1099" to="6560,-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XyXcUAAADcAAAADwAAAGRycy9kb3ducmV2LnhtbESPwWrCQBCG74W+wzKCt7qxWpHoKkUQ&#10;bW+NBa/T7JgEs7Nhd2tin75zKPQ4/PN/8816O7hW3SjExrOB6SQDRVx623Bl4PO0f1qCignZYuuZ&#10;DNwpwnbz+LDG3PqeP+hWpEoJhGOOBuqUulzrWNbkME58RyzZxQeHScZQaRuwF7hr9XOWLbTDhuVC&#10;jR3taiqvxbcTjfdy93V+md1P8+Gt68P+MC1+zsaMR8PrClSiIf0v/7WP1sB8KbbyjBB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EXyXcUAAADcAAAADwAAAAAAAAAA&#10;AAAAAAChAgAAZHJzL2Rvd25yZXYueG1sUEsFBgAAAAAEAAQA+QAAAJMDAAAAAA==&#10;" strokeweight=".1107mm"/>
                <v:shape id="AutoShape 374" o:spid="_x0000_s1211" style="position:absolute;left:1800;top:132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GiCMUA&#10;AADcAAAADwAAAGRycy9kb3ducmV2LnhtbESPQWvCQBSE74X+h+UVvEjdqKVodBUVBMGCNFW8PrKv&#10;SWr27ZJdTfz33YLQ4zAz3zDzZWdqcaPGV5YVDAcJCOLc6ooLBcev7esEhA/IGmvLpOBOHpaL56c5&#10;ptq2/Em3LBQiQtinqKAMwaVS+rwkg35gHXH0vm1jMETZFFI32Ea4qeUoSd6lwYrjQomONiXll+xq&#10;FNiPc7auN4e9X19+Tn3HY3LtWaneS7eagQjUhf/wo73TCt4mU/g7E4+A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QaIIxQAAANwAAAAPAAAAAAAAAAAAAAAAAJgCAABkcnMv&#10;ZG93bnJldi54bWxQSwUGAAAAAAQABAD1AAAAigMAAAAA&#10;" path="m4737,-2370r23,57m4760,-2313r23,-57e" filled="f" strokeweight=".1106mm">
                  <v:path arrowok="t" o:connecttype="custom" o:connectlocs="4737,-1042;4760,-985;4760,-985;4783,-1042" o:connectangles="0,0,0,0"/>
                </v:shape>
                <v:line id="Line 373" o:spid="_x0000_s1212" style="position:absolute;visibility:visible;mso-wrap-style:square" from="8745,-712" to="8745,-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ohsYAAADcAAAADwAAAGRycy9kb3ducmV2LnhtbESPwU7DMAyG75N4h8hI3LZ0sCEoyyY0&#10;aQJ2W4u0q2lMW9E4VRLWjqfHh0k7Wr//z59Xm9F16kQhtp4NzGcZKOLK25ZrA5/lbvoEKiZki51n&#10;MnCmCJv1zWSFufUDH+hUpFoJhGOOBpqU+lzrWDXkMM58TyzZtw8Ok4yh1jbgIHDX6fsse9QOW5YL&#10;Dfa0baj6KX6daOyr7ddx+XAuF+NHP4Td27z4Oxpzdzu+voBKNKbr8qX9bg0snkVfnhEC6P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vqaIbGAAAA3AAAAA8AAAAAAAAA&#10;AAAAAAAAoQIAAGRycy9kb3ducmV2LnhtbFBLBQYAAAAABAAEAPkAAACUAwAAAAA=&#10;" strokeweight=".1107mm"/>
                <v:shape id="AutoShape 372" o:spid="_x0000_s1213" style="position:absolute;left:9460;top:4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4408UA&#10;AADcAAAADwAAAGRycy9kb3ducmV2LnhtbESPQWvCQBSE70L/w/IEL6XZaKW0qatUQSgoSNMWr4/s&#10;axLNvl2yq4n/3hUKHoeZ+YaZLXrTiDO1vrasYJykIIgLq2suFfx8r59eQfiArLGxTAou5GExfxjM&#10;MNO24y8656EUEcI+QwVVCC6T0hcVGfSJdcTR+7OtwRBlW0rdYhfhppGTNH2RBmuOCxU6WlVUHPOT&#10;UWC3+3zZrHYbvzwefh8dP5Pr9kqNhv3HO4hAfbiH/9ufWsH0bQy3M/EIy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7jjTxQAAANwAAAAPAAAAAAAAAAAAAAAAAJgCAABkcnMv&#10;ZG93bnJldi54bWxQSwUGAAAAAAQABAD1AAAAigMAAAAA&#10;" path="m-738,-725r23,57m-715,-668r22,-57e" filled="f" strokeweight=".1106mm">
                  <v:path arrowok="t" o:connecttype="custom" o:connectlocs="-738,-677;-715,-620;-715,-620;-693,-677" o:connectangles="0,0,0,0"/>
                </v:shape>
                <v:shape id="AutoShape 371" o:spid="_x0000_s1214" style="position:absolute;left:2260;top:-2252;width:6780;height:2100;visibility:visible;mso-wrap-style:square;v-text-anchor:top" coordsize="6780,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XaTcQA&#10;AADcAAAADwAAAGRycy9kb3ducmV2LnhtbESPQWvCQBSE70L/w/IKXkQ3DRo1dZUiFKQ3o+D1Nfua&#10;Dc2+TbPbJP333ULB4zAz3zC7w2gb0VPna8cKnhYJCOLS6ZorBdfL63wDwgdkjY1jUvBDHg77h8kO&#10;c+0GPlNfhEpECPscFZgQ2lxKXxqy6BeuJY7eh+sshii7SuoOhwi3jUyTJJMWa44LBls6Gio/i2+r&#10;4LbKvNyY8n2bfFVrU2dvjmaZUtPH8eUZRKAx3MP/7ZNWsNym8HcmHgG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V2k3EAAAA3AAAAA8AAAAAAAAAAAAAAAAAmAIAAGRycy9k&#10;b3ducmV2LnhtbFBLBQYAAAAABAAEAPUAAACJAwAAAAA=&#10;" path="m6342,1689r,279m6342,1968r-1934,m4408,1968r,319e" filled="f" strokeweight=".1106mm">
                  <v:path arrowok="t" o:connecttype="custom" o:connectlocs="6342,-563;6342,-284;6342,-284;4408,-284;4408,-284;4408,35" o:connectangles="0,0,0,0,0,0"/>
                </v:shape>
                <v:shape id="AutoShape 370" o:spid="_x0000_s1215" style="position:absolute;left:2180;top:-2252;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ADP8UA&#10;AADcAAAADwAAAGRycy9kb3ducmV2LnhtbESPQWvCQBSE74X+h+UJXkQ3raXU1FWqIAgK0lTx+si+&#10;JtHs2yW7mvjv3YLQ4zAz3zDTeWdqcaXGV5YVvIwSEMS51RUXCvY/q+EHCB+QNdaWScGNPMxnz09T&#10;TLVt+ZuuWShEhLBPUUEZgkul9HlJBv3IOuLo/drGYIiyKaRusI1wU8vXJHmXBiuOCyU6WpaUn7OL&#10;UWC3x2xRL3cbvzifDgPHY3LtUal+r/v6BBGoC//hR3utFbxNxvB3Jh4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cAM/xQAAANwAAAAPAAAAAAAAAAAAAAAAAJgCAABkcnMv&#10;ZG93bnJldi54bWxQSwUGAAAAAAQABAD1AAAAigMAAAAA&#10;" path="m4466,2230r22,57m4488,2287r23,-57e" filled="f" strokeweight=".1106mm">
                  <v:path arrowok="t" o:connecttype="custom" o:connectlocs="4466,-22;4488,35;4488,35;4511,-22" o:connectangles="0,0,0,0"/>
                </v:shape>
                <v:line id="Line 369" o:spid="_x0000_s1216" style="position:absolute;visibility:visible;mso-wrap-style:square" from="10193,-677" to="10193,-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FuhcUAAADcAAAADwAAAGRycy9kb3ducmV2LnhtbESPQWvCQBCF7wX/wzKCt7qxpkWjq4gg&#10;rb01Cl7H7JgEs7Nhd2tif31XKPT4ePO+N2+57k0jbuR8bVnBZJyAIC6srrlUcDzsnmcgfEDW2Fgm&#10;BXfysF4NnpaYadvxF93yUIoIYZ+hgiqENpPSFxUZ9GPbEkfvYp3BEKUrpXbYRbhp5EuSvEmDNceG&#10;ClvaVlRc828T3/gstufT6/R+SPt927nd+yT/OSk1GvabBYhAffg//kt/aAXpPIXHmEgA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NFuhcUAAADcAAAADwAAAAAAAAAA&#10;AAAAAAChAgAAZHJzL2Rvd25yZXYueG1sUEsFBgAAAAAEAAQA+QAAAJMDAAAAAA==&#10;" strokeweight=".1107mm"/>
                <v:shape id="AutoShape 368" o:spid="_x0000_s1217" style="position:absolute;left:14540;top:-32;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U+0MYA&#10;AADcAAAADwAAAGRycy9kb3ducmV2LnhtbESPQWvCQBSE74L/YXmCF6mbVi1t6ipVEIQK0rTF6yP7&#10;mqRm3y7Z1cR/3xUEj8PMfMPMl52pxZkaX1lW8DhOQBDnVldcKPj+2jy8gPABWWNtmRRcyMNy0e/N&#10;MdW25U86Z6EQEcI+RQVlCC6V0uclGfRj64ij92sbgyHKppC6wTbCTS2fkuRZGqw4LpToaF1SfsxO&#10;RoHdHbJVvd5/+NXx72fkeEKuPSg1HHTvbyACdeEevrW3WsH0dQbXM/EIyM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tU+0MYAAADcAAAADwAAAAAAAAAAAAAAAACYAgAAZHJz&#10;L2Rvd25yZXYueG1sUEsFBgAAAAAEAAQA9QAAAIsDAAAAAA==&#10;" path="m-4370,-623r23,57m-4347,-566r23,-57e" filled="f" strokeweight=".1106mm">
                  <v:path arrowok="t" o:connecttype="custom" o:connectlocs="-4370,-655;-4347,-598;-4347,-598;-4324,-655" o:connectangles="0,0,0,0"/>
                </v:shape>
                <v:shape id="AutoShape 367" o:spid="_x0000_s1218" style="position:absolute;left:2580;top:-2332;width:11540;height:2100;visibility:visible;mso-wrap-style:square;v-text-anchor:top" coordsize="11540,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CcJccA&#10;AADcAAAADwAAAGRycy9kb3ducmV2LnhtbESPQWvCQBSE70L/w/IK3nRjDdZG11AKYhF60Fbs8Zl9&#10;TUKyb0N2Ncm/7xaEHoeZ+YZZp72pxY1aV1pWMJtGIIgzq0vOFXx9bidLEM4ja6wtk4KBHKSbh9Ea&#10;E207PtDt6HMRIOwSVFB43yRSuqwgg25qG+Lg/djWoA+yzaVusQtwU8unKFpIgyWHhQIbeisoq45X&#10;o4Avy+8oPz8P+4/dbH84VcN8Gw9KjR/71xUIT73/D9/b71pB/LKAvzPhCM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KAnCXHAAAA3AAAAA8AAAAAAAAAAAAAAAAAmAIAAGRy&#10;cy9kb3ducmV2LnhtbFBLBQYAAAAABAAEAPUAAACMAwAAAAA=&#10;" path="m7471,1791r,599m7471,2390r-3291,e" filled="f" strokeweight=".1106mm">
                  <v:path arrowok="t" o:connecttype="custom" o:connectlocs="7471,-541;7471,58;7471,58;4180,58" o:connectangles="0,0,0,0"/>
                </v:shape>
                <v:shape id="AutoShape 366" o:spid="_x0000_s1219" style="position:absolute;left:2580;top:-2412;width:200;height:160;visibility:visible;mso-wrap-style:square;v-text-anchor:top" coordsize="20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yIQ8UA&#10;AADcAAAADwAAAGRycy9kb3ducmV2LnhtbESPT2sCMRTE7wW/Q3hCb5qtFK2rUfyDtBcRrSDensnr&#10;7uLmZdmk6/rtG0HocZiZ3zDTeWtL0VDtC8cK3voJCGLtTMGZguP3pvcBwgdkg6VjUnAnD/NZ52WK&#10;qXE33lNzCJmIEPYpKshDqFIpvc7Jou+7ijh6P662GKKsM2lqvEW4LeUgSYbSYsFxIceKVjnp6+HX&#10;Kthud5d1WFyXZ+2bqjxtPrXPWKnXbruYgAjUhv/ws/1lFLyPR/A4E4+A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3IhDxQAAANwAAAAPAAAAAAAAAAAAAAAAAJgCAABkcnMv&#10;ZG93bnJldi54bWxQSwUGAAAAAAQABAD1AAAAigMAAAAA&#10;" path="m4237,2447r-57,23m4180,2470r57,23e" filled="f" strokeweight=".1106mm">
                  <v:path arrowok="t" o:connecttype="custom" o:connectlocs="4237,35;4180,58;4180,58;4237,81" o:connectangles="0,0,0,0"/>
                </v:shape>
                <v:line id="Line 365" o:spid="_x0000_s1220" style="position:absolute;visibility:visible;mso-wrap-style:square" from="6469,-928" to="646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xkgMYAAADcAAAADwAAAGRycy9kb3ducmV2LnhtbESPwU7DMAyG75N4h8hI3LZ0sCEoyyY0&#10;aQJ2W4u0q2lMW9E4VRLWjqfHh0k7Wr//z59Xm9F16kQhtp4NzGcZKOLK25ZrA5/lbvoEKiZki51n&#10;MnCmCJv1zWSFufUDH+hUpFoJhGOOBpqU+lzrWDXkMM58TyzZtw8Ok4yh1jbgIHDX6fsse9QOW5YL&#10;Dfa0baj6KX6daOyr7ddx+XAuF+NHP4Td27z4Oxpzdzu+voBKNKbr8qX9bg0snsVWnhEC6P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WcZIDGAAAA3AAAAA8AAAAAAAAA&#10;AAAAAAAAoQIAAGRycy9kb3ducmV2LnhtbFBLBQYAAAAABAAEAPkAAACUAwAAAAA=&#10;" strokeweight=".1107mm"/>
                <v:shape id="AutoShape 364" o:spid="_x0000_s1221" style="position:absolute;left:1480;top:-2252;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g01cUA&#10;AADcAAAADwAAAGRycy9kb3ducmV2LnhtbESPQWvCQBSE74X+h+UVvIhu1FJqdBUVBMGCNFW8PrKv&#10;SWr27ZJdTfz33YLQ4zAz3zDzZWdqcaPGV5YVjIYJCOLc6ooLBcev7eAdhA/IGmvLpOBOHpaL56c5&#10;ptq2/Em3LBQiQtinqKAMwaVS+rwkg35oHXH0vm1jMETZFFI32Ea4qeU4Sd6kwYrjQomONiXll+xq&#10;FNiPc7auN4e9X19+Tn3HE3LtWaneS7eagQjUhf/wo73TCl6nU/g7E4+A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mDTVxQAAANwAAAAPAAAAAAAAAAAAAAAAAJgCAABkcnMv&#10;ZG93bnJldi54bWxQSwUGAAAAAAQABAD1AAAAigMAAAAA&#10;" path="m4966,2230r23,57m4989,2287r23,-57e" filled="f" strokeweight=".1106mm">
                  <v:path arrowok="t" o:connecttype="custom" o:connectlocs="4966,-22;4989,35;4989,35;5012,-22" o:connectangles="0,0,0,0"/>
                </v:shape>
                <v:line id="Line 363" o:spid="_x0000_s1222" style="position:absolute;visibility:visible;mso-wrap-style:square" from="6600,92" to="6600,2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HynMUAAADcAAAADwAAAGRycy9kb3ducmV2LnhtbESPwWrCQBCG74W+wzIFb3Vjq1KiqxRB&#10;anszCl6n2TEJzc6G3a2JfXrnUPA4/PN/881yPbhWXSjExrOByTgDRVx623Bl4HjYPr+BignZYuuZ&#10;DFwpwnr1+LDE3Pqe93QpUqUEwjFHA3VKXa51LGtyGMe+I5bs7IPDJGOotA3YC9y1+iXL5tphw3Kh&#10;xo42NZU/xa8Tja9y832avV4P0+Gz68P2Y1L8nYwZPQ3vC1CJhnRf/m/vrIFZJvryjBBAr2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QHynMUAAADcAAAADwAAAAAAAAAA&#10;AAAAAAChAgAAZHJzL2Rvd25yZXYueG1sUEsFBgAAAAAEAAQA+QAAAJMDAAAAAA==&#10;" strokeweight=".1107mm"/>
                <v:shape id="AutoShape 362" o:spid="_x0000_s1223" style="position:absolute;left:1940;top:-2872;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WiycQA&#10;AADcAAAADwAAAGRycy9kb3ducmV2LnhtbESPQWvCQBSE7wX/w/KEXkQ3tlQkuooKgtBCMSpeH9ln&#10;Es2+XbKrSf99tyD0OMzMN8x82ZlaPKjxlWUF41ECgji3uuJCwfGwHU5B+ICssbZMCn7Iw3LRe5lj&#10;qm3Le3pkoRARwj5FBWUILpXS5yUZ9CPriKN3sY3BEGVTSN1gG+Gmlm9JMpEGK44LJTralJTfsrtR&#10;YL/O2brefH/69e16Gjh+J9eelXrtd6sZiEBd+A8/2zut4CMZw9+ZeATk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FosnEAAAA3AAAAA8AAAAAAAAAAAAAAAAAmAIAAGRycy9k&#10;b3ducmV2LnhtbFBLBQYAAAAABAAEAPUAAACJAwAAAAA=&#10;" path="m4637,3027r23,57m4660,3084r23,-57e" filled="f" strokeweight=".1106mm">
                  <v:path arrowok="t" o:connecttype="custom" o:connectlocs="4637,155;4660,212;4660,212;4683,155" o:connectangles="0,0,0,0"/>
                </v:shape>
                <v:line id="Line 361" o:spid="_x0000_s1224" style="position:absolute;visibility:visible;mso-wrap-style:square" from="6611,-928" to="6611,-6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JcMUAAADcAAAADwAAAGRycy9kb3ducmV2LnhtbESPT2vCQBDF70K/wzIFb7rxLyV1lSKI&#10;1ptJwes0O01Cs7Nhd2tiP70rCB4fb97vzVttetOICzlfW1YwGScgiAuray4VfOW70RsIH5A1NpZJ&#10;wZU8bNYvgxWm2nZ8oksWShEh7FNUUIXQplL6oiKDfmxb4uj9WGcwROlKqR12EW4aOU2SpTRYc2yo&#10;sKVtRcVv9mfiG8di+31ezK75vP9sO7fbT7L/s1LD1/7jHUSgPjyPH+mDVrBIpnAfEwkg1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p/JcMUAAADcAAAADwAAAAAAAAAA&#10;AAAAAAChAgAAZHJzL2Rvd25yZXYueG1sUEsFBgAAAAAEAAQA+QAAAJMDAAAAAA==&#10;" strokeweight=".1107mm"/>
                <v:shape id="AutoShape 360" o:spid="_x0000_s1225" style="position:absolute;left:1980;top:14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uZJcQA&#10;AADcAAAADwAAAGRycy9kb3ducmV2LnhtbESPQWvCQBSE7wX/w/IEL0U3VlokuooKBUGhNCpeH9ln&#10;Es2+XbKrSf99Vyj0OMzMN8x82ZlaPKjxlWUF41ECgji3uuJCwfHwOZyC8AFZY22ZFPyQh+Wi9zLH&#10;VNuWv+mRhUJECPsUFZQhuFRKn5dk0I+sI47exTYGQ5RNIXWDbYSbWr4lyYc0WHFcKNHRpqT8lt2N&#10;Ars/Z+t687Xz69v19Op4Qq49KzXod6sZiEBd+A//tbdawXsygeeZeATk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bmSXEAAAA3AAAAA8AAAAAAAAAAAAAAAAAmAIAAGRycy9k&#10;b3ducmV2LnhtbFBLBQYAAAAABAAEAPUAAACJAwAAAAA=&#10;" path="m4609,-854r22,57m4631,-797r23,-57e" filled="f" strokeweight=".1106mm">
                  <v:path arrowok="t" o:connecttype="custom" o:connectlocs="4609,-706;4631,-649;4631,-649;4654,-706" o:connectangles="0,0,0,0"/>
                </v:shape>
                <v:line id="Line 359" o:spid="_x0000_s1226" style="position:absolute;visibility:visible;mso-wrap-style:square" from="6879,-484" to="7701,-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s0V8UAAADcAAAADwAAAGRycy9kb3ducmV2LnhtbESPQWvCQBSE7wX/w/KEXoruKk2R6CpS&#10;W8i1pgjeHtlnEsy+jdltkvbXdwsFj8PMfMNsdqNtRE+drx1rWMwVCOLCmZpLDZ/5+2wFwgdkg41j&#10;0vBNHnbbycMGU+MG/qD+GEoRIexT1FCF0KZS+qIii37uWuLoXVxnMUTZldJ0OES4beRSqRdpsea4&#10;UGFLrxUV1+OX1XD+ORzUpVDDKcuXi0G9JU+3ptX6cTru1yACjeEe/m9nRkOinuHvTDwCcvs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ts0V8UAAADcAAAADwAAAAAAAAAA&#10;AAAAAAChAgAAZHJzL2Rvd25yZXYueG1sUEsFBgAAAAAEAAQA+QAAAJMDAAAAAA==&#10;" strokeweight=".1106mm"/>
                <v:shape id="AutoShape 358" o:spid="_x0000_s1227" style="position:absolute;left:5680;top:-512;width:200;height:160;visibility:visible;mso-wrap-style:square;v-text-anchor:top" coordsize="20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kptcQA&#10;AADcAAAADwAAAGRycy9kb3ducmV2LnhtbESPW4vCMBSE3wX/QziCb5oquEjXKF6Q9UXECyy+HZNj&#10;W2xOSpOt3X9vFhZ8HGbmG2a2aG0pGqp94VjBaJiAINbOFJwpuJy3gykIH5ANlo5JwS95WMy7nRmm&#10;xj35SM0pZCJC2KeoIA+hSqX0OieLfugq4ujdXW0xRFln0tT4jHBbynGSfEiLBceFHCta56Qfpx+r&#10;YL8/3DZh+VhdtW+q8nv7pX3GSvV77fITRKA2vMP/7Z1RMEkm8HcmHgE5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pKbXEAAAA3AAAAA8AAAAAAAAAAAAAAAAAmAIAAGRycy9k&#10;b3ducmV2LnhtbFBLBQYAAAAABAAEAPUAAACJAwAAAAA=&#10;" path="m1964,51r57,-23m2021,28l1964,6e" filled="f" strokeweight=".1106mm">
                  <v:path arrowok="t" o:connecttype="custom" o:connectlocs="1964,-461;2021,-484;2021,-484;1964,-506" o:connectangles="0,0,0,0"/>
                </v:shape>
                <v:line id="Line 357" o:spid="_x0000_s1228" style="position:absolute;visibility:visible;mso-wrap-style:square" from="8072,-2490" to="8072,-2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TPc8UAAADcAAAADwAAAGRycy9kb3ducmV2LnhtbESPQWvCQBCF7wX/wzJCb3Wj1SCpq4gg&#10;bb01Cl7H7DQJZmfD7mpif70rFDw+3rzvzVusetOIKzlfW1YwHiUgiAuray4VHPbbtzkIH5A1NpZJ&#10;wY08rJaDlwVm2nb8Q9c8lCJC2GeooAqhzaT0RUUG/ci2xNH7tc5giNKVUjvsItw0cpIkqTRYc2yo&#10;sKVNRcU5v5j4xq7YnI6z99t+2n+3ndt+jvO/o1Kvw379ASJQH57H/+kvrWCWpPAYEwk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aTPc8UAAADcAAAADwAAAAAAAAAA&#10;AAAAAAChAgAAZHJzL2Rvd25yZXYueG1sUEsFBgAAAAAEAAQA+QAAAJMDAAAAAA==&#10;" strokeweight=".1107mm"/>
                <v:shape id="AutoShape 356" o:spid="_x0000_s1229" style="position:absolute;left:7100;top:628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CfJsUA&#10;AADcAAAADwAAAGRycy9kb3ducmV2LnhtbESPQWvCQBSE74X+h+UVvIhuqrRKdJUqCIIFMVW8PrKv&#10;SWr27ZJdTfz33YLQ4zAz3zDzZWdqcaPGV5YVvA4TEMS51RUXCo5fm8EUhA/IGmvLpOBOHpaL56c5&#10;ptq2fKBbFgoRIexTVFCG4FIpfV6SQT+0jjh637YxGKJsCqkbbCPc1HKUJO/SYMVxoURH65LyS3Y1&#10;CuznOVvV6/3Ory4/p77jMbn2rFTvpfuYgQjUhf/wo73VCt6SCfydiUd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oJ8mxQAAANwAAAAPAAAAAAAAAAAAAAAAAJgCAABkcnMv&#10;ZG93bnJldi54bWxQSwUGAAAAAAQABAD1AAAAigMAAAAA&#10;" path="m949,-8743r23,57m972,-8686r22,-57e" filled="f" strokeweight=".1106mm">
                  <v:path arrowok="t" o:connecttype="custom" o:connectlocs="949,-2455;972,-2398;972,-2398;994,-2455" o:connectangles="0,0,0,0"/>
                </v:shape>
                <v:line id="Line 355" o:spid="_x0000_s1230" style="position:absolute;visibility:visible;mso-wrap-style:square" from="8060,-2239" to="8060,-2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3f+msUAAADcAAAADwAAAGRycy9kb3ducmV2LnhtbESPwWrCQBCG74W+wzIFb3Vjq1KiqxRB&#10;anszCl6n2TEJzc6G3a2JfXrnUPA4/PN/881yPbhWXSjExrOByTgDRVx623Bl4HjYPr+BignZYuuZ&#10;DFwpwnr1+LDE3Pqe93QpUqUEwjFHA3VKXa51LGtyGMe+I5bs7IPDJGOotA3YC9y1+iXL5tphw3Kh&#10;xo42NZU/xa8Tja9y832avV4P0+Gz68P2Y1L8nYwZPQ3vC1CJhnRf/m/vrIFZJrbyjBBAr2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3f+msUAAADcAAAADwAAAAAAAAAA&#10;AAAAAAChAgAAZHJzL2Rvd25yZXYueG1sUEsFBgAAAAAEAAQA+QAAAJMDAAAAAA==&#10;" strokeweight=".1107mm"/>
                <v:shape id="AutoShape 354" o:spid="_x0000_s1231" style="position:absolute;left:7060;top:534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Ouz8UA&#10;AADcAAAADwAAAGRycy9kb3ducmV2LnhtbESPQWvCQBSE74X+h+UVvIhuqrRodJUqCIIFMVW8PrKv&#10;SWr27ZJdTfz33YLQ4zAz3zDzZWdqcaPGV5YVvA4TEMS51RUXCo5fm8EEhA/IGmvLpOBOHpaL56c5&#10;ptq2fKBbFgoRIexTVFCG4FIpfV6SQT+0jjh637YxGKJsCqkbbCPc1HKUJO/SYMVxoURH65LyS3Y1&#10;CuznOVvV6/3Ory4/p77jMbn2rFTvpfuYgQjUhf/wo73VCt6SKfydiUd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c67PxQAAANwAAAAPAAAAAAAAAAAAAAAAAJgCAABkcnMv&#10;ZG93bnJldi54bWxQSwUGAAAAAAQABAD1AAAAigMAAAAA&#10;" path="m977,-7536r23,57m1000,-7479r23,-57e" filled="f" strokeweight=".1106mm">
                  <v:path arrowok="t" o:connecttype="custom" o:connectlocs="977,-2188;1000,-2131;1000,-2131;1023,-2188" o:connectangles="0,0,0,0"/>
                </v:shape>
                <v:line id="Line 353" o:spid="_x0000_s1232" style="position:absolute;visibility:visible;mso-wrap-style:square" from="8043,-2074" to="8043,-1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mkicMAAADcAAAADwAAAGRycy9kb3ducmV2LnhtbERPz2vCMBS+C/sfwhvsImvSgjKqUYbd&#10;oNepDHZ7NM+22Lx0TWy7/fXLYeDx4/u93c+2EyMNvnWsIU0UCOLKmZZrDefT+/MLCB+QDXaOScMP&#10;edjvHhZbzI2b+IPGY6hFDGGfo4YmhD6X0lcNWfSJ64kjd3GDxRDhUEsz4BTDbSczpdbSYsuxocGe&#10;Dg1V1+PNavj6LQp1qdT0WZ6ydFJvq+V312v99Di/bkAEmsNd/O8ujYZVGufHM/EIyN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Q5pInDAAAA3AAAAA8AAAAAAAAAAAAA&#10;AAAAoQIAAGRycy9kb3ducmV2LnhtbFBLBQYAAAAABAAEAPkAAACRAwAAAAA=&#10;" strokeweight=".1106mm"/>
                <v:shape id="AutoShape 352" o:spid="_x0000_s1233" style="position:absolute;left:6520;top:4868;width:220;height:160;visibility:visible;mso-wrap-style:square;v-text-anchor:top" coordsize="2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Hhp8IA&#10;AADcAAAADwAAAGRycy9kb3ducmV2LnhtbESPT4vCMBTE7wt+h/AEL7KmFRSpplIEQfBklT0/mtc/&#10;tHmpTdT67TcLwh6HmfkNs9uPphNPGlxjWUG8iEAQF1Y3XCm4XY/fGxDOI2vsLJOCNznYp5OvHSba&#10;vvhCz9xXIkDYJaig9r5PpHRFTQbdwvbEwSvtYNAHOVRSD/gKcNPJZRStpcGGw0KNPR1qKtr8YRT8&#10;cHcu87k8v7NL1G4oru55mSk1m47ZFoSn0f+HP+2TVrCKY/g7E46ATH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EeGnwgAAANwAAAAPAAAAAAAAAAAAAAAAAJgCAABkcnMvZG93&#10;bnJldi54bWxQSwUGAAAAAAQABAD1AAAAhwMAAAAA&#10;" path="m1403,-6907r-40,45m1363,-6862r63,-6e" filled="f" strokeweight=".1106mm">
                  <v:path arrowok="t" o:connecttype="custom" o:connectlocs="1403,-2039;1363,-1994;1363,-1994;1426,-2000" o:connectangles="0,0,0,0"/>
                </v:shape>
                <v:line id="Line 351" o:spid="_x0000_s1234" style="position:absolute;visibility:visible;mso-wrap-style:square" from="8123,-2074" to="8123,-15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0ZfrcYAAADcAAAADwAAAGRycy9kb3ducmV2LnhtbESPS2vDMBCE74H+B7GF3BLZeZTiRgkh&#10;EPK41SnkurW2tqm1MpISO/n1UaDQ4zA73+wsVr1pxJWcry0rSMcJCOLC6ppLBV+n7egdhA/IGhvL&#10;pOBGHlbLl8ECM207/qRrHkoRIewzVFCF0GZS+qIig35sW+Lo/VhnMETpSqkddhFuGjlJkjdpsObY&#10;UGFLm4qK3/xi4hvHYvN9nk9vp1l/aDu33aX5/azU8LVff4AI1If/47/0XiuYpxN4jokEkMsH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9GX63GAAAA3AAAAA8AAAAAAAAA&#10;AAAAAAAAoQIAAGRycy9kb3ducmV2LnhtbFBLBQYAAAAABAAEAPkAAACUAwAAAAA=&#10;" strokeweight=".1107mm"/>
                <v:shape id="AutoShape 350" o:spid="_x0000_s1235" style="position:absolute;left:7280;top:330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IP+MUA&#10;AADcAAAADwAAAGRycy9kb3ducmV2LnhtbESPQWvCQBSE74L/YXlCL6VurCiSZiMqFAotiNHi9ZF9&#10;TaLZt0t2a9J/3y0UPA4z8w2TrQfTiht1vrGsYDZNQBCXVjdcKTgdX59WIHxA1thaJgU/5GGdj0cZ&#10;ptr2fKBbESoRIexTVFCH4FIpfVmTQT+1jjh6X7YzGKLsKqk77CPctPI5SZbSYMNxoUZHu5rKa/Ft&#10;FNiPc7Ftd/t3v71ePh8dz8n1Z6UeJsPmBUSgIdzD/+03rWAxm8PfmXgEZ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Qg/4xQAAANwAAAAPAAAAAAAAAAAAAAAAAJgCAABkcnMv&#10;ZG93bnJldi54bWxQSwUGAAAAAAQABAD1AAAAigMAAAAA&#10;" path="m820,-4914r23,57m843,-4857r23,-57e" filled="f" strokeweight=".1106mm">
                  <v:path arrowok="t" o:connecttype="custom" o:connectlocs="820,-1606;843,-1549;843,-1549;866,-1606" o:connectangles="0,0,0,0"/>
                </v:shape>
                <v:line id="Line 349" o:spid="_x0000_s1236" style="position:absolute;visibility:visible;mso-wrap-style:square" from="7866,-1863" to="7866,-1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iQsUAAADcAAAADwAAAGRycy9kb3ducmV2LnhtbESPT2vCQBDF7wW/wzKCt7qJf4pEVxFB&#10;bHtrFLyO2TEJZmfD7mpiP323UOjx8eb93rzVpjeNeJDztWUF6TgBQVxYXXOp4HTcvy5A+ICssbFM&#10;Cp7kYbMevKww07bjL3rkoRQRwj5DBVUIbSalLyoy6Me2JY7e1TqDIUpXSu2wi3DTyEmSvEmDNceG&#10;ClvaVVTc8ruJb3wWu8t5Pn0eZ/1H27n9Ic2/z0qNhv12CSJQH/6P/9LvWsE8ncHvmEgAuf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NiQsUAAADcAAAADwAAAAAAAAAA&#10;AAAAAAChAgAAZHJzL2Rvd25yZXYueG1sUEsFBgAAAAAEAAQA+QAAAJMDAAAAAA==&#10;" strokeweight=".1107mm"/>
                <v:shape id="AutoShape 348" o:spid="_x0000_s1237" style="position:absolute;left:6380;top:404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cyF8UA&#10;AADcAAAADwAAAGRycy9kb3ducmV2LnhtbESPQWvCQBSE74L/YXmCl1I3WhRJXUUFoVChGC1eH9nX&#10;JJp9u2RXk/57t1DwOMzMN8xi1Zla3KnxlWUF41ECgji3uuJCwem4e52D8AFZY22ZFPySh9Wy31tg&#10;qm3LB7pnoRARwj5FBWUILpXS5yUZ9CPriKP3YxuDIcqmkLrBNsJNLSdJMpMGK44LJTralpRfs5tR&#10;YPfnbFNvvz795nr5fnH8Rq49KzUcdOt3EIG68Az/tz+0gul4Cn9n4hGQy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5zIXxQAAANwAAAAPAAAAAAAAAAAAAAAAAJgCAABkcnMv&#10;ZG93bnJldi54bWxQSwUGAAAAAAQABAD1AAAAigMAAAAA&#10;" path="m1463,-5865r23,57m1486,-5808r23,-57e" filled="f" strokeweight=".1106mm">
                  <v:path arrowok="t" o:connecttype="custom" o:connectlocs="1463,-1817;1486,-1760;1486,-1760;1509,-1817" o:connectangles="0,0,0,0"/>
                </v:shape>
                <v:line id="Line 347" o:spid="_x0000_s1238" style="position:absolute;visibility:visible;mso-wrap-style:square" from="7866,-1549" to="7866,-15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1ZrsUAAADcAAAADwAAAGRycy9kb3ducmV2LnhtbESPQWvCQBCF74L/YRnBm25iVUp0FRGk&#10;trfGgtdpdkyC2dmwu5rYX+8WCj0+3rzvzVtve9OIOzlfW1aQThMQxIXVNZcKvk6HySsIH5A1NpZJ&#10;wYM8bDfDwRozbTv+pHseShEh7DNUUIXQZlL6oiKDfmpb4uhdrDMYonSl1A67CDeNnCXJUhqsOTZU&#10;2NK+ouKa30x846PYf58XL4/TvH9vO3d4S/Ofs1LjUb9bgQjUh//jv/RRK1ikS/gdEwkgN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H1ZrsUAAADcAAAADwAAAAAAAAAA&#10;AAAAAAChAgAAZHJzL2Rvd25yZXYueG1sUEsFBgAAAAAEAAQA+QAAAJMDAAAAAA==&#10;" strokeweight=".1107mm"/>
                <v:shape id="AutoShape 346" o:spid="_x0000_s1239" style="position:absolute;left:6380;top:344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kJ+8UA&#10;AADcAAAADwAAAGRycy9kb3ducmV2LnhtbESPQWvCQBSE70L/w/IEL6XZaLEtqatUQSgoSNMWr4/s&#10;axLNvl2yq4n/3hUKHoeZ+YaZLXrTiDO1vrasYJykIIgLq2suFfx8r5/eQPiArLGxTAou5GExfxjM&#10;MNO24y8656EUEcI+QwVVCC6T0hcVGfSJdcTR+7OtwRBlW0rdYhfhppGTNH2RBmuOCxU6WlVUHPOT&#10;UWC3+3zZrHYbvzwefh8dP5Pr9kqNhv3HO4hAfbiH/9ufWsF0/Aq3M/EIy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eQn7xQAAANwAAAAPAAAAAAAAAAAAAAAAAJgCAABkcnMv&#10;ZG93bnJldi54bWxQSwUGAAAAAAQABAD1AAAAigMAAAAA&#10;" path="m1509,-5037r-23,-57m1486,-5094r-23,57e" filled="f" strokeweight=".1106mm">
                  <v:path arrowok="t" o:connecttype="custom" o:connectlocs="1509,-1589;1486,-1646;1486,-1646;1463,-1589" o:connectangles="0,0,0,0"/>
                </v:shape>
                <v:line id="Line 345" o:spid="_x0000_s1240" style="position:absolute;visibility:visible;mso-wrap-style:square" from="9492,-2495" to="9492,-2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5oR8UAAADcAAAADwAAAGRycy9kb3ducmV2LnhtbESPTWvDMAyG74P9B6NBb6uTfoyR1S2j&#10;UNrttnTQqxZrSVgsB9tt0v366jDYUbx6Hz1abUbXqQuF2Ho2kE8zUMSVty3XBj6Pu8dnUDEhW+w8&#10;k4ErRdis7+9WWFg/8AddylQrgXAs0ECTUl9oHauGHMap74kl+/bBYZIx1NoGHATuOj3LsiftsGW5&#10;0GBP24aqn/LsROO92n6dlvPrcTG+9UPY7fPy92TM5GF8fQGVaEz/y3/tgzWwzMVWnhEC6P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q5oR8UAAADcAAAADwAAAAAAAAAA&#10;AAAAAAChAgAAZHJzL2Rvd25yZXYueG1sUEsFBgAAAAAEAAQA+QAAAJMDAAAAAA==&#10;" strokeweight=".1107mm"/>
                <v:shape id="AutoShape 344" o:spid="_x0000_s1241" style="position:absolute;left:12080;top:626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o4EsUA&#10;AADcAAAADwAAAGRycy9kb3ducmV2LnhtbESPQWvCQBSE70L/w/IEL6XZaLG0qatUQSgoSNMWr4/s&#10;axLNvl2yq4n/3hUKHoeZ+YaZLXrTiDO1vrasYJykIIgLq2suFfx8r59eQfiArLGxTAou5GExfxjM&#10;MNO24y8656EUEcI+QwVVCC6T0hcVGfSJdcTR+7OtwRBlW0rdYhfhppGTNH2RBmuOCxU6WlVUHPOT&#10;UWC3+3zZrHYbvzwefh8dP5Pr9kqNhv3HO4hAfbiH/9ufWsF0/Aa3M/EIy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qjgSxQAAANwAAAAPAAAAAAAAAAAAAAAAAJgCAABkcnMv&#10;ZG93bnJldi54bWxQSwUGAAAAAAQABAD1AAAAigMAAAAA&#10;" path="m-2611,-8718r23,57m-2588,-8661r22,-57e" filled="f" strokeweight=".1106mm">
                  <v:path arrowok="t" o:connecttype="custom" o:connectlocs="-2611,-2450;-2588,-2393;-2588,-2393;-2566,-2450" o:connectangles="0,0,0,0"/>
                </v:shape>
                <v:line id="Line 343" o:spid="_x0000_s1242" style="position:absolute;visibility:visible;mso-wrap-style:square" from="9486,-2250" to="9486,-21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Su/MUAAADcAAAADwAAAGRycy9kb3ducmV2LnhtbESPwWrCQBCG74W+wzIFb3WjVSnRVYog&#10;tb01FryO2TEJZmfD7tbEPr1zKPQ4/PN/881qM7hWXSnExrOByTgDRVx623Bl4Puwe34FFROyxdYz&#10;GbhRhM368WGFufU9f9G1SJUSCMccDdQpdbnWsazJYRz7jliysw8Ok4yh0jZgL3DX6mmWLbTDhuVC&#10;jR1tayovxY8Tjc9yezrOX26H2fDR9WH3Pil+j8aMnoa3JahEQ/pf/mvvrYH5VPTlGSGAXt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rSu/MUAAADcAAAADwAAAAAAAAAA&#10;AAAAAAChAgAAZHJzL2Rvd25yZXYueG1sUEsFBgAAAAAEAAQA+QAAAJMDAAAAAA==&#10;" strokeweight=".1107mm"/>
                <v:shape id="AutoShape 342" o:spid="_x0000_s1243" style="position:absolute;left:12060;top:536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D+qcUA&#10;AADcAAAADwAAAGRycy9kb3ducmV2LnhtbESPQWvCQBSE74X+h+UVehHdqFhKzEaqUBAsiGnF6yP7&#10;TFKzb5fsatJ/3y0IPQ4z8w2TrQbTiht1vrGsYDpJQBCXVjdcKfj6fB+/gvABWWNrmRT8kIdV/viQ&#10;Yaptzwe6FaESEcI+RQV1CC6V0pc1GfQT64ijd7adwRBlV0ndYR/hppWzJHmRBhuOCzU62tRUXoqr&#10;UWA/TsW63ex3fn35Po4cz8n1J6Wen4a3JYhAQ/gP39tbrWAxm8LfmXgEZ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sP6pxQAAANwAAAAPAAAAAAAAAAAAAAAAAJgCAABkcnMv&#10;ZG93bnJldi54bWxQSwUGAAAAAAQABAD1AAAAigMAAAAA&#10;" path="m-2597,-7561r23,57m-2574,-7504r23,-57e" filled="f" strokeweight=".1106mm">
                  <v:path arrowok="t" o:connecttype="custom" o:connectlocs="-2597,-2193;-2574,-2136;-2574,-2136;-2551,-2193" o:connectangles="0,0,0,0"/>
                </v:shape>
                <v:line id="Line 341" o:spid="_x0000_s1244" style="position:absolute;visibility:visible;mso-wrap-style:square" from="9435,-2079" to="9435,-1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tV2MQAAADcAAAADwAAAGRycy9kb3ducmV2LnhtbESPT4vCMBTE7wt+h/AEL4smFlykGkX8&#10;A15XRfD2aJ5tsXmpTbTd/fQbQdjjMDO/YebLzlbiSY0vHWsYjxQI4syZknMNp+NuOAXhA7LByjFp&#10;+CEPy0XvY46pcS1/0/MQchEh7FPUUIRQp1L6rCCLfuRq4uhdXWMxRNnk0jTYRritZKLUl7RYclwo&#10;sKZ1Qdnt8LAaLr+bjbpmqj3vj8m4VdvJ572qtR70u9UMRKAu/Iff7b3RMEkSeJ2JR0A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y1XYxAAAANwAAAAPAAAAAAAAAAAA&#10;AAAAAKECAABkcnMvZG93bnJldi54bWxQSwUGAAAAAAQABAD5AAAAkgMAAAAA&#10;" strokeweight=".1106mm"/>
                <v:shape id="AutoShape 340" o:spid="_x0000_s1245" style="position:absolute;left:11420;top:4868;width:220;height:160;visibility:visible;mso-wrap-style:square;v-text-anchor:top" coordsize="2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MQ9sQA&#10;AADcAAAADwAAAGRycy9kb3ducmV2LnhtbESPT2vCQBTE70K/w/IKXkQ3sVRC6iYEQRA8mZaeH9mX&#10;PyT7Ns2uGr+9Wyj0OMzMb5h9PptB3GhynWUF8SYCQVxZ3XGj4OvzuE5AOI+scbBMCh7kIM9eFntM&#10;tb3zhW6lb0SAsEtRQev9mErpqpYMuo0diYNX28mgD3JqpJ7wHuBmkNso2kmDHYeFFkc6tFT15dUo&#10;+ObhXJcreX4Ul6hPKG5+yrpQavk6Fx8gPM3+P/zXPmkF79s3+D0TjoDM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jEPbEAAAA3AAAAA8AAAAAAAAAAAAAAAAAmAIAAGRycy9k&#10;b3ducmV2LnhtbFBLBQYAAAAABAAEAPUAAACJAwAAAAA=&#10;" path="m-2099,-6907r-40,45m-2139,-6862r62,-6e" filled="f" strokeweight=".1106mm">
                  <v:path arrowok="t" o:connecttype="custom" o:connectlocs="-2099,-2039;-2139,-1994;-2139,-1994;-2077,-2000" o:connectangles="0,0,0,0"/>
                </v:shape>
                <v:line id="Line 339" o:spid="_x0000_s1246" style="position:absolute;visibility:visible;mso-wrap-style:square" from="9594,-2079" to="9594,-16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o/8QAAADcAAAADwAAAGRycy9kb3ducmV2LnhtbESPT2vCQBDF7wW/wzKCt7rxLxJdRQSp&#10;7a1R8DpmxySYnQ27WxP99N1CwePjzfu9eatNZ2pxJ+crywpGwwQEcW51xYWC03H/vgDhA7LG2jIp&#10;eJCHzbr3tsJU25a/6Z6FQkQI+xQVlCE0qZQ+L8mgH9qGOHpX6wyGKF0htcM2wk0tx0kylwYrjg0l&#10;NrQrKb9lPya+8ZXvLufZ5HGcdp9N6/Yfo+x5VmrQ77ZLEIG68Dr+Tx+0gtl4Cn9jIgHk+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j6j/xAAAANwAAAAPAAAAAAAAAAAA&#10;AAAAAKECAABkcnMvZG93bnJldi54bWxQSwUGAAAAAAQABAD5AAAAkgMAAAAA&#10;" strokeweight=".1107mm"/>
                <v:shape id="AutoShape 338" o:spid="_x0000_s1247" style="position:absolute;left:12440;top:350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4qsUA&#10;AADcAAAADwAAAGRycy9kb3ducmV2LnhtbESPQWvCQBSE7wX/w/KEXopuqigSXUWFgmChGBWvj+wz&#10;iWbfLtmtif++Wyj0OMzMN8xi1ZlaPKjxlWUF78MEBHFudcWFgtPxYzAD4QOyxtoyKXiSh9Wy97LA&#10;VNuWD/TIQiEihH2KCsoQXCqlz0sy6IfWEUfvahuDIcqmkLrBNsJNLUdJMpUGK44LJTralpTfs2+j&#10;wH5esk29/dr7zf12fnM8JtdelHrtd+s5iEBd+A//tXdawWQ0gd8z8QjI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iqxQAAANwAAAAPAAAAAAAAAAAAAAAAAJgCAABkcnMv&#10;ZG93bnJldi54bWxQSwUGAAAAAAQABAD1AAAAigMAAAAA&#10;" path="m-2868,-5171r22,57m-2846,-5114r23,-57e" filled="f" strokeweight=".1106mm">
                  <v:path arrowok="t" o:connecttype="custom" o:connectlocs="-2868,-1663;-2846,-1606;-2846,-1606;-2823,-1663" o:connectangles="0,0,0,0"/>
                </v:shape>
                <v:line id="Line 337" o:spid="_x0000_s1248" style="position:absolute;visibility:visible;mso-wrap-style:square" from="9275,-1834" to="9275,-17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hGTE8QAAADcAAAADwAAAGRycy9kb3ducmV2LnhtbESPQWvCQBCF7wX/wzJCb3WjrSLRVUSQ&#10;Vm+NgtcxOybB7GzYXU3013eFgsfHm/e9efNlZ2pxI+crywqGgwQEcW51xYWCw37zMQXhA7LG2jIp&#10;uJOH5aL3NsdU25Z/6ZaFQkQI+xQVlCE0qZQ+L8mgH9iGOHpn6wyGKF0htcM2wk0tR0kykQYrjg0l&#10;NrQuKb9kVxPf2OXr03H8ed9/ddumdZvvYfY4KvXe71YzEIG68Dr+T/9oBePRBJ5jIgHk4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EZMTxAAAANwAAAAPAAAAAAAAAAAA&#10;AAAAAKECAABkcnMvZG93bnJldi54bWxQSwUGAAAAAAQABAD5AAAAkgMAAAAA&#10;" strokeweight=".1107mm"/>
                <v:shape id="AutoShape 336" o:spid="_x0000_s1249" style="position:absolute;left:11320;top:402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XDRsUA&#10;AADcAAAADwAAAGRycy9kb3ducmV2LnhtbESPQWvCQBSE74X+h+UJvYhuqrSV1FWqIAgK0lTx+si+&#10;JtHs2yW7mvjv3YLQ4zAz3zDTeWdqcaXGV5YVvA4TEMS51RUXCvY/q8EEhA/IGmvLpOBGHuaz56cp&#10;ptq2/E3XLBQiQtinqKAMwaVS+rwkg35oHXH0fm1jMETZFFI32Ea4qeUoSd6lwYrjQomOliXl5+xi&#10;FNjtMVvUy93GL86nQ9/xmFx7VOql1319ggjUhf/wo73WCt5GH/B3Jh4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FcNGxQAAANwAAAAPAAAAAAAAAAAAAAAAAJgCAABkcnMv&#10;ZG93bnJldi54bWxQSwUGAAAAAAQABAD1AAAAigMAAAAA&#10;" path="m-2068,-5839r23,57m-2045,-5782r23,-57e" filled="f" strokeweight=".1106mm">
                  <v:path arrowok="t" o:connecttype="custom" o:connectlocs="-2068,-1811;-2045,-1754;-2045,-1754;-2022,-1811" o:connectangles="0,0,0,0"/>
                </v:shape>
                <v:line id="Line 335" o:spid="_x0000_s1250" style="position:absolute;visibility:visible;mso-wrap-style:square" from="8784,-563" to="8784,-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Ki+sUAAADcAAAADwAAAGRycy9kb3ducmV2LnhtbESPwWrCQBCG74W+wzIFb3WjVSnRVYog&#10;tb01FryO2TEJZmfD7tbEPr1zKPQ4/PN/881qM7hWXSnExrOByTgDRVx623Bl4Puwe34FFROyxdYz&#10;GbhRhM368WGFufU9f9G1SJUSCMccDdQpdbnWsazJYRz7jliysw8Ok4yh0jZgL3DX6mmWLbTDhuVC&#10;jR1tayovxY8Tjc9yezrOX26H2fDR9WH3Pil+j8aMnoa3JahEQ/pf/mvvrYH5VGzlGSGAXt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MKi+sUAAADcAAAADwAAAAAAAAAA&#10;AAAAAAChAgAAZHJzL2Rvd25yZXYueG1sUEsFBgAAAAAEAAQA+QAAAJMDAAAAAA==&#10;" strokeweight=".1107mm"/>
                <v:shape id="AutoShape 334" o:spid="_x0000_s1251" style="position:absolute;left:9600;top:-432;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byr8UA&#10;AADcAAAADwAAAGRycy9kb3ducmV2LnhtbESPQWvCQBSE74X+h+UJvYhuqrTU1FWqIAgK0lTx+si+&#10;JtHs2yW7mvjv3YLQ4zAz3zDTeWdqcaXGV5YVvA4TEMS51RUXCvY/q8EHCB+QNdaWScGNPMxnz09T&#10;TLVt+ZuuWShEhLBPUUEZgkul9HlJBv3QOuLo/drGYIiyKaRusI1wU8tRkrxLgxXHhRIdLUvKz9nF&#10;KLDbY7aol7uNX5xPh77jMbn2qNRLr/v6BBGoC//hR3utFbyNJvB3Jh4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vKvxQAAANwAAAAPAAAAAAAAAAAAAAAAAJgCAABkcnMv&#10;ZG93bnJldi54bWxQSwUGAAAAAAQABAD1AAAAigMAAAAA&#10;" path="m-838,-109r22,57m-816,-52r23,-57e" filled="f" strokeweight=".1106mm">
                  <v:path arrowok="t" o:connecttype="custom" o:connectlocs="-838,-541;-816,-484;-816,-484;-793,-541" o:connectangles="0,0,0,0"/>
                </v:shape>
                <v:shape id="AutoShape 333" o:spid="_x0000_s1252" style="position:absolute;left:9760;top:-1652;width:940;height:360;visibility:visible;mso-wrap-style:square;v-text-anchor:top" coordsize="94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lxm8IA&#10;AADcAAAADwAAAGRycy9kb3ducmV2LnhtbERPy07CQBTdk/gPk2viDqZqQC0MTWM0gWUL7m86l7Zp&#10;507tTB/69cyChOXJee+S2bRipN7VlhU8ryIQxIXVNZcKzqfv5TsI55E1tpZJwR85SPYPix3G2k6c&#10;0Zj7UoQQdjEqqLzvYildUZFBt7IdceAutjfoA+xLqXucQrhp5UsUbaTBmkNDhR19VlQ0+WAUNOnH&#10;sfk6H3/kkKW/tP5vDm9ZpNTT45xuQXia/V18cx+0gvVrmB/OhCMg91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OXGbwgAAANwAAAAPAAAAAAAAAAAAAAAAAJgCAABkcnMvZG93&#10;bnJldi54bWxQSwUGAAAAAAQABAD1AAAAhwMAAAAA&#10;" path="m-953,1413r,103m-953,1516r268,e" filled="f" strokeweight=".1106mm">
                  <v:path arrowok="t" o:connecttype="custom" o:connectlocs="-953,-239;-953,-136;-953,-136;-685,-136" o:connectangles="0,0,0,0"/>
                </v:shape>
                <v:shape id="AutoShape 332" o:spid="_x0000_s1253" style="position:absolute;left:10500;top:-1732;width:200;height:160;visibility:visible;mso-wrap-style:square;v-text-anchor:top" coordsize="20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7lC8QA&#10;AADcAAAADwAAAGRycy9kb3ducmV2LnhtbESPQWvCQBSE7wX/w/IEb3Vji0Wiq2iLtBcpRkG8PXef&#10;STD7NmTXGP+9KxR6HGbmG2a26GwlWmp86VjBaJiAINbOlJwr2O/WrxMQPiAbrByTgjt5WMx7LzNM&#10;jbvxltos5CJC2KeooAihTqX0uiCLfuhq4uidXWMxRNnk0jR4i3Bbybck+ZAWS44LBdb0WZC+ZFer&#10;YLP5PX2F5WV11L6tq8P6W/uclRr0u+UURKAu/If/2j9Gwfh9BM8z8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5QvEAAAA3AAAAA8AAAAAAAAAAAAAAAAAmAIAAGRycy9k&#10;b3ducmV2LnhtbFBLBQYAAAAABAAEAPUAAACJAwAAAAA=&#10;" path="m-1482,1619r57,-23m-1425,1596r-57,-23e" filled="f" strokeweight=".1106mm">
                  <v:path arrowok="t" o:connecttype="custom" o:connectlocs="-1482,-113;-1425,-136;-1425,-136;-1482,-159" o:connectangles="0,0,0,0"/>
                </v:shape>
                <v:line id="Line 331" o:spid="_x0000_s1254" style="position:absolute;visibility:visible;mso-wrap-style:square" from="9503,-1418" to="9503,-1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MDzcUAAADcAAAADwAAAGRycy9kb3ducmV2LnhtbESPQWvCQBCF74L/YRmhN92otZToKiKI&#10;bW8mBa/T7JgEs7NhdzWxv75bEDw+3rzvzVttetOIGzlfW1YwnSQgiAuray4VfOf78TsIH5A1NpZJ&#10;wZ08bNbDwQpTbTs+0i0LpYgQ9ikqqEJoUyl9UZFBP7EtcfTO1hkMUbpSaoddhJtGzpLkTRqsOTZU&#10;2NKuouKSXU1846vY/ZwW83v+2n+2ndsfptnvSamXUb9dggjUh+fxI/2hFSzmM/gfEwk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PMDzcUAAADcAAAADwAAAAAAAAAA&#10;AAAAAAChAgAAZHJzL2Rvd25yZXYueG1sUEsFBgAAAAAEAAQA+QAAAJMDAAAAAA==&#10;" strokeweight=".1107mm"/>
                <v:shape id="AutoShape 330" o:spid="_x0000_s1255" style="position:absolute;left:12120;top:254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dTmMUA&#10;AADcAAAADwAAAGRycy9kb3ducmV2LnhtbESPQWvCQBSE70L/w/IKvZS6saFSoquoUBAUilHJ9ZF9&#10;TVKzb5fs1qT/visUPA4z8w0zXw6mFVfqfGNZwWScgCAurW64UnA6fry8g/ABWWNrmRT8kofl4mE0&#10;x0zbng90zUMlIoR9hgrqEFwmpS9rMujH1hFH78t2BkOUXSV1h32Em1a+JslUGmw4LtToaFNTecl/&#10;jAK7L/J1u/nc+fXl+/zsOCXXF0o9PQ6rGYhAQ7iH/9tbreAtTeF2Jh4B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91OYxQAAANwAAAAPAAAAAAAAAAAAAAAAAJgCAABkcnMv&#10;ZG93bnJldi54bWxQSwUGAAAAAAQABAD1AAAAigMAAAAA&#10;" path="m-2640,-3938r23,57m-2617,-3881r23,-57e" filled="f" strokeweight=".1106mm">
                  <v:path arrowok="t" o:connecttype="custom" o:connectlocs="-2640,-1390;-2617,-1333;-2617,-1333;-2594,-1390" o:connectangles="0,0,0,0"/>
                </v:shape>
                <v:shape id="AutoShape 329" o:spid="_x0000_s1256" style="position:absolute;left:2320;top:708;width:6180;height:420;visibility:visible;mso-wrap-style:square;v-text-anchor:top" coordsize="6180,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H+48UA&#10;AADcAAAADwAAAGRycy9kb3ducmV2LnhtbESP3WrCQBSE7wXfYTmCd7oxrSLRVaxUaIs/GH2AQ/aY&#10;xGbPhuxW07fvFgQvh5n5hpkvW1OJGzWutKxgNIxAEGdWl5wrOJ82gykI55E1VpZJwS85WC66nTkm&#10;2t75SLfU5yJA2CWooPC+TqR0WUEG3dDWxMG72MagD7LJpW7wHuCmknEUTaTBksNCgTWtC8q+0x+j&#10;IDNv13S3ku/513bfxpNzfFh/xkr1e+1qBsJT65/hR/tDKxi/vML/mXA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If7jxQAAANwAAAAPAAAAAAAAAAAAAAAAAJgCAABkcnMv&#10;ZG93bnJldi54bWxQSwUGAAAAAAQABAD1AAAAigMAAAAA&#10;" path="m4366,-1636r,120m4366,-1516r1762,e" filled="f" strokeweight=".1106mm">
                  <v:path arrowok="t" o:connecttype="custom" o:connectlocs="4366,-928;4366,-808;4366,-808;6128,-808" o:connectangles="0,0,0,0"/>
                </v:shape>
                <v:shape id="AutoShape 328" o:spid="_x0000_s1257" style="position:absolute;left:8300;top:628;width:200;height:160;visibility:visible;mso-wrap-style:square;v-text-anchor:top" coordsize="20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XjCMUA&#10;AADcAAAADwAAAGRycy9kb3ducmV2LnhtbESPT2vCQBTE74LfYXmCN91UUUrqKv4h2ItIbaH09rr7&#10;mgSzb0N2TdJv3y0IHoeZ+Q2z2vS2Ei01vnSs4GmagCDWzpScK/h4zybPIHxANlg5JgW/5GGzHg5W&#10;mBrX8Ru1l5CLCGGfooIihDqV0uuCLPqpq4mj9+MaiyHKJpemwS7CbSVnSbKUFkuOCwXWtC9IXy83&#10;q+B0On8fwva6+9K+ravP7Kh9zkqNR/32BUSgPjzC9/arUbCYL+D/TDwC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xeMIxQAAANwAAAAPAAAAAAAAAAAAAAAAAJgCAABkcnMv&#10;ZG93bnJldi54bWxQSwUGAAAAAAQABAD1AAAAigMAAAAA&#10;" path="m91,-1414r57,-22m148,-1436r-57,-23e" filled="f" strokeweight=".1106mm">
                  <v:path arrowok="t" o:connecttype="custom" o:connectlocs="91,-786;148,-808;148,-808;91,-831" o:connectangles="0,0,0,0"/>
                </v:shape>
                <v:shape id="AutoShape 327" o:spid="_x0000_s1258" style="position:absolute;left:2460;top:888;width:12220;height:400;visibility:visible;mso-wrap-style:square;v-text-anchor:top" coordsize="12220,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omcMQA&#10;AADcAAAADwAAAGRycy9kb3ducmV2LnhtbESPUWvCQBCE3wv+h2MF3+qmSqWknlIFi1AoNO0PWHJr&#10;cpjbi7lrEv31vUKhj8PMfMOst6NrVM9dsF40PMwzUCylN1YqDV+fh/snUCGSGGq8sIYrB9huJndr&#10;yo0f5IP7IlYqQSTkpKGOsc0RQ1mzozD3LUvyTr5zFJPsKjQdDQnuGlxk2QodWUkLNbW8r7k8F99O&#10;w01w2L0WdvF+GY3tl3h5wwNpPZuOL8+gIo/xP/zXPhoNj8sV/J5JRw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qJnDEAAAA3AAAAA8AAAAAAAAAAAAAAAAAmAIAAGRycy9k&#10;b3ducmV2LnhtbFBLBQYAAAAABAAEAPUAAACJAwAAAAA=&#10;" path="m4265,-1862r3485,m7750,-1862r,114e" filled="f" strokeweight=".1106mm">
                  <v:path arrowok="t" o:connecttype="custom" o:connectlocs="4265,-974;7750,-974;7750,-974;7750,-860" o:connectangles="0,0,0,0"/>
                </v:shape>
                <v:shape id="AutoShape 326" o:spid="_x0000_s1259" style="position:absolute;left:14600;top:88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xVm8UA&#10;AADcAAAADwAAAGRycy9kb3ducmV2LnhtbESPQWvCQBSE74X+h+UJXkQ3rbSV1FWqIAgK0lTx+si+&#10;JtHs2yW7mvjv3YLQ4zAz3zDTeWdqcaXGV5YVvIwSEMS51RUXCvY/q+EEhA/IGmvLpOBGHuaz56cp&#10;ptq2/E3XLBQiQtinqKAMwaVS+rwkg35kHXH0fm1jMETZFFI32Ea4qeVrkrxLgxXHhRIdLUvKz9nF&#10;KLDbY7aol7uNX5xPh4HjMbn2qFS/1319ggjUhf/wo73WCt7GH/B3Jh4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zFWbxQAAANwAAAAPAAAAAAAAAAAAAAAAAJgCAABkcnMv&#10;ZG93bnJldi54bWxQSwUGAAAAAAQABAD1AAAAigMAAAAA&#10;" path="m-4412,-1805r22,57m-4390,-1748r23,-57e" filled="f" strokeweight=".1106mm">
                  <v:path arrowok="t" o:connecttype="custom" o:connectlocs="-4412,-917;-4390,-860;-4390,-860;-4367,-917" o:connectangles="0,0,0,0"/>
                </v:shape>
                <v:line id="Line 325" o:spid="_x0000_s1260" style="position:absolute;visibility:visible;mso-wrap-style:square" from="10267,-541" to="10267,-4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s0J8UAAADcAAAADwAAAGRycy9kb3ducmV2LnhtbESPTWvCQBCG74X+h2UKvdWN9YMSXaUI&#10;YttbY8HrmB2TYHY27K4m9tc7h0KPwzvvM88s14Nr1ZVCbDwbGI8yUMSltw1XBn7225c3UDEhW2w9&#10;k4EbRVivHh+WmFvf8zddi1QpgXDM0UCdUpdrHcuaHMaR74glO/ngMMkYKm0D9gJ3rX7Nsrl22LBc&#10;qLGjTU3lubg40fgqN8fDbHLbT4fPrg/b3bj4PRjz/DS8L0AlGtL/8l/7wxqYTcRWnhEC6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Rs0J8UAAADcAAAADwAAAAAAAAAA&#10;AAAAAAChAgAAZHJzL2Rvd25yZXYueG1sUEsFBgAAAAAEAAQA+QAAAJMDAAAAAA==&#10;" strokeweight=".1107mm"/>
                <v:shape id="AutoShape 324" o:spid="_x0000_s1261" style="position:absolute;left:14800;top:-652;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kcsUA&#10;AADcAAAADwAAAGRycy9kb3ducmV2LnhtbESPQWvCQBSE74X+h+UJXkQ3rbTU1FWqIAgK0lTx+si+&#10;JtHs2yW7mvjv3YLQ4zAz3zDTeWdqcaXGV5YVvIwSEMS51RUXCvY/q+EHCB+QNdaWScGNPMxnz09T&#10;TLVt+ZuuWShEhLBPUUEZgkul9HlJBv3IOuLo/drGYIiyKaRusI1wU8vXJHmXBiuOCyU6WpaUn7OL&#10;UWC3x2xRL3cbvzifDgPHY3LtUal+r/v6BBGoC//hR3utFbyNJ/B3Jh4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H2RyxQAAANwAAAAPAAAAAAAAAAAAAAAAAJgCAABkcnMv&#10;ZG93bnJldi54bWxQSwUGAAAAAAQABAD1AAAAigMAAAAA&#10;" path="m-4555,174r22,57m-4533,231r23,-57e" filled="f" strokeweight=".1106mm">
                  <v:path arrowok="t" o:connecttype="custom" o:connectlocs="-4555,-478;-4533,-421;-4533,-421;-4510,-478" o:connectangles="0,0,0,0"/>
                </v:shape>
                <v:shape id="AutoShape 323" o:spid="_x0000_s1262" style="position:absolute;left:15060;top:-2252;width:880;height:740;visibility:visible;mso-wrap-style:square;v-text-anchor:top" coordsize="880,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9KycIA&#10;AADcAAAADwAAAGRycy9kb3ducmV2LnhtbERPW2vCMBR+F/Yfwhn4pqm3OTqjDHHDN1k3GHs7NGdN&#10;tuakNLGt/948CD5+fPfNbnC16KgN1rOC2TQDQVx6bblS8PX5NnkGESKyxtozKbhQgN32YbTBXPue&#10;P6grYiVSCIccFZgYm1zKUBpyGKa+IU7cr28dxgTbSuoW+xTuajnPsifp0HJqMNjQ3lD5X5ydgr8Z&#10;/azXvWkWh+/hYE/4bkM3V2r8OLy+gIg0xLv45j5qBatlmp/OpCMgt1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n0rJwgAAANwAAAAPAAAAAAAAAAAAAAAAAJgCAABkcnMvZG93&#10;bnJldi54bWxQSwUGAAAAAAQABAD1AAAAhwMAAAAA&#10;" path="m-4741,2076r,211m-4741,2287r251,e" filled="f" strokeweight=".1106mm">
                  <v:path arrowok="t" o:connecttype="custom" o:connectlocs="-4741,-176;-4741,35;-4741,35;-4490,35" o:connectangles="0,0,0,0"/>
                </v:shape>
                <v:shape id="AutoShape 322" o:spid="_x0000_s1263" style="position:absolute;left:15740;top:-2332;width:200;height:160;visibility:visible;mso-wrap-style:square;v-text-anchor:top" coordsize="20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iWdsQA&#10;AADcAAAADwAAAGRycy9kb3ducmV2LnhtbESPQWvCQBSE7wX/w/IEb3VjqUWiq2iLtBcpRkG8PXef&#10;STD7NmTXGP+9KxR6HGbmG2a26GwlWmp86VjBaJiAINbOlJwr2O/WrxMQPiAbrByTgjt5WMx7LzNM&#10;jbvxltos5CJC2KeooAihTqX0uiCLfuhq4uidXWMxRNnk0jR4i3Bbybck+ZAWS44LBdb0WZC+ZFer&#10;YLP5PX2F5WV11L6tq8P6W/uclRr0u+UURKAu/If/2j9Gwfh9BM8z8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4lnbEAAAA3AAAAA8AAAAAAAAAAAAAAAAAmAIAAGRycy9k&#10;b3ducmV2LnhtbFBLBQYAAAAABAAEAPUAAACJAwAAAAA=&#10;" path="m-5227,2390r57,-23m-5170,2367r-57,-23e" filled="f" strokeweight=".1106mm">
                  <v:path arrowok="t" o:connecttype="custom" o:connectlocs="-5227,58;-5170,35;-5170,35;-5227,12" o:connectangles="0,0,0,0"/>
                </v:shape>
                <v:line id="Line 321" o:spid="_x0000_s1264" style="position:absolute;visibility:visible;mso-wrap-style:square" from="10969,-2478" to="10969,-2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VwsMQAAADcAAAADwAAAGRycy9kb3ducmV2LnhtbESPT2vCQBDF7wW/wzKCt7rxLxJdRQSp&#10;7a1R8DpmxySYnQ27WxP99N1CwePjzfu9eatNZ2pxJ+crywpGwwQEcW51xYWC03H/vgDhA7LG2jIp&#10;eJCHzbr3tsJU25a/6Z6FQkQI+xQVlCE0qZQ+L8mgH9qGOHpX6wyGKF0htcM2wk0tx0kylwYrjg0l&#10;NrQrKb9lPya+8ZXvLufZ5HGcdp9N6/Yfo+x5VmrQ77ZLEIG68Dr+Tx+0gtl0DH9jIgHk+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9XCwxAAAANwAAAAPAAAAAAAAAAAA&#10;AAAAAKECAABkcnMvZG93bnJldi54bWxQSwUGAAAAAAQABAD5AAAAkgMAAAAA&#10;" strokeweight=".1107mm"/>
                <v:shape id="AutoShape 320" o:spid="_x0000_s1265" style="position:absolute;left:17260;top:626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Eg5cUA&#10;AADcAAAADwAAAGRycy9kb3ducmV2LnhtbESPQWvCQBSE74X+h+UJXkQ3rW2R1FWqIAgK0lTx+si+&#10;JtHs2yW7mvjv3YLQ4zAz3zDTeWdqcaXGV5YVvIwSEMS51RUXCvY/q+EEhA/IGmvLpOBGHuaz56cp&#10;ptq2/E3XLBQiQtinqKAMwaVS+rwkg35kHXH0fm1jMETZFFI32Ea4qeVrknxIgxXHhRIdLUvKz9nF&#10;KLDbY7aol7uNX5xPh4HjMbn2qFS/1319ggjUhf/wo73WCt7fxvB3Jh4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8SDlxQAAANwAAAAPAAAAAAAAAAAAAAAAAJgCAABkcnMv&#10;ZG93bnJldi54bWxQSwUGAAAAAAQABAD1AAAAigMAAAAA&#10;" path="m-6314,-8718r23,57m-6291,-8661r23,-57e" filled="f" strokeweight=".1106mm">
                  <v:path arrowok="t" o:connecttype="custom" o:connectlocs="-6314,-2450;-6291,-2393;-6291,-2393;-6268,-2450" o:connectangles="0,0,0,0"/>
                </v:shape>
                <v:line id="Line 319" o:spid="_x0000_s1266" style="position:absolute;visibility:visible;mso-wrap-style:square" from="10952,-2256" to="10952,-2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BNX8UAAADcAAAADwAAAGRycy9kb3ducmV2LnhtbESPQWvCQBCF7wX/wzKCt7pRY5HoKiKI&#10;bW+NgtcxOybB7GzYXU3sr+8WCj0+3rzvzVttetOIBzlfW1YwGScgiAuray4VnI771wUIH5A1NpZJ&#10;wZM8bNaDlxVm2nb8RY88lCJC2GeooAqhzaT0RUUG/di2xNG7WmcwROlKqR12EW4aOU2SN2mw5thQ&#10;YUu7iopbfjfxjc9idznPZ89j2n+0ndsfJvn3WanRsN8uQQTqw//xX/pdK5inKfyOiQSQ6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FBNX8UAAADcAAAADwAAAAAAAAAA&#10;AAAAAAChAgAAZHJzL2Rvd25yZXYueG1sUEsFBgAAAAAEAAQA+QAAAJMDAAAAAA==&#10;" strokeweight=".1107mm"/>
                <v:shape id="AutoShape 318" o:spid="_x0000_s1267" style="position:absolute;left:17200;top:550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QdCsYA&#10;AADcAAAADwAAAGRycy9kb3ducmV2LnhtbESP3WrCQBSE74W+w3IKvRGz8a9I6ipVKBQqSFPF20P2&#10;NEnNnl2yWxPfvisIvRxm5htmue5NIy7U+tqygnGSgiAurK65VHD4ehstQPiArLGxTAqu5GG9ehgs&#10;MdO240+65KEUEcI+QwVVCC6T0hcVGfSJdcTR+7atwRBlW0rdYhfhppGTNH2WBmuOCxU62lZUnPNf&#10;o8DuTvmm2e4//Ob8cxw6npLrTko9PfavLyAC9eE/fG+/awXz2RxuZ+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lQdCsYAAADcAAAADwAAAAAAAAAAAAAAAACYAgAAZHJz&#10;L2Rvd25yZXYueG1sUEsFBgAAAAAEAAQA9QAAAIsDAAAAAA==&#10;" path="m-6271,-7741r23,57m-6248,-7684r23,-57e" filled="f" strokeweight=".1106mm">
                  <v:path arrowok="t" o:connecttype="custom" o:connectlocs="-6271,-2233;-6248,-2176;-6248,-2176;-6225,-2233" o:connectangles="0,0,0,0"/>
                </v:shape>
                <v:line id="Line 317" o:spid="_x0000_s1268" style="position:absolute;visibility:visible;mso-wrap-style:square" from="10923,-2119" to="10923,-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nx3sUAAADcAAAADwAAAGRycy9kb3ducmV2LnhtbESP3WrCQBSE74W+w3IKvZG6UTSU1FVK&#10;UfHnQkx9gMPuaRKbPRuyW41v7wqCl8PMN8NM552txZlaXzlWMBwkIIi1MxUXCo4/y/cPED4gG6wd&#10;k4IreZjPXnpTzIy78IHOeShELGGfoYIyhCaT0uuSLPqBa4ij9+taiyHKtpCmxUsst7UcJUkqLVYc&#10;F0ps6Lsk/Zf/WwWT3f50sHqTL4eL1VY3XXo89bdKvb12X58gAnXhGX7QaxO5cQr3M/EIyNk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nnx3sUAAADcAAAADwAAAAAAAAAA&#10;AAAAAAChAgAAZHJzL2Rvd25yZXYueG1sUEsFBgAAAAAEAAQA+QAAAJMDAAAAAA==&#10;" strokeweight=".1106mm"/>
                <v:shape id="AutoShape 316" o:spid="_x0000_s1269" style="position:absolute;left:16840;top:4888;width:180;height:200;visibility:visible;mso-wrap-style:square;v-text-anchor:top" coordsize="18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3mMUA&#10;AADcAAAADwAAAGRycy9kb3ducmV2LnhtbESP3WrCQBSE7wt9h+UUvNONUn+IrlIKhepFNdEHOGSP&#10;STR7Ns2uSXx7tyD0cpiZb5jVpjeVaKlxpWUF41EEgjizuuRcwen4NVyAcB5ZY2WZFNzJwWb9+rLC&#10;WNuOE2pTn4sAYRejgsL7OpbSZQUZdCNbEwfvbBuDPsgml7rBLsBNJSdRNJMGSw4LBdb0WVB2TW9G&#10;AdbX+7g9XH723e8kjRbnPtnuEqUGb/3HEoSn3v+Hn+1vrWD6Poe/M+EIyP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87eYxQAAANwAAAAPAAAAAAAAAAAAAAAAAJgCAABkcnMv&#10;ZG93bnJldi54bWxQSwUGAAAAAAQABAD1AAAAigMAAAAA&#10;" path="m-5997,-6944r-17,56m-6014,-6888r52,-28e" filled="f" strokeweight=".1106mm">
                  <v:path arrowok="t" o:connecttype="custom" o:connectlocs="-5997,-2056;-6014,-2000;-6014,-2000;-5962,-2028" o:connectangles="0,0,0,0"/>
                </v:shape>
                <v:line id="Line 315" o:spid="_x0000_s1270" style="position:absolute;visibility:visible;mso-wrap-style:square" from="10838,-1840" to="10838,-17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1HWsUAAADcAAAADwAAAGRycy9kb3ducmV2LnhtbESPwWrCQBCG70LfYZlCb7qxVSmpqxRB&#10;Wr0ZC16n2WkSmp0Nu1sT+/TOQfA4/PN/881yPbhWnSnExrOB6SQDRVx623Bl4Ou4Hb+CignZYuuZ&#10;DFwownr1MFpibn3PBzoXqVIC4ZijgTqlLtc6ljU5jBPfEUv244PDJGOotA3YC9y1+jnLFtphw3Kh&#10;xo42NZW/xZ8TjX25+T7NXy7H2bDr+rD9mBb/J2OeHof3N1CJhnRfvrU/rYH5TGzlGSGAXl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R1HWsUAAADcAAAADwAAAAAAAAAA&#10;AAAAAAChAgAAZHJzL2Rvd25yZXYueG1sUEsFBgAAAAAEAAQA+QAAAJMDAAAAAA==&#10;" strokeweight=".1107mm"/>
                <v:shape id="AutoShape 314" o:spid="_x0000_s1271" style="position:absolute;left:16800;top:390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kXD8YA&#10;AADcAAAADwAAAGRycy9kb3ducmV2LnhtbESPQWvCQBSE74L/YXmCF6mbVi1t6ipVEIQK0rTF6yP7&#10;mqRm3y7Z1cR/3xUEj8PMfMPMl52pxZkaX1lW8DhOQBDnVldcKPj+2jy8gPABWWNtmRRcyMNy0e/N&#10;MdW25U86Z6EQEcI+RQVlCC6V0uclGfRj64ij92sbgyHKppC6wTbCTS2fkuRZGqw4LpToaF1SfsxO&#10;RoHdHbJVvd5/+NXx72fkeEKuPSg1HHTvbyACdeEevrW3WsFs+grXM/EIyM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xkXD8YAAADcAAAADwAAAAAAAAAAAAAAAACYAgAAZHJz&#10;L2Rvd25yZXYueG1sUEsFBgAAAAAEAAQA9QAAAIsDAAAAAA==&#10;" path="m-5985,-5685r23,57m-5962,-5628r23,-57e" filled="f" strokeweight=".1106mm">
                  <v:path arrowok="t" o:connecttype="custom" o:connectlocs="-5985,-1777;-5962,-1720;-5962,-1720;-5939,-1777" o:connectangles="0,0,0,0"/>
                </v:shape>
                <v:line id="Line 313" o:spid="_x0000_s1272" style="position:absolute;visibility:visible;mso-wrap-style:square" from="11032,-2119" to="11032,-1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rLdgcUAAADcAAAADwAAAGRycy9kb3ducmV2LnhtbESPwWrCQBCG74W+wzIFb3Vja6SkrlIE&#10;qfXWKHidZqdJaHY27G5N7NM7B6HH4Z//m2+W69F16kwhtp4NzKYZKOLK25ZrA8fD9vEFVEzIFjvP&#10;ZOBCEdar+7slFtYP/EnnMtVKIBwLNNCk1Bdax6ohh3Hqe2LJvn1wmGQMtbYBB4G7Tj9l2UI7bFku&#10;NNjTpqHqp/x1orGvNl+n/PlymI8f/RC277Py72TM5GF8ewWVaEz/y7f2zhrIc9GXZ4QAenU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rLdgcUAAADcAAAADwAAAAAAAAAA&#10;AAAAAAChAgAAZHJzL2Rvd25yZXYueG1sUEsFBgAAAAAEAAQA+QAAAJMDAAAAAA==&#10;" strokeweight=".1107mm"/>
                <v:shape id="AutoShape 312" o:spid="_x0000_s1273" style="position:absolute;left:17480;top:318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aN1MUA&#10;AADcAAAADwAAAGRycy9kb3ducmV2LnhtbESPQWvCQBSE74L/YXmCl1I3WhRJXUUFoVChGC1eH9nX&#10;JJp9u2RXk/57t1DwOMzMN8xi1Zla3KnxlWUF41ECgji3uuJCwem4e52D8AFZY22ZFPySh9Wy31tg&#10;qm3LB7pnoRARwj5FBWUILpXS5yUZ9CPriKP3YxuDIcqmkLrBNsJNLSdJMpMGK44LJTralpRfs5tR&#10;YPfnbFNvvz795nr5fnH8Rq49KzUcdOt3EIG68Az/tz+0gul0DH9n4hGQy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to3UxQAAANwAAAAPAAAAAAAAAAAAAAAAAJgCAABkcnMv&#10;ZG93bnJldi54bWxQSwUGAAAAAAQABAD1AAAAigMAAAAA&#10;" path="m-6471,-4760r23,57m-6448,-4703r22,-57e" filled="f" strokeweight=".1106mm">
                  <v:path arrowok="t" o:connecttype="custom" o:connectlocs="-6471,-1572;-6448,-1515;-6448,-1515;-6426,-1572" o:connectangles="0,0,0,0"/>
                </v:shape>
                <v:line id="Line 311" o:spid="_x0000_s1274" style="position:absolute;visibility:visible;mso-wrap-style:square" from="10980,-1287" to="10980,-11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zmbcYAAADcAAAADwAAAGRycy9kb3ducmV2LnhtbESPS2vDMBCE74X+B7GF3Bo5D4fiRgkh&#10;EPK41SnkurW2tqm1MpISO/n1UaCQ4zA73+zMl71pxIWcry0rGA0TEMSF1TWXCr6Pm/cPED4ga2ws&#10;k4IreVguXl/mmGnb8Rdd8lCKCGGfoYIqhDaT0hcVGfRD2xJH79c6gyFKV0rtsItw08hxksykwZpj&#10;Q4UtrSsq/vKziW8civXPKZ1cj9N+33Zusx3lt5NSg7d+9QkiUB+ex//pnVaQpmN4jIkEkI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ks5m3GAAAA3AAAAA8AAAAAAAAA&#10;AAAAAAAAoQIAAGRycy9kb3ducmV2LnhtbFBLBQYAAAAABAAEAPkAAACUAwAAAAA=&#10;" strokeweight=".1107mm"/>
                <v:shape id="AutoShape 310" o:spid="_x0000_s1275" style="position:absolute;left:17300;top:194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i2OMUA&#10;AADcAAAADwAAAGRycy9kb3ducmV2LnhtbESPQWvCQBSE7wX/w/KEXqRuWlEkzUZUKAgtFKPF6yP7&#10;mkSzb5fsatJ/3y0IPQ4z8w2TrQbTiht1vrGs4HmagCAurW64UnA8vD0tQfiArLG1TAp+yMMqHz1k&#10;mGrb855uRahEhLBPUUEdgkul9GVNBv3UOuLofdvOYIiyq6TusI9w08qXJFlIgw3HhRodbWsqL8XV&#10;KLAfp2LTbj/f/eZy/po4npHrT0o9jof1K4hAQ/gP39s7rWA+n8HfmXgEZ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KLY4xQAAANwAAAAPAAAAAAAAAAAAAAAAAJgCAABkcnMv&#10;ZG93bnJldi54bWxQSwUGAAAAAAQABAD1AAAAigMAAAAA&#10;" path="m-6343,-3167r23,57m-6320,-3110r23,-57e" filled="f" strokeweight=".1106mm">
                  <v:path arrowok="t" o:connecttype="custom" o:connectlocs="-6343,-1219;-6320,-1162;-6320,-1162;-6297,-1219" o:connectangles="0,0,0,0"/>
                </v:shape>
                <v:line id="Line 309" o:spid="_x0000_s1276" style="position:absolute;visibility:visible;mso-wrap-style:square" from="9520,-1167" to="9520,-1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nbgsUAAADcAAAADwAAAGRycy9kb3ducmV2LnhtbESPT2vCQBDF7wW/wzKCt7rxT4pEVxFB&#10;bHtrFLyO2TEJZmfD7mpiP323UOjx8eb93rzVpjeNeJDztWUFk3ECgriwuuZSwem4f12A8AFZY2OZ&#10;FDzJw2Y9eFlhpm3HX/TIQykihH2GCqoQ2kxKX1Rk0I9tSxy9q3UGQ5SulNphF+GmkdMkeZMGa44N&#10;Fba0q6i45XcT3/gsdpdzOnse5/1H27n9YZJ/n5UaDfvtEkSgPvwf/6XftYI0ncPvmEgAuf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YnbgsUAAADcAAAADwAAAAAAAAAA&#10;AAAAAAChAgAAZHJzL2Rvd25yZXYueG1sUEsFBgAAAAAEAAQA+QAAAJMDAAAAAA==&#10;" strokeweight=".1107mm"/>
                <v:shape id="AutoShape 308" o:spid="_x0000_s1277" style="position:absolute;left:12180;top:170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2L18UA&#10;AADcAAAADwAAAGRycy9kb3ducmV2LnhtbESPQWvCQBSE74L/YXmCF6mbKikldZUqCIUWpGlLro/s&#10;a5KafbtkVxP/fVcQPA4z8w2z2gymFWfqfGNZweM8AUFcWt1wpeD7a//wDMIHZI2tZVJwIQ+b9Xi0&#10;wkzbnj/pnIdKRAj7DBXUIbhMSl/WZNDPrSOO3q/tDIYou0rqDvsIN61cJMmTNNhwXKjR0a6m8pif&#10;jAL7UeTbdnd499vj38/M8ZJcXyg1nQyvLyACDeEevrXftII0TeF6Jh4Buf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jYvXxQAAANwAAAAPAAAAAAAAAAAAAAAAAJgCAABkcnMv&#10;ZG93bnJldi54bWxQSwUGAAAAAAQABAD1AAAAigMAAAAA&#10;" path="m-2683,-2858r23,57m-2660,-2801r23,-57e" filled="f" strokeweight=".1106mm">
                  <v:path arrowok="t" o:connecttype="custom" o:connectlocs="-2683,-1150;-2660,-1093;-2660,-1093;-2637,-1150" o:connectangles="0,0,0,0"/>
                </v:shape>
                <v:line id="Line 307" o:spid="_x0000_s1278" style="position:absolute;visibility:visible;mso-wrap-style:square" from="10980,-985" to="10980,-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fgbsUAAADcAAAADwAAAGRycy9kb3ducmV2LnhtbESPQWvCQBCF74L/YRmhN93YGinRVUSQ&#10;tt4aBa/T7JgEs7Nhd2tif70rFDw+3rzvzVuue9OIKzlfW1YwnSQgiAuray4VHA+78TsIH5A1NpZJ&#10;wY08rFfDwRIzbTv+pmseShEh7DNUUIXQZlL6oiKDfmJb4uidrTMYonSl1A67CDeNfE2SuTRYc2yo&#10;sKVtRcUl/zXxjX2x/Tmlb7fDrP9qO7f7mOZ/J6VeRv1mASJQH57H/+lPrSBN5/AYEwkgV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hfgbsUAAADcAAAADwAAAAAAAAAA&#10;AAAAAAChAgAAZHJzL2Rvd25yZXYueG1sUEsFBgAAAAAEAAQA+QAAAJMDAAAAAA==&#10;" strokeweight=".1107mm"/>
                <v:shape id="AutoShape 306" o:spid="_x0000_s1279" style="position:absolute;left:17300;top:1008;width:160;height:200;visibility:visible;mso-wrap-style:square;v-text-anchor:top" coordsize="16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OwO8UA&#10;AADcAAAADwAAAGRycy9kb3ducmV2LnhtbESPQWvCQBSE70L/w/IKvYjZqNhK6ipVKBQqSFPF6yP7&#10;mqRm3y7ZrYn/visIHoeZ+YZZrHrTiDO1vrasYJykIIgLq2suFey/30dzED4ga2wsk4ILeVgtHwYL&#10;zLTt+IvOeShFhLDPUEEVgsuk9EVFBn1iHXH0fmxrMETZllK32EW4aeQkTZ+lwZrjQoWONhUVp/zP&#10;KLDbY75uNrtPvz79HoaOp+S6o1JPj/3bK4hAfbiHb+0PrWA2e4HrmXgE5P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E7A7xQAAANwAAAAPAAAAAAAAAAAAAAAAAJgCAABkcnMv&#10;ZG93bnJldi54bWxQSwUGAAAAAAQABAD1AAAAigMAAAAA&#10;" path="m-6343,-1959r23,57m-6320,-1902r23,-57e" filled="f" strokeweight=".1106mm">
                  <v:path arrowok="t" o:connecttype="custom" o:connectlocs="-6343,-951;-6320,-894;-6320,-894;-6297,-951" o:connectangles="0,0,0,0"/>
                </v:shape>
                <w10:wrap anchorx="page"/>
              </v:group>
            </w:pict>
          </mc:Fallback>
        </mc:AlternateContent>
      </w:r>
      <w:r w:rsidR="00A541FA">
        <w:rPr>
          <w:rFonts w:ascii="Arial"/>
          <w:i/>
          <w:w w:val="125"/>
          <w:sz w:val="14"/>
        </w:rPr>
        <w:t>ins</w:t>
      </w:r>
      <w:r w:rsidR="00A541FA">
        <w:rPr>
          <w:rFonts w:ascii="Arial"/>
          <w:i/>
          <w:w w:val="125"/>
          <w:sz w:val="14"/>
        </w:rPr>
        <w:tab/>
      </w:r>
      <w:r w:rsidR="00A541FA">
        <w:rPr>
          <w:rFonts w:ascii="Arial"/>
          <w:i/>
          <w:w w:val="125"/>
          <w:position w:val="1"/>
          <w:sz w:val="14"/>
        </w:rPr>
        <w:t>outs</w:t>
      </w:r>
    </w:p>
    <w:p w14:paraId="4CDBB32D" w14:textId="77777777" w:rsidR="00864105" w:rsidRDefault="00864105">
      <w:pPr>
        <w:spacing w:line="141" w:lineRule="exact"/>
        <w:rPr>
          <w:rFonts w:ascii="Arial"/>
          <w:sz w:val="14"/>
        </w:rPr>
        <w:sectPr w:rsidR="00864105">
          <w:type w:val="continuous"/>
          <w:pgSz w:w="12240" w:h="15840"/>
          <w:pgMar w:top="1120" w:right="740" w:bottom="280" w:left="860" w:header="720" w:footer="720" w:gutter="0"/>
          <w:cols w:space="720"/>
        </w:sectPr>
      </w:pPr>
    </w:p>
    <w:p w14:paraId="2375A5C8" w14:textId="77777777" w:rsidR="00864105" w:rsidRDefault="00A541FA">
      <w:pPr>
        <w:pStyle w:val="Corpsdetexte"/>
        <w:spacing w:line="197" w:lineRule="exact"/>
        <w:ind w:left="119" w:right="-16"/>
      </w:pPr>
      <w:r>
        <w:t>sets</w:t>
      </w:r>
      <w:r>
        <w:rPr>
          <w:spacing w:val="-6"/>
        </w:rPr>
        <w:t xml:space="preserve"> </w:t>
      </w:r>
      <w:r>
        <w:t>of</w:t>
      </w:r>
      <w:r>
        <w:rPr>
          <w:spacing w:val="-6"/>
        </w:rPr>
        <w:t xml:space="preserve"> </w:t>
      </w:r>
      <w:r>
        <w:t>transitions</w:t>
      </w:r>
      <w:r>
        <w:rPr>
          <w:spacing w:val="-6"/>
        </w:rPr>
        <w:t xml:space="preserve"> </w:t>
      </w:r>
      <w:r>
        <w:t>incoming</w:t>
      </w:r>
      <w:r>
        <w:rPr>
          <w:spacing w:val="-6"/>
        </w:rPr>
        <w:t xml:space="preserve"> </w:t>
      </w:r>
      <w:r>
        <w:t>to</w:t>
      </w:r>
      <w:r>
        <w:rPr>
          <w:spacing w:val="-6"/>
        </w:rPr>
        <w:t xml:space="preserve"> </w:t>
      </w:r>
      <w:r>
        <w:t>and</w:t>
      </w:r>
      <w:r>
        <w:rPr>
          <w:spacing w:val="-6"/>
        </w:rPr>
        <w:t xml:space="preserve"> </w:t>
      </w:r>
      <w:r>
        <w:t>outgoing</w:t>
      </w:r>
      <w:r>
        <w:rPr>
          <w:spacing w:val="-6"/>
        </w:rPr>
        <w:t xml:space="preserve"> </w:t>
      </w:r>
      <w:r>
        <w:t>from,</w:t>
      </w:r>
      <w:r>
        <w:rPr>
          <w:spacing w:val="-6"/>
        </w:rPr>
        <w:t xml:space="preserve"> </w:t>
      </w:r>
      <w:r>
        <w:t>respectively,</w:t>
      </w:r>
    </w:p>
    <w:p w14:paraId="7365BABA" w14:textId="77777777" w:rsidR="00864105" w:rsidRDefault="00A541FA">
      <w:pPr>
        <w:pStyle w:val="Corpsdetexte"/>
        <w:spacing w:before="7"/>
        <w:ind w:left="119" w:right="-17"/>
      </w:pPr>
      <w:r>
        <w:rPr>
          <w:rFonts w:ascii="Bookman Old Style"/>
          <w:i/>
        </w:rPr>
        <w:t xml:space="preserve">v </w:t>
      </w:r>
      <w:r>
        <w:t xml:space="preserve">or direct or indirect sub-vertexes of  </w:t>
      </w:r>
      <w:r>
        <w:rPr>
          <w:rFonts w:ascii="Bookman Old Style"/>
          <w:i/>
        </w:rPr>
        <w:t>v</w:t>
      </w:r>
      <w:r>
        <w:t>.</w:t>
      </w:r>
    </w:p>
    <w:p w14:paraId="20B95FF1" w14:textId="77777777" w:rsidR="00864105" w:rsidRDefault="00A541FA">
      <w:pPr>
        <w:spacing w:before="101"/>
        <w:ind w:left="119" w:right="-17"/>
        <w:rPr>
          <w:sz w:val="20"/>
        </w:rPr>
      </w:pPr>
      <w:r>
        <w:rPr>
          <w:b/>
          <w:sz w:val="20"/>
        </w:rPr>
        <w:t xml:space="preserve">Definition  III.9.  </w:t>
      </w:r>
      <w:r>
        <w:rPr>
          <w:sz w:val="20"/>
        </w:rPr>
        <w:t xml:space="preserve">Transitive container </w:t>
      </w:r>
      <w:r>
        <w:rPr>
          <w:rFonts w:ascii="Bookman Old Style"/>
          <w:i/>
          <w:sz w:val="20"/>
        </w:rPr>
        <w:t>ctner</w:t>
      </w:r>
      <w:r>
        <w:rPr>
          <w:rFonts w:ascii="Verdana"/>
          <w:position w:val="7"/>
          <w:sz w:val="14"/>
        </w:rPr>
        <w:t>+</w:t>
      </w:r>
      <w:r>
        <w:rPr>
          <w:rFonts w:ascii="Tahoma"/>
          <w:sz w:val="20"/>
        </w:rPr>
        <w:t>(</w:t>
      </w:r>
      <w:r>
        <w:rPr>
          <w:rFonts w:ascii="Bookman Old Style"/>
          <w:i/>
          <w:sz w:val="20"/>
        </w:rPr>
        <w:t>v</w:t>
      </w:r>
      <w:r>
        <w:rPr>
          <w:rFonts w:ascii="Tahoma"/>
          <w:sz w:val="20"/>
        </w:rPr>
        <w:t xml:space="preserve">) </w:t>
      </w:r>
      <w:r>
        <w:rPr>
          <w:sz w:val="20"/>
        </w:rPr>
        <w:t>of a  vertex</w:t>
      </w:r>
    </w:p>
    <w:p w14:paraId="02A26976" w14:textId="77777777" w:rsidR="00864105" w:rsidRDefault="00A541FA">
      <w:pPr>
        <w:pStyle w:val="Corpsdetexte"/>
        <w:spacing w:before="4"/>
        <w:ind w:left="119" w:right="-17"/>
      </w:pPr>
      <w:r>
        <w:rPr>
          <w:rFonts w:ascii="Bookman Old Style"/>
          <w:i/>
        </w:rPr>
        <w:t xml:space="preserve">v </w:t>
      </w:r>
      <w:r>
        <w:t xml:space="preserve">of a state machine </w:t>
      </w:r>
      <w:r>
        <w:rPr>
          <w:rFonts w:ascii="Bookman Old Style"/>
          <w:i/>
        </w:rPr>
        <w:t xml:space="preserve">sm </w:t>
      </w:r>
      <w:r>
        <w:t>is defined as   following:</w:t>
      </w:r>
    </w:p>
    <w:p w14:paraId="2BB47D3B" w14:textId="77777777" w:rsidR="00864105" w:rsidRDefault="00A541FA">
      <w:pPr>
        <w:pStyle w:val="Corpsdetexte"/>
        <w:rPr>
          <w:sz w:val="16"/>
        </w:rPr>
      </w:pPr>
      <w:r>
        <w:br w:type="column"/>
      </w:r>
    </w:p>
    <w:p w14:paraId="4634FE1A" w14:textId="77777777" w:rsidR="00864105" w:rsidRDefault="00864105">
      <w:pPr>
        <w:pStyle w:val="Corpsdetexte"/>
        <w:rPr>
          <w:sz w:val="16"/>
        </w:rPr>
      </w:pPr>
    </w:p>
    <w:p w14:paraId="7A0508BA" w14:textId="77777777" w:rsidR="00864105" w:rsidRDefault="00864105">
      <w:pPr>
        <w:pStyle w:val="Corpsdetexte"/>
        <w:spacing w:before="10"/>
        <w:rPr>
          <w:sz w:val="12"/>
        </w:rPr>
      </w:pPr>
    </w:p>
    <w:p w14:paraId="2E2CCD3E" w14:textId="77777777" w:rsidR="00864105" w:rsidRDefault="00A541FA">
      <w:pPr>
        <w:ind w:left="119"/>
        <w:rPr>
          <w:sz w:val="16"/>
        </w:rPr>
      </w:pPr>
      <w:r>
        <w:rPr>
          <w:sz w:val="16"/>
        </w:rPr>
        <w:t xml:space="preserve">Fig. 4.    Concurrency of the ATM  when receiving the </w:t>
      </w:r>
      <w:r>
        <w:rPr>
          <w:i/>
          <w:sz w:val="16"/>
        </w:rPr>
        <w:t xml:space="preserve">verifyingPIN   </w:t>
      </w:r>
      <w:r>
        <w:rPr>
          <w:sz w:val="16"/>
        </w:rPr>
        <w:t>event</w:t>
      </w:r>
    </w:p>
    <w:p w14:paraId="07CA9F2A" w14:textId="77777777" w:rsidR="00864105" w:rsidRDefault="00864105">
      <w:pPr>
        <w:rPr>
          <w:sz w:val="16"/>
        </w:rPr>
        <w:sectPr w:rsidR="00864105">
          <w:type w:val="continuous"/>
          <w:pgSz w:w="12240" w:h="15840"/>
          <w:pgMar w:top="1120" w:right="740" w:bottom="280" w:left="860" w:header="720" w:footer="720" w:gutter="0"/>
          <w:cols w:num="2" w:space="720" w:equalWidth="0">
            <w:col w:w="5141" w:space="216"/>
            <w:col w:w="5283"/>
          </w:cols>
        </w:sectPr>
      </w:pPr>
    </w:p>
    <w:p w14:paraId="0348C75B" w14:textId="77777777" w:rsidR="00864105" w:rsidRDefault="00A541FA">
      <w:pPr>
        <w:spacing w:before="208" w:line="161" w:lineRule="exact"/>
        <w:ind w:left="119" w:right="-12"/>
        <w:rPr>
          <w:rFonts w:ascii="Tahoma"/>
          <w:sz w:val="20"/>
        </w:rPr>
      </w:pPr>
      <w:r>
        <w:rPr>
          <w:rFonts w:ascii="Bookman Old Style"/>
          <w:i/>
          <w:sz w:val="20"/>
        </w:rPr>
        <w:t>ctner</w:t>
      </w:r>
      <w:r>
        <w:rPr>
          <w:rFonts w:ascii="Verdana"/>
          <w:position w:val="8"/>
          <w:sz w:val="14"/>
        </w:rPr>
        <w:t>+</w:t>
      </w:r>
      <w:r>
        <w:rPr>
          <w:rFonts w:ascii="Tahoma"/>
          <w:sz w:val="20"/>
        </w:rPr>
        <w:t>(</w:t>
      </w:r>
      <w:r>
        <w:rPr>
          <w:rFonts w:ascii="Bookman Old Style"/>
          <w:i/>
          <w:sz w:val="20"/>
        </w:rPr>
        <w:t>v</w:t>
      </w:r>
      <w:r>
        <w:rPr>
          <w:rFonts w:ascii="Tahoma"/>
          <w:sz w:val="20"/>
        </w:rPr>
        <w:t>) =</w:t>
      </w:r>
    </w:p>
    <w:p w14:paraId="1A14B146" w14:textId="77777777" w:rsidR="00864105" w:rsidRDefault="00A541FA">
      <w:pPr>
        <w:tabs>
          <w:tab w:val="left" w:pos="2887"/>
        </w:tabs>
        <w:spacing w:line="367" w:lineRule="exact"/>
        <w:ind w:left="15"/>
        <w:rPr>
          <w:sz w:val="20"/>
        </w:rPr>
      </w:pPr>
      <w:r>
        <w:br w:type="column"/>
      </w:r>
      <w:r>
        <w:rPr>
          <w:rFonts w:ascii="Arial"/>
          <w:w w:val="240"/>
          <w:position w:val="18"/>
          <w:sz w:val="20"/>
        </w:rPr>
        <w:t>.</w:t>
      </w:r>
      <w:r>
        <w:rPr>
          <w:rFonts w:ascii="Arial"/>
          <w:spacing w:val="-44"/>
          <w:w w:val="240"/>
          <w:position w:val="18"/>
          <w:sz w:val="20"/>
        </w:rPr>
        <w:t xml:space="preserve"> </w:t>
      </w:r>
      <w:r>
        <w:rPr>
          <w:rFonts w:ascii="Bookman Old Style"/>
          <w:i/>
          <w:w w:val="110"/>
          <w:position w:val="2"/>
          <w:sz w:val="20"/>
        </w:rPr>
        <w:t>sm</w:t>
      </w:r>
      <w:r>
        <w:rPr>
          <w:rFonts w:ascii="Bookman Old Style"/>
          <w:i/>
          <w:w w:val="110"/>
          <w:position w:val="2"/>
          <w:sz w:val="20"/>
        </w:rPr>
        <w:tab/>
      </w:r>
      <w:r>
        <w:rPr>
          <w:rFonts w:ascii="Bookman Old Style"/>
          <w:i/>
          <w:w w:val="105"/>
          <w:position w:val="2"/>
          <w:sz w:val="20"/>
        </w:rPr>
        <w:t>ctner</w:t>
      </w:r>
      <w:r>
        <w:rPr>
          <w:rFonts w:ascii="Tahoma"/>
          <w:w w:val="105"/>
          <w:position w:val="2"/>
          <w:sz w:val="20"/>
        </w:rPr>
        <w:t>(</w:t>
      </w:r>
      <w:r>
        <w:rPr>
          <w:rFonts w:ascii="Bookman Old Style"/>
          <w:i/>
          <w:w w:val="105"/>
          <w:position w:val="2"/>
          <w:sz w:val="20"/>
        </w:rPr>
        <w:t>v</w:t>
      </w:r>
      <w:r>
        <w:rPr>
          <w:rFonts w:ascii="Tahoma"/>
          <w:w w:val="105"/>
          <w:position w:val="2"/>
          <w:sz w:val="20"/>
        </w:rPr>
        <w:t xml:space="preserve">) = </w:t>
      </w:r>
      <w:r>
        <w:rPr>
          <w:rFonts w:ascii="Bookman Old Style"/>
          <w:i/>
          <w:w w:val="105"/>
          <w:position w:val="2"/>
          <w:sz w:val="20"/>
        </w:rPr>
        <w:t>sm</w:t>
      </w:r>
      <w:r>
        <w:rPr>
          <w:w w:val="105"/>
          <w:sz w:val="20"/>
        </w:rPr>
        <w:t xml:space="preserve">run concurrently in two threads </w:t>
      </w:r>
      <w:r>
        <w:rPr>
          <w:i/>
          <w:w w:val="105"/>
          <w:sz w:val="20"/>
        </w:rPr>
        <w:t xml:space="preserve">T3Run </w:t>
      </w:r>
      <w:r>
        <w:rPr>
          <w:w w:val="105"/>
          <w:sz w:val="20"/>
        </w:rPr>
        <w:t xml:space="preserve">and </w:t>
      </w:r>
      <w:r>
        <w:rPr>
          <w:i/>
          <w:w w:val="105"/>
          <w:sz w:val="20"/>
        </w:rPr>
        <w:t>T4Run</w:t>
      </w:r>
      <w:r>
        <w:rPr>
          <w:w w:val="105"/>
          <w:sz w:val="20"/>
        </w:rPr>
        <w:t>,</w:t>
      </w:r>
      <w:r>
        <w:rPr>
          <w:spacing w:val="-3"/>
          <w:w w:val="105"/>
          <w:sz w:val="20"/>
        </w:rPr>
        <w:t xml:space="preserve"> </w:t>
      </w:r>
      <w:r>
        <w:rPr>
          <w:w w:val="105"/>
          <w:sz w:val="20"/>
        </w:rPr>
        <w:t>respec-</w:t>
      </w:r>
    </w:p>
    <w:p w14:paraId="26E17B4A" w14:textId="77777777" w:rsidR="00864105" w:rsidRDefault="00864105">
      <w:pPr>
        <w:spacing w:line="367" w:lineRule="exact"/>
        <w:rPr>
          <w:sz w:val="20"/>
        </w:rPr>
        <w:sectPr w:rsidR="00864105">
          <w:type w:val="continuous"/>
          <w:pgSz w:w="12240" w:h="15840"/>
          <w:pgMar w:top="1120" w:right="740" w:bottom="280" w:left="860" w:header="720" w:footer="720" w:gutter="0"/>
          <w:cols w:num="2" w:space="720" w:equalWidth="0">
            <w:col w:w="1187" w:space="40"/>
            <w:col w:w="9413"/>
          </w:cols>
        </w:sectPr>
      </w:pPr>
    </w:p>
    <w:p w14:paraId="33437A7C" w14:textId="77777777" w:rsidR="00864105" w:rsidRDefault="00A541FA">
      <w:pPr>
        <w:spacing w:line="231" w:lineRule="exact"/>
        <w:ind w:left="1490" w:right="-17"/>
        <w:rPr>
          <w:rFonts w:ascii="Bookman Old Style" w:hAnsi="Bookman Old Style"/>
          <w:i/>
          <w:sz w:val="20"/>
        </w:rPr>
      </w:pPr>
      <w:r>
        <w:rPr>
          <w:rFonts w:ascii="Bookman Old Style" w:hAnsi="Bookman Old Style"/>
          <w:i/>
          <w:sz w:val="20"/>
        </w:rPr>
        <w:t>ctner</w:t>
      </w:r>
      <w:r>
        <w:rPr>
          <w:rFonts w:ascii="Tahoma" w:hAnsi="Tahoma"/>
          <w:sz w:val="20"/>
        </w:rPr>
        <w:t>(</w:t>
      </w:r>
      <w:r>
        <w:rPr>
          <w:rFonts w:ascii="Bookman Old Style" w:hAnsi="Bookman Old Style"/>
          <w:i/>
          <w:sz w:val="20"/>
        </w:rPr>
        <w:t>v</w:t>
      </w:r>
      <w:r>
        <w:rPr>
          <w:rFonts w:ascii="Tahoma" w:hAnsi="Tahoma"/>
          <w:sz w:val="20"/>
        </w:rPr>
        <w:t xml:space="preserve">) </w:t>
      </w:r>
      <w:r>
        <w:rPr>
          <w:rFonts w:ascii="Meiryo" w:hAnsi="Meiryo"/>
          <w:i/>
          <w:sz w:val="20"/>
        </w:rPr>
        <w:t xml:space="preserve">∪ </w:t>
      </w:r>
      <w:r>
        <w:rPr>
          <w:rFonts w:ascii="Bookman Old Style" w:hAnsi="Bookman Old Style"/>
          <w:i/>
          <w:sz w:val="20"/>
        </w:rPr>
        <w:t>ctner</w:t>
      </w:r>
      <w:r>
        <w:rPr>
          <w:rFonts w:ascii="Verdana" w:hAnsi="Verdana"/>
          <w:position w:val="7"/>
          <w:sz w:val="14"/>
        </w:rPr>
        <w:t>+</w:t>
      </w:r>
      <w:r>
        <w:rPr>
          <w:rFonts w:ascii="Tahoma" w:hAnsi="Tahoma"/>
          <w:sz w:val="20"/>
        </w:rPr>
        <w:t>(</w:t>
      </w:r>
      <w:r>
        <w:rPr>
          <w:rFonts w:ascii="Bookman Old Style" w:hAnsi="Bookman Old Style"/>
          <w:i/>
          <w:sz w:val="20"/>
        </w:rPr>
        <w:t>ctner</w:t>
      </w:r>
      <w:r>
        <w:rPr>
          <w:rFonts w:ascii="Tahoma" w:hAnsi="Tahoma"/>
          <w:sz w:val="20"/>
        </w:rPr>
        <w:t>(</w:t>
      </w:r>
      <w:r>
        <w:rPr>
          <w:rFonts w:ascii="Bookman Old Style" w:hAnsi="Bookman Old Style"/>
          <w:i/>
          <w:sz w:val="20"/>
        </w:rPr>
        <w:t>v</w:t>
      </w:r>
      <w:r>
        <w:rPr>
          <w:rFonts w:ascii="Tahoma" w:hAnsi="Tahoma"/>
          <w:sz w:val="20"/>
        </w:rPr>
        <w:t xml:space="preserve">)) </w:t>
      </w:r>
      <w:r>
        <w:rPr>
          <w:rFonts w:ascii="Bookman Old Style" w:hAnsi="Bookman Old Style"/>
          <w:i/>
          <w:sz w:val="20"/>
        </w:rPr>
        <w:t>otherwise</w:t>
      </w:r>
    </w:p>
    <w:p w14:paraId="3EBEAE27" w14:textId="77777777" w:rsidR="00864105" w:rsidRDefault="00A541FA">
      <w:pPr>
        <w:pStyle w:val="Corpsdetexte"/>
        <w:spacing w:line="196" w:lineRule="exact"/>
        <w:jc w:val="right"/>
      </w:pPr>
      <w:r>
        <w:rPr>
          <w:w w:val="95"/>
        </w:rPr>
        <w:t>(1)</w:t>
      </w:r>
    </w:p>
    <w:p w14:paraId="342BF678" w14:textId="77777777" w:rsidR="00864105" w:rsidRDefault="00A541FA">
      <w:pPr>
        <w:pStyle w:val="Corpsdetexte"/>
        <w:spacing w:before="176" w:line="237" w:lineRule="exact"/>
        <w:ind w:left="318" w:right="-17"/>
      </w:pPr>
      <w:r>
        <w:t xml:space="preserve">Similarly, </w:t>
      </w:r>
      <w:r>
        <w:rPr>
          <w:rFonts w:ascii="Bookman Old Style"/>
          <w:i/>
        </w:rPr>
        <w:t>subvts</w:t>
      </w:r>
      <w:r>
        <w:rPr>
          <w:rFonts w:ascii="Verdana"/>
          <w:position w:val="7"/>
          <w:sz w:val="14"/>
        </w:rPr>
        <w:t>+</w:t>
      </w:r>
      <w:r>
        <w:rPr>
          <w:rFonts w:ascii="Tahoma"/>
        </w:rPr>
        <w:t>(</w:t>
      </w:r>
      <w:r>
        <w:rPr>
          <w:rFonts w:ascii="Bookman Old Style"/>
          <w:i/>
        </w:rPr>
        <w:t>v</w:t>
      </w:r>
      <w:r>
        <w:rPr>
          <w:rFonts w:ascii="Tahoma"/>
        </w:rPr>
        <w:t xml:space="preserve">) </w:t>
      </w:r>
      <w:r>
        <w:t>is a set of transitive sub-vertexes.</w:t>
      </w:r>
    </w:p>
    <w:p w14:paraId="159B2D71" w14:textId="77777777" w:rsidR="00864105" w:rsidRDefault="00A541FA">
      <w:pPr>
        <w:pStyle w:val="Corpsdetexte"/>
        <w:spacing w:line="230" w:lineRule="auto"/>
        <w:ind w:left="119" w:firstLine="199"/>
        <w:jc w:val="both"/>
      </w:pPr>
      <w:r>
        <w:t xml:space="preserve">A state machine </w:t>
      </w:r>
      <w:r>
        <w:rPr>
          <w:rFonts w:ascii="Bookman Old Style"/>
          <w:i/>
        </w:rPr>
        <w:t xml:space="preserve">sm </w:t>
      </w:r>
      <w:r>
        <w:rPr>
          <w:rFonts w:ascii="Tahoma"/>
        </w:rPr>
        <w:t xml:space="preserve">= </w:t>
      </w:r>
      <w:r>
        <w:rPr>
          <w:rFonts w:ascii="Meiryo"/>
          <w:i/>
          <w:spacing w:val="3"/>
        </w:rPr>
        <w:t>{</w:t>
      </w:r>
      <w:r>
        <w:rPr>
          <w:rFonts w:ascii="Bookman Old Style"/>
          <w:i/>
          <w:spacing w:val="3"/>
        </w:rPr>
        <w:t xml:space="preserve">V, </w:t>
      </w:r>
      <w:r>
        <w:rPr>
          <w:rFonts w:ascii="Bookman Old Style"/>
          <w:i/>
        </w:rPr>
        <w:t xml:space="preserve">T </w:t>
      </w:r>
      <w:r>
        <w:rPr>
          <w:rFonts w:ascii="Meiryo"/>
          <w:i/>
        </w:rPr>
        <w:t xml:space="preserve">} </w:t>
      </w:r>
      <w:r>
        <w:t>is validated if an</w:t>
      </w:r>
      <w:r>
        <w:rPr>
          <w:spacing w:val="-30"/>
        </w:rPr>
        <w:t xml:space="preserve"> </w:t>
      </w:r>
      <w:r>
        <w:t>associated set of constraints is validated. The set is not presented here  due to space  limitation.</w:t>
      </w:r>
    </w:p>
    <w:p w14:paraId="7D2B0557" w14:textId="77777777" w:rsidR="00864105" w:rsidRDefault="00A541FA">
      <w:pPr>
        <w:pStyle w:val="Corpsdetexte"/>
        <w:spacing w:before="128" w:line="247" w:lineRule="auto"/>
        <w:ind w:left="119"/>
        <w:jc w:val="both"/>
      </w:pPr>
      <w:r>
        <w:rPr>
          <w:b/>
        </w:rPr>
        <w:t xml:space="preserve">Definition III.10. </w:t>
      </w:r>
      <w:r>
        <w:t xml:space="preserve">Current active configuration </w:t>
      </w:r>
      <w:r>
        <w:rPr>
          <w:rFonts w:ascii="Bookman Old Style"/>
          <w:i/>
        </w:rPr>
        <w:t xml:space="preserve">Cfg </w:t>
      </w:r>
      <w:r>
        <w:t>of a UML state machine sm is a set of candidate UML states which are able to process an incoming  event.</w:t>
      </w:r>
    </w:p>
    <w:p w14:paraId="7678CAC5" w14:textId="77777777" w:rsidR="00864105" w:rsidRDefault="00864105">
      <w:pPr>
        <w:pStyle w:val="Corpsdetexte"/>
        <w:spacing w:before="4"/>
        <w:rPr>
          <w:sz w:val="19"/>
        </w:rPr>
      </w:pPr>
    </w:p>
    <w:p w14:paraId="1307E4A0" w14:textId="77777777" w:rsidR="00864105" w:rsidRDefault="00A541FA">
      <w:pPr>
        <w:pStyle w:val="Paragraphedeliste"/>
        <w:numPr>
          <w:ilvl w:val="0"/>
          <w:numId w:val="8"/>
        </w:numPr>
        <w:tabs>
          <w:tab w:val="left" w:pos="391"/>
        </w:tabs>
        <w:ind w:hanging="271"/>
        <w:jc w:val="both"/>
        <w:rPr>
          <w:i/>
          <w:sz w:val="20"/>
        </w:rPr>
      </w:pPr>
      <w:r>
        <w:rPr>
          <w:i/>
          <w:sz w:val="20"/>
        </w:rPr>
        <w:t xml:space="preserve">Thread-based Concurrency for UML State </w:t>
      </w:r>
      <w:r>
        <w:rPr>
          <w:i/>
          <w:spacing w:val="11"/>
          <w:sz w:val="20"/>
        </w:rPr>
        <w:t xml:space="preserve"> </w:t>
      </w:r>
      <w:r>
        <w:rPr>
          <w:i/>
          <w:sz w:val="20"/>
        </w:rPr>
        <w:t>Machine</w:t>
      </w:r>
    </w:p>
    <w:p w14:paraId="30DA87BF" w14:textId="77777777" w:rsidR="00864105" w:rsidRDefault="00A541FA">
      <w:pPr>
        <w:pStyle w:val="Paragraphedeliste"/>
        <w:numPr>
          <w:ilvl w:val="0"/>
          <w:numId w:val="7"/>
        </w:numPr>
        <w:tabs>
          <w:tab w:val="left" w:pos="585"/>
        </w:tabs>
        <w:spacing w:before="148" w:line="249" w:lineRule="auto"/>
        <w:ind w:firstLine="199"/>
        <w:jc w:val="both"/>
        <w:rPr>
          <w:sz w:val="20"/>
        </w:rPr>
      </w:pPr>
      <w:commentRangeStart w:id="62"/>
      <w:r>
        <w:rPr>
          <w:i/>
          <w:sz w:val="20"/>
        </w:rPr>
        <w:t xml:space="preserve">Thread-based concurrency analysis: </w:t>
      </w:r>
      <w:r>
        <w:rPr>
          <w:sz w:val="20"/>
        </w:rPr>
        <w:t xml:space="preserve">Let us give an analysis on the state machine example in Fig. 3. Assuming  that </w:t>
      </w:r>
      <w:r>
        <w:rPr>
          <w:i/>
          <w:sz w:val="20"/>
        </w:rPr>
        <w:t xml:space="preserve">Idle </w:t>
      </w:r>
      <w:r>
        <w:rPr>
          <w:sz w:val="20"/>
        </w:rPr>
        <w:t xml:space="preserve">is the current active state and a </w:t>
      </w:r>
      <w:r>
        <w:rPr>
          <w:i/>
          <w:sz w:val="20"/>
        </w:rPr>
        <w:t xml:space="preserve">verifyPIN </w:t>
      </w:r>
      <w:r>
        <w:rPr>
          <w:sz w:val="20"/>
        </w:rPr>
        <w:t xml:space="preserve">event is coming. The </w:t>
      </w:r>
      <w:r>
        <w:rPr>
          <w:i/>
          <w:sz w:val="20"/>
        </w:rPr>
        <w:t xml:space="preserve">doActivity </w:t>
      </w:r>
      <w:r>
        <w:rPr>
          <w:sz w:val="20"/>
        </w:rPr>
        <w:t xml:space="preserve">behavior of </w:t>
      </w:r>
      <w:r>
        <w:rPr>
          <w:i/>
          <w:sz w:val="20"/>
        </w:rPr>
        <w:t xml:space="preserve">Idle doActivity(Idle) </w:t>
      </w:r>
      <w:r>
        <w:rPr>
          <w:sz w:val="20"/>
        </w:rPr>
        <w:t xml:space="preserve">(if has) is terminated, </w:t>
      </w:r>
      <w:r>
        <w:rPr>
          <w:i/>
          <w:sz w:val="20"/>
        </w:rPr>
        <w:t xml:space="preserve">exit(Idle) </w:t>
      </w:r>
      <w:r>
        <w:rPr>
          <w:sz w:val="20"/>
        </w:rPr>
        <w:t xml:space="preserve">and the </w:t>
      </w:r>
      <w:r>
        <w:rPr>
          <w:i/>
          <w:sz w:val="20"/>
        </w:rPr>
        <w:t xml:space="preserve">effect(t2) </w:t>
      </w:r>
      <w:r>
        <w:rPr>
          <w:sz w:val="20"/>
        </w:rPr>
        <w:t>(</w:t>
      </w:r>
      <w:r>
        <w:rPr>
          <w:i/>
          <w:sz w:val="20"/>
        </w:rPr>
        <w:t>T2Effect</w:t>
      </w:r>
      <w:r>
        <w:rPr>
          <w:sz w:val="20"/>
        </w:rPr>
        <w:t>) are executed sequentially. These actions are run in a state</w:t>
      </w:r>
      <w:r>
        <w:rPr>
          <w:spacing w:val="-1"/>
          <w:sz w:val="20"/>
        </w:rPr>
        <w:t xml:space="preserve"> </w:t>
      </w:r>
      <w:r>
        <w:rPr>
          <w:sz w:val="20"/>
        </w:rPr>
        <w:t xml:space="preserve">machine main thread which reads incoming events from a "first in, first out" (FIFO) priority queue. Fig. 4 shows the activity diagram representing the concurrency processing </w:t>
      </w:r>
      <w:r>
        <w:rPr>
          <w:i/>
          <w:sz w:val="20"/>
        </w:rPr>
        <w:t>verifyPIN</w:t>
      </w:r>
      <w:r>
        <w:rPr>
          <w:sz w:val="20"/>
        </w:rPr>
        <w:t>,</w:t>
      </w:r>
      <w:r>
        <w:rPr>
          <w:spacing w:val="43"/>
          <w:sz w:val="20"/>
        </w:rPr>
        <w:t xml:space="preserve"> </w:t>
      </w:r>
      <w:r>
        <w:rPr>
          <w:sz w:val="20"/>
        </w:rPr>
        <w:t>in</w:t>
      </w:r>
      <w:r>
        <w:rPr>
          <w:spacing w:val="28"/>
          <w:sz w:val="20"/>
        </w:rPr>
        <w:t xml:space="preserve"> </w:t>
      </w:r>
      <w:r>
        <w:rPr>
          <w:sz w:val="20"/>
        </w:rPr>
        <w:t>which</w:t>
      </w:r>
      <w:r>
        <w:rPr>
          <w:w w:val="99"/>
          <w:sz w:val="20"/>
        </w:rPr>
        <w:t xml:space="preserve"> </w:t>
      </w:r>
      <w:r>
        <w:rPr>
          <w:sz w:val="20"/>
        </w:rPr>
        <w:t xml:space="preserve">each partition represents a thread. </w:t>
      </w:r>
      <w:r>
        <w:rPr>
          <w:i/>
          <w:sz w:val="20"/>
        </w:rPr>
        <w:t xml:space="preserve">effect(t3) </w:t>
      </w:r>
      <w:r>
        <w:rPr>
          <w:sz w:val="20"/>
        </w:rPr>
        <w:t xml:space="preserve">and </w:t>
      </w:r>
      <w:r>
        <w:rPr>
          <w:i/>
          <w:sz w:val="20"/>
        </w:rPr>
        <w:t>effect(t</w:t>
      </w:r>
      <w:ins w:id="63" w:author="RADERMACHER Ansgar 206501" w:date="2016-06-06T17:10:00Z">
        <w:r w:rsidR="00B26268">
          <w:rPr>
            <w:i/>
            <w:sz w:val="20"/>
          </w:rPr>
          <w:t>4</w:t>
        </w:r>
      </w:ins>
      <w:del w:id="64" w:author="RADERMACHER Ansgar 206501" w:date="2016-06-06T17:10:00Z">
        <w:r w:rsidDel="00B26268">
          <w:rPr>
            <w:i/>
            <w:sz w:val="20"/>
          </w:rPr>
          <w:delText>3</w:delText>
        </w:r>
      </w:del>
      <w:r>
        <w:rPr>
          <w:i/>
          <w:sz w:val="20"/>
        </w:rPr>
        <w:t xml:space="preserve">)  </w:t>
      </w:r>
      <w:r>
        <w:rPr>
          <w:i/>
          <w:spacing w:val="44"/>
          <w:sz w:val="20"/>
        </w:rPr>
        <w:t xml:space="preserve"> </w:t>
      </w:r>
      <w:r>
        <w:rPr>
          <w:sz w:val="20"/>
        </w:rPr>
        <w:t>are</w:t>
      </w:r>
      <w:commentRangeEnd w:id="62"/>
      <w:r w:rsidR="00B26268">
        <w:rPr>
          <w:rStyle w:val="Marquedecommentaire"/>
        </w:rPr>
        <w:commentReference w:id="62"/>
      </w:r>
    </w:p>
    <w:p w14:paraId="4A967803" w14:textId="77777777" w:rsidR="00864105" w:rsidRDefault="00A541FA">
      <w:pPr>
        <w:pStyle w:val="Corpsdetexte"/>
        <w:spacing w:before="7" w:line="249" w:lineRule="auto"/>
        <w:ind w:left="119" w:right="237"/>
        <w:jc w:val="both"/>
      </w:pPr>
      <w:r>
        <w:br w:type="column"/>
      </w:r>
      <w:r>
        <w:rPr>
          <w:spacing w:val="-3"/>
        </w:rPr>
        <w:t xml:space="preserve">tively, </w:t>
      </w:r>
      <w:r>
        <w:t>since the transitions owning these effects outgo from a fork</w:t>
      </w:r>
      <w:r>
        <w:rPr>
          <w:spacing w:val="-6"/>
        </w:rPr>
        <w:t xml:space="preserve"> </w:t>
      </w:r>
      <w:r>
        <w:t>pseudo</w:t>
      </w:r>
      <w:r>
        <w:rPr>
          <w:spacing w:val="-6"/>
        </w:rPr>
        <w:t xml:space="preserve"> </w:t>
      </w:r>
      <w:r>
        <w:t>state.</w:t>
      </w:r>
      <w:r>
        <w:rPr>
          <w:spacing w:val="-6"/>
        </w:rPr>
        <w:t xml:space="preserve"> </w:t>
      </w:r>
      <w:r>
        <w:t>The</w:t>
      </w:r>
      <w:r>
        <w:rPr>
          <w:spacing w:val="-5"/>
        </w:rPr>
        <w:t xml:space="preserve"> </w:t>
      </w:r>
      <w:r>
        <w:t>entry</w:t>
      </w:r>
      <w:r>
        <w:rPr>
          <w:spacing w:val="-6"/>
        </w:rPr>
        <w:t xml:space="preserve"> </w:t>
      </w:r>
      <w:r>
        <w:t>action</w:t>
      </w:r>
      <w:r>
        <w:rPr>
          <w:spacing w:val="-6"/>
        </w:rPr>
        <w:t xml:space="preserve"> </w:t>
      </w:r>
      <w:r>
        <w:rPr>
          <w:i/>
        </w:rPr>
        <w:t>entry(Verifying)</w:t>
      </w:r>
      <w:r>
        <w:rPr>
          <w:i/>
          <w:spacing w:val="-6"/>
        </w:rPr>
        <w:t xml:space="preserve"> </w:t>
      </w:r>
      <w:r>
        <w:t>is</w:t>
      </w:r>
      <w:r>
        <w:rPr>
          <w:spacing w:val="-6"/>
        </w:rPr>
        <w:t xml:space="preserve"> </w:t>
      </w:r>
      <w:r>
        <w:t xml:space="preserve">executed following the termination of the two </w:t>
      </w:r>
      <w:r>
        <w:rPr>
          <w:spacing w:val="45"/>
        </w:rPr>
        <w:t xml:space="preserve"> </w:t>
      </w:r>
      <w:r>
        <w:t>threads.</w:t>
      </w:r>
    </w:p>
    <w:p w14:paraId="0986EBD3" w14:textId="77777777" w:rsidR="00864105" w:rsidRDefault="00A541FA">
      <w:pPr>
        <w:spacing w:before="72" w:line="249" w:lineRule="auto"/>
        <w:ind w:left="119" w:right="237" w:firstLine="199"/>
        <w:jc w:val="both"/>
        <w:rPr>
          <w:sz w:val="20"/>
        </w:rPr>
      </w:pPr>
      <w:r>
        <w:rPr>
          <w:sz w:val="20"/>
        </w:rPr>
        <w:t xml:space="preserve">UML says that </w:t>
      </w:r>
      <w:commentRangeStart w:id="65"/>
      <w:r>
        <w:rPr>
          <w:i/>
          <w:sz w:val="20"/>
        </w:rPr>
        <w:t>doActivity(Verifying)</w:t>
      </w:r>
      <w:r>
        <w:rPr>
          <w:sz w:val="20"/>
        </w:rPr>
        <w:t xml:space="preserve">, </w:t>
      </w:r>
      <w:r>
        <w:rPr>
          <w:i/>
          <w:sz w:val="20"/>
        </w:rPr>
        <w:t xml:space="preserve">entry(VerifyingCard) </w:t>
      </w:r>
      <w:r>
        <w:rPr>
          <w:sz w:val="20"/>
        </w:rPr>
        <w:t xml:space="preserve">and </w:t>
      </w:r>
      <w:r>
        <w:rPr>
          <w:i/>
          <w:sz w:val="20"/>
        </w:rPr>
        <w:t xml:space="preserve">entry(VerifyingPIN) </w:t>
      </w:r>
      <w:r>
        <w:rPr>
          <w:sz w:val="20"/>
        </w:rPr>
        <w:t>should be concurrently executed</w:t>
      </w:r>
      <w:r>
        <w:rPr>
          <w:spacing w:val="-25"/>
          <w:sz w:val="20"/>
        </w:rPr>
        <w:t xml:space="preserve"> </w:t>
      </w:r>
      <w:r>
        <w:rPr>
          <w:sz w:val="20"/>
        </w:rPr>
        <w:t xml:space="preserve">upon the completion of </w:t>
      </w:r>
      <w:r>
        <w:rPr>
          <w:i/>
          <w:sz w:val="20"/>
        </w:rPr>
        <w:t>entry(Verifying)</w:t>
      </w:r>
      <w:r>
        <w:rPr>
          <w:sz w:val="20"/>
        </w:rPr>
        <w:t xml:space="preserve">, which is represented by     a fork node, in which a </w:t>
      </w:r>
      <w:r>
        <w:rPr>
          <w:i/>
          <w:sz w:val="20"/>
        </w:rPr>
        <w:t xml:space="preserve">Start </w:t>
      </w:r>
      <w:r>
        <w:rPr>
          <w:sz w:val="20"/>
        </w:rPr>
        <w:t xml:space="preserve">signal is sent to </w:t>
      </w:r>
      <w:r>
        <w:rPr>
          <w:i/>
          <w:spacing w:val="-3"/>
          <w:sz w:val="20"/>
        </w:rPr>
        <w:t xml:space="preserve">Verifying-  </w:t>
      </w:r>
      <w:r>
        <w:rPr>
          <w:i/>
          <w:sz w:val="20"/>
        </w:rPr>
        <w:t xml:space="preserve">DoRun </w:t>
      </w:r>
      <w:r>
        <w:rPr>
          <w:sz w:val="20"/>
        </w:rPr>
        <w:t xml:space="preserve">in order for commencing </w:t>
      </w:r>
      <w:r>
        <w:rPr>
          <w:i/>
          <w:sz w:val="20"/>
        </w:rPr>
        <w:t>doActivity(Verifying)</w:t>
      </w:r>
      <w:r>
        <w:rPr>
          <w:sz w:val="20"/>
        </w:rPr>
        <w:t xml:space="preserve">. The executions of the </w:t>
      </w:r>
      <w:r>
        <w:rPr>
          <w:i/>
          <w:sz w:val="20"/>
        </w:rPr>
        <w:t>doActivity</w:t>
      </w:r>
      <w:r>
        <w:rPr>
          <w:sz w:val="20"/>
        </w:rPr>
        <w:t xml:space="preserve">s of the states </w:t>
      </w:r>
      <w:r>
        <w:rPr>
          <w:i/>
          <w:spacing w:val="-3"/>
          <w:sz w:val="20"/>
        </w:rPr>
        <w:t xml:space="preserve">VerifyingCard </w:t>
      </w:r>
      <w:r>
        <w:rPr>
          <w:sz w:val="20"/>
        </w:rPr>
        <w:t xml:space="preserve">and </w:t>
      </w:r>
      <w:r>
        <w:rPr>
          <w:i/>
          <w:sz w:val="20"/>
        </w:rPr>
        <w:t>VerifyingPIN</w:t>
      </w:r>
      <w:r>
        <w:rPr>
          <w:i/>
          <w:spacing w:val="2"/>
          <w:sz w:val="20"/>
        </w:rPr>
        <w:t xml:space="preserve"> </w:t>
      </w:r>
      <w:r>
        <w:rPr>
          <w:sz w:val="20"/>
        </w:rPr>
        <w:t>are</w:t>
      </w:r>
      <w:r>
        <w:rPr>
          <w:spacing w:val="-9"/>
          <w:sz w:val="20"/>
        </w:rPr>
        <w:t xml:space="preserve"> </w:t>
      </w:r>
      <w:r>
        <w:rPr>
          <w:sz w:val="20"/>
        </w:rPr>
        <w:t>also</w:t>
      </w:r>
      <w:r>
        <w:rPr>
          <w:spacing w:val="-9"/>
          <w:sz w:val="20"/>
        </w:rPr>
        <w:t xml:space="preserve"> </w:t>
      </w:r>
      <w:r>
        <w:rPr>
          <w:sz w:val="20"/>
        </w:rPr>
        <w:t>concurrent.</w:t>
      </w:r>
      <w:r>
        <w:rPr>
          <w:spacing w:val="-9"/>
          <w:sz w:val="20"/>
        </w:rPr>
        <w:t xml:space="preserve"> </w:t>
      </w:r>
      <w:r>
        <w:rPr>
          <w:sz w:val="20"/>
        </w:rPr>
        <w:t>Also,</w:t>
      </w:r>
      <w:r>
        <w:rPr>
          <w:spacing w:val="-9"/>
          <w:sz w:val="20"/>
        </w:rPr>
        <w:t xml:space="preserve"> </w:t>
      </w:r>
      <w:r>
        <w:rPr>
          <w:sz w:val="20"/>
        </w:rPr>
        <w:t>upon</w:t>
      </w:r>
      <w:r>
        <w:rPr>
          <w:spacing w:val="-9"/>
          <w:sz w:val="20"/>
        </w:rPr>
        <w:t xml:space="preserve"> </w:t>
      </w:r>
      <w:r>
        <w:rPr>
          <w:sz w:val="20"/>
        </w:rPr>
        <w:t>the</w:t>
      </w:r>
      <w:r>
        <w:rPr>
          <w:spacing w:val="-9"/>
          <w:sz w:val="20"/>
        </w:rPr>
        <w:t xml:space="preserve"> </w:t>
      </w:r>
      <w:r>
        <w:rPr>
          <w:sz w:val="20"/>
        </w:rPr>
        <w:t>completion</w:t>
      </w:r>
      <w:r>
        <w:rPr>
          <w:spacing w:val="-9"/>
          <w:sz w:val="20"/>
        </w:rPr>
        <w:t xml:space="preserve"> </w:t>
      </w:r>
      <w:r>
        <w:rPr>
          <w:sz w:val="20"/>
        </w:rPr>
        <w:t xml:space="preserve">of </w:t>
      </w:r>
      <w:r>
        <w:rPr>
          <w:i/>
          <w:sz w:val="20"/>
        </w:rPr>
        <w:t xml:space="preserve">entry(VerifyingCard) </w:t>
      </w:r>
      <w:r>
        <w:rPr>
          <w:sz w:val="20"/>
        </w:rPr>
        <w:t xml:space="preserve">and </w:t>
      </w:r>
      <w:r>
        <w:rPr>
          <w:i/>
          <w:sz w:val="20"/>
        </w:rPr>
        <w:t>entry(VerifyingPIN)</w:t>
      </w:r>
      <w:r>
        <w:rPr>
          <w:sz w:val="20"/>
        </w:rPr>
        <w:t>, the main</w:t>
      </w:r>
      <w:r>
        <w:rPr>
          <w:spacing w:val="-26"/>
          <w:sz w:val="20"/>
        </w:rPr>
        <w:t xml:space="preserve"> </w:t>
      </w:r>
      <w:r>
        <w:rPr>
          <w:sz w:val="20"/>
        </w:rPr>
        <w:t xml:space="preserve">thread completes the processing of the </w:t>
      </w:r>
      <w:r>
        <w:rPr>
          <w:i/>
          <w:sz w:val="20"/>
        </w:rPr>
        <w:t xml:space="preserve">verifyPIN </w:t>
      </w:r>
      <w:r>
        <w:rPr>
          <w:sz w:val="20"/>
        </w:rPr>
        <w:t xml:space="preserve">event, reads next events from the queue or waits for next event  </w:t>
      </w:r>
      <w:r>
        <w:rPr>
          <w:spacing w:val="34"/>
          <w:sz w:val="20"/>
        </w:rPr>
        <w:t xml:space="preserve"> </w:t>
      </w:r>
      <w:r>
        <w:rPr>
          <w:sz w:val="20"/>
        </w:rPr>
        <w:t>occurrences.</w:t>
      </w:r>
      <w:commentRangeEnd w:id="65"/>
      <w:r w:rsidR="00664A94">
        <w:rPr>
          <w:rStyle w:val="Marquedecommentaire"/>
        </w:rPr>
        <w:commentReference w:id="65"/>
      </w:r>
    </w:p>
    <w:p w14:paraId="1811C43D" w14:textId="77777777" w:rsidR="00864105" w:rsidRDefault="00A541FA">
      <w:pPr>
        <w:spacing w:before="72" w:line="249" w:lineRule="auto"/>
        <w:ind w:left="119" w:right="237" w:firstLine="199"/>
        <w:jc w:val="both"/>
        <w:rPr>
          <w:sz w:val="20"/>
        </w:rPr>
      </w:pPr>
      <w:r>
        <w:rPr>
          <w:sz w:val="20"/>
        </w:rPr>
        <w:t xml:space="preserve">If no event is coming, and </w:t>
      </w:r>
      <w:r>
        <w:rPr>
          <w:i/>
          <w:sz w:val="20"/>
        </w:rPr>
        <w:t xml:space="preserve">doActivity(VerifyingCard) </w:t>
      </w:r>
      <w:r>
        <w:rPr>
          <w:sz w:val="20"/>
        </w:rPr>
        <w:t xml:space="preserve">and </w:t>
      </w:r>
      <w:r>
        <w:rPr>
          <w:i/>
          <w:sz w:val="20"/>
        </w:rPr>
        <w:t xml:space="preserve">doActivity(VerifyingPIN) </w:t>
      </w:r>
      <w:r>
        <w:rPr>
          <w:sz w:val="20"/>
        </w:rPr>
        <w:t xml:space="preserve">are long actions (e.g. forever loops inside), the state machine remains its active configuration and three concurrent actions including </w:t>
      </w:r>
      <w:r>
        <w:rPr>
          <w:i/>
          <w:sz w:val="20"/>
        </w:rPr>
        <w:t>wait for events</w:t>
      </w:r>
      <w:r>
        <w:rPr>
          <w:sz w:val="20"/>
        </w:rPr>
        <w:t xml:space="preserve">, </w:t>
      </w:r>
      <w:r>
        <w:rPr>
          <w:i/>
          <w:sz w:val="20"/>
        </w:rPr>
        <w:t>doActiv- ity(VerifyingCard)</w:t>
      </w:r>
      <w:r>
        <w:rPr>
          <w:sz w:val="20"/>
        </w:rPr>
        <w:t xml:space="preserve">, and </w:t>
      </w:r>
      <w:r>
        <w:rPr>
          <w:i/>
          <w:sz w:val="20"/>
        </w:rPr>
        <w:t xml:space="preserve">doActivity(VerifyingPIN) </w:t>
      </w:r>
      <w:r>
        <w:rPr>
          <w:sz w:val="20"/>
        </w:rPr>
        <w:t>are perma- nently run.</w:t>
      </w:r>
    </w:p>
    <w:p w14:paraId="7CA20FAE" w14:textId="77777777" w:rsidR="00864105" w:rsidRDefault="00A541FA">
      <w:pPr>
        <w:spacing w:before="72" w:line="249" w:lineRule="auto"/>
        <w:ind w:left="119" w:right="237" w:firstLine="199"/>
        <w:jc w:val="both"/>
        <w:rPr>
          <w:sz w:val="20"/>
        </w:rPr>
      </w:pPr>
      <w:r>
        <w:rPr>
          <w:sz w:val="20"/>
        </w:rPr>
        <w:t xml:space="preserve">The termination time of </w:t>
      </w:r>
      <w:r>
        <w:rPr>
          <w:i/>
          <w:sz w:val="20"/>
        </w:rPr>
        <w:t xml:space="preserve">doActivity(VerifyingCard) </w:t>
      </w:r>
      <w:r>
        <w:rPr>
          <w:sz w:val="20"/>
        </w:rPr>
        <w:t xml:space="preserve">and </w:t>
      </w:r>
      <w:r>
        <w:rPr>
          <w:i/>
          <w:sz w:val="20"/>
        </w:rPr>
        <w:t xml:space="preserve">doActivity(VerifyingPIN) </w:t>
      </w:r>
      <w:r>
        <w:rPr>
          <w:sz w:val="20"/>
        </w:rPr>
        <w:t>is non-deterministic. However, a completion event is generated and pushed to the event    queue</w:t>
      </w:r>
    </w:p>
    <w:p w14:paraId="704076E7" w14:textId="77777777" w:rsidR="00864105" w:rsidRDefault="00864105">
      <w:pPr>
        <w:spacing w:line="249" w:lineRule="auto"/>
        <w:jc w:val="both"/>
        <w:rPr>
          <w:sz w:val="20"/>
        </w:rPr>
        <w:sectPr w:rsidR="00864105">
          <w:type w:val="continuous"/>
          <w:pgSz w:w="12240" w:h="15840"/>
          <w:pgMar w:top="1120" w:right="740" w:bottom="280" w:left="860" w:header="720" w:footer="720" w:gutter="0"/>
          <w:cols w:num="2" w:space="720" w:equalWidth="0">
            <w:col w:w="5141" w:space="119"/>
            <w:col w:w="5380"/>
          </w:cols>
        </w:sectPr>
      </w:pPr>
    </w:p>
    <w:p w14:paraId="741E5CF2" w14:textId="77777777" w:rsidR="00864105" w:rsidRDefault="00A541FA">
      <w:pPr>
        <w:pStyle w:val="Corpsdetexte"/>
        <w:spacing w:before="52"/>
        <w:ind w:left="119"/>
        <w:jc w:val="both"/>
      </w:pPr>
      <w:r>
        <w:lastRenderedPageBreak/>
        <w:t>whenever one of the two  completes.</w:t>
      </w:r>
    </w:p>
    <w:p w14:paraId="4BE0B8CF" w14:textId="77777777" w:rsidR="00864105" w:rsidRDefault="00A541FA">
      <w:pPr>
        <w:pStyle w:val="Corpsdetexte"/>
        <w:spacing w:before="81" w:line="249" w:lineRule="auto"/>
        <w:ind w:left="119" w:firstLine="199"/>
        <w:jc w:val="both"/>
      </w:pPr>
      <w:r>
        <w:rPr>
          <w:spacing w:val="-8"/>
        </w:rPr>
        <w:t xml:space="preserve">We </w:t>
      </w:r>
      <w:r>
        <w:t xml:space="preserve">see that the number of concurrent actions is not constant but changes timely. Each action can either deterministically  or non-deterministically terminate. In this sense, deterministic actions (DAs) prevent the Main thread from </w:t>
      </w:r>
      <w:del w:id="66" w:author="RADERMACHER Ansgar 206501" w:date="2016-06-06T17:11:00Z">
        <w:r w:rsidDel="00B26268">
          <w:delText xml:space="preserve">going to </w:delText>
        </w:r>
      </w:del>
      <w:ins w:id="67" w:author="RADERMACHER Ansgar 206501" w:date="2016-06-06T17:11:00Z">
        <w:r w:rsidR="00B26268">
          <w:t xml:space="preserve">entering </w:t>
        </w:r>
      </w:ins>
      <w:r>
        <w:t xml:space="preserve">the waiting-for-event point. In other words, pending events in the queue are only read and processed once all deterministic ac- tions complete. Therefore, we </w:t>
      </w:r>
      <w:commentRangeStart w:id="68"/>
      <w:r>
        <w:t xml:space="preserve">re-define </w:t>
      </w:r>
      <w:commentRangeEnd w:id="68"/>
      <w:r w:rsidR="00B26268">
        <w:rPr>
          <w:rStyle w:val="Marquedecommentaire"/>
        </w:rPr>
        <w:commentReference w:id="68"/>
      </w:r>
      <w:r>
        <w:t xml:space="preserve">the run-to-completion paradigm of UML state machine as </w:t>
      </w:r>
      <w:r>
        <w:rPr>
          <w:spacing w:val="46"/>
        </w:rPr>
        <w:t xml:space="preserve"> </w:t>
      </w:r>
      <w:r>
        <w:t>following:</w:t>
      </w:r>
    </w:p>
    <w:p w14:paraId="071EB1A6" w14:textId="77777777" w:rsidR="00864105" w:rsidRDefault="00A541FA">
      <w:pPr>
        <w:pStyle w:val="Corpsdetexte"/>
        <w:spacing w:before="120" w:line="249" w:lineRule="auto"/>
        <w:ind w:left="119"/>
        <w:jc w:val="both"/>
      </w:pPr>
      <w:r>
        <w:rPr>
          <w:b/>
        </w:rPr>
        <w:t xml:space="preserve">Definition III.11. </w:t>
      </w:r>
      <w:r>
        <w:t>Run-to-completion means that, in the ab-</w:t>
      </w:r>
      <w:r>
        <w:rPr>
          <w:w w:val="99"/>
        </w:rPr>
        <w:t xml:space="preserve"> </w:t>
      </w:r>
      <w:r>
        <w:t xml:space="preserve">sence of exceptions or asynchronous destruction of the context class object or the state machine execution, a pending </w:t>
      </w:r>
      <w:ins w:id="69" w:author="RADERMACHER Ansgar 206501" w:date="2016-06-06T17:14:00Z">
        <w:r w:rsidR="00B26268">
          <w:t>e</w:t>
        </w:r>
      </w:ins>
      <w:del w:id="70" w:author="RADERMACHER Ansgar 206501" w:date="2016-06-06T17:14:00Z">
        <w:r w:rsidDel="00B26268">
          <w:delText>E</w:delText>
        </w:r>
      </w:del>
      <w:r>
        <w:t>vent occurrence is dispatched only after the completion of all deterministic actions commenced by the processing of the</w:t>
      </w:r>
      <w:r>
        <w:rPr>
          <w:w w:val="99"/>
        </w:rPr>
        <w:t xml:space="preserve"> </w:t>
      </w:r>
      <w:r>
        <w:t>current event. At this point, a stable state configuration has been reached</w:t>
      </w:r>
    </w:p>
    <w:p w14:paraId="3F91D59E" w14:textId="77777777" w:rsidR="00864105" w:rsidRDefault="00864105">
      <w:pPr>
        <w:pStyle w:val="Corpsdetexte"/>
        <w:spacing w:before="7"/>
        <w:rPr>
          <w:sz w:val="16"/>
        </w:rPr>
      </w:pPr>
    </w:p>
    <w:p w14:paraId="58BCDD99" w14:textId="77777777" w:rsidR="00864105" w:rsidRDefault="00A541FA">
      <w:pPr>
        <w:pStyle w:val="Paragraphedeliste"/>
        <w:numPr>
          <w:ilvl w:val="0"/>
          <w:numId w:val="7"/>
        </w:numPr>
        <w:tabs>
          <w:tab w:val="left" w:pos="585"/>
        </w:tabs>
        <w:spacing w:line="249" w:lineRule="auto"/>
        <w:ind w:firstLine="199"/>
        <w:jc w:val="both"/>
        <w:rPr>
          <w:sz w:val="20"/>
        </w:rPr>
      </w:pPr>
      <w:r>
        <w:rPr>
          <w:i/>
          <w:sz w:val="20"/>
        </w:rPr>
        <w:t xml:space="preserve">Thread-based design of generated code: </w:t>
      </w:r>
      <w:r>
        <w:rPr>
          <w:sz w:val="20"/>
        </w:rPr>
        <w:t xml:space="preserve">Each </w:t>
      </w:r>
      <w:commentRangeStart w:id="71"/>
      <w:r>
        <w:rPr>
          <w:spacing w:val="-3"/>
          <w:sz w:val="20"/>
        </w:rPr>
        <w:t xml:space="preserve">NDA </w:t>
      </w:r>
      <w:commentRangeEnd w:id="71"/>
      <w:r w:rsidR="00664A94">
        <w:rPr>
          <w:rStyle w:val="Marquedecommentaire"/>
        </w:rPr>
        <w:commentReference w:id="71"/>
      </w:r>
      <w:r>
        <w:rPr>
          <w:sz w:val="20"/>
        </w:rPr>
        <w:t xml:space="preserve">is run in parallel with the main thread which reads and dispatch events from the event queue. Each is associated with a thread which is initialized at the state machine initialization. The design of threads is based on the thread pool pattern, which initializes all threads at once, and the paradigm "wait-execute- wait". In the latter, a thread </w:t>
      </w:r>
      <w:r>
        <w:rPr>
          <w:b/>
          <w:sz w:val="20"/>
        </w:rPr>
        <w:t xml:space="preserve">waits </w:t>
      </w:r>
      <w:r>
        <w:rPr>
          <w:sz w:val="20"/>
        </w:rPr>
        <w:t xml:space="preserve">for a signal to </w:t>
      </w:r>
      <w:r>
        <w:rPr>
          <w:b/>
          <w:sz w:val="20"/>
        </w:rPr>
        <w:t xml:space="preserve">execute </w:t>
      </w:r>
      <w:r>
        <w:rPr>
          <w:sz w:val="20"/>
        </w:rPr>
        <w:t>its associated</w:t>
      </w:r>
      <w:r>
        <w:rPr>
          <w:spacing w:val="-6"/>
          <w:sz w:val="20"/>
        </w:rPr>
        <w:t xml:space="preserve"> </w:t>
      </w:r>
      <w:r>
        <w:rPr>
          <w:sz w:val="20"/>
        </w:rPr>
        <w:t>method</w:t>
      </w:r>
      <w:r>
        <w:rPr>
          <w:spacing w:val="-6"/>
          <w:sz w:val="20"/>
        </w:rPr>
        <w:t xml:space="preserve"> </w:t>
      </w:r>
      <w:r>
        <w:rPr>
          <w:sz w:val="20"/>
        </w:rPr>
        <w:t>and</w:t>
      </w:r>
      <w:r>
        <w:rPr>
          <w:spacing w:val="-6"/>
          <w:sz w:val="20"/>
        </w:rPr>
        <w:t xml:space="preserve"> </w:t>
      </w:r>
      <w:r>
        <w:rPr>
          <w:sz w:val="20"/>
        </w:rPr>
        <w:t>goes</w:t>
      </w:r>
      <w:r>
        <w:rPr>
          <w:spacing w:val="-6"/>
          <w:sz w:val="20"/>
        </w:rPr>
        <w:t xml:space="preserve"> </w:t>
      </w:r>
      <w:r>
        <w:rPr>
          <w:sz w:val="20"/>
        </w:rPr>
        <w:t>back</w:t>
      </w:r>
      <w:r>
        <w:rPr>
          <w:spacing w:val="-6"/>
          <w:sz w:val="20"/>
        </w:rPr>
        <w:t xml:space="preserve"> </w:t>
      </w:r>
      <w:r>
        <w:rPr>
          <w:sz w:val="20"/>
        </w:rPr>
        <w:t>to</w:t>
      </w:r>
      <w:r>
        <w:rPr>
          <w:spacing w:val="-6"/>
          <w:sz w:val="20"/>
        </w:rPr>
        <w:t xml:space="preserve"> </w:t>
      </w:r>
      <w:r>
        <w:rPr>
          <w:sz w:val="20"/>
        </w:rPr>
        <w:t>the</w:t>
      </w:r>
      <w:r>
        <w:rPr>
          <w:spacing w:val="-6"/>
          <w:sz w:val="20"/>
        </w:rPr>
        <w:t xml:space="preserve"> </w:t>
      </w:r>
      <w:r>
        <w:rPr>
          <w:b/>
          <w:sz w:val="20"/>
        </w:rPr>
        <w:t>wait</w:t>
      </w:r>
      <w:r>
        <w:rPr>
          <w:b/>
          <w:spacing w:val="-6"/>
          <w:sz w:val="20"/>
        </w:rPr>
        <w:t xml:space="preserve"> </w:t>
      </w:r>
      <w:r>
        <w:rPr>
          <w:sz w:val="20"/>
        </w:rPr>
        <w:t>point</w:t>
      </w:r>
      <w:r>
        <w:rPr>
          <w:spacing w:val="-6"/>
          <w:sz w:val="20"/>
        </w:rPr>
        <w:t xml:space="preserve"> </w:t>
      </w:r>
      <w:r>
        <w:rPr>
          <w:sz w:val="20"/>
        </w:rPr>
        <w:t>if</w:t>
      </w:r>
      <w:r>
        <w:rPr>
          <w:spacing w:val="-6"/>
          <w:sz w:val="20"/>
        </w:rPr>
        <w:t xml:space="preserve"> </w:t>
      </w:r>
      <w:r>
        <w:rPr>
          <w:sz w:val="20"/>
        </w:rPr>
        <w:t>it</w:t>
      </w:r>
      <w:r>
        <w:rPr>
          <w:spacing w:val="-6"/>
          <w:sz w:val="20"/>
        </w:rPr>
        <w:t xml:space="preserve"> </w:t>
      </w:r>
      <w:r>
        <w:rPr>
          <w:sz w:val="20"/>
        </w:rPr>
        <w:t xml:space="preserve">receives a stop signal or its associated method completes. An </w:t>
      </w:r>
      <w:r>
        <w:rPr>
          <w:spacing w:val="-3"/>
          <w:sz w:val="20"/>
        </w:rPr>
        <w:t xml:space="preserve">NDA </w:t>
      </w:r>
      <w:r>
        <w:rPr>
          <w:sz w:val="20"/>
        </w:rPr>
        <w:t>is one of the</w:t>
      </w:r>
      <w:r>
        <w:rPr>
          <w:spacing w:val="46"/>
          <w:sz w:val="20"/>
        </w:rPr>
        <w:t xml:space="preserve"> </w:t>
      </w:r>
      <w:r>
        <w:rPr>
          <w:sz w:val="20"/>
        </w:rPr>
        <w:t>followings:</w:t>
      </w:r>
    </w:p>
    <w:p w14:paraId="608E1032" w14:textId="77777777" w:rsidR="00864105" w:rsidRDefault="00A541FA">
      <w:pPr>
        <w:pStyle w:val="Paragraphedeliste"/>
        <w:numPr>
          <w:ilvl w:val="1"/>
          <w:numId w:val="8"/>
        </w:numPr>
        <w:tabs>
          <w:tab w:val="left" w:pos="520"/>
        </w:tabs>
        <w:spacing w:before="143" w:line="176" w:lineRule="exact"/>
        <w:ind w:hanging="201"/>
        <w:jc w:val="left"/>
        <w:rPr>
          <w:i/>
          <w:sz w:val="20"/>
        </w:rPr>
      </w:pPr>
      <w:r>
        <w:rPr>
          <w:i/>
          <w:sz w:val="20"/>
        </w:rPr>
        <w:t xml:space="preserve">doActivity </w:t>
      </w:r>
      <w:r>
        <w:rPr>
          <w:sz w:val="20"/>
        </w:rPr>
        <w:t xml:space="preserve">of each state if has. The number of  </w:t>
      </w:r>
      <w:r>
        <w:rPr>
          <w:spacing w:val="20"/>
          <w:sz w:val="20"/>
        </w:rPr>
        <w:t xml:space="preserve"> </w:t>
      </w:r>
      <w:r>
        <w:rPr>
          <w:i/>
          <w:sz w:val="20"/>
        </w:rPr>
        <w:t>doActivity</w:t>
      </w:r>
    </w:p>
    <w:p w14:paraId="4510314B" w14:textId="77777777" w:rsidR="00864105" w:rsidRDefault="00A541FA">
      <w:pPr>
        <w:spacing w:line="320" w:lineRule="exact"/>
        <w:ind w:left="519" w:right="-17"/>
        <w:rPr>
          <w:rFonts w:ascii="Meiryo" w:hAnsi="Meiryo"/>
          <w:i/>
          <w:sz w:val="20"/>
        </w:rPr>
      </w:pPr>
      <w:r>
        <w:rPr>
          <w:rFonts w:ascii="Bookman Old Style" w:hAnsi="Bookman Old Style"/>
          <w:i/>
          <w:w w:val="95"/>
          <w:sz w:val="20"/>
        </w:rPr>
        <w:t>n</w:t>
      </w:r>
      <w:r>
        <w:rPr>
          <w:rFonts w:ascii="Arial" w:hAnsi="Arial"/>
          <w:i/>
          <w:w w:val="95"/>
          <w:position w:val="-2"/>
          <w:sz w:val="14"/>
        </w:rPr>
        <w:t xml:space="preserve">do </w:t>
      </w:r>
      <w:r>
        <w:rPr>
          <w:rFonts w:ascii="Tahoma" w:hAnsi="Tahoma"/>
          <w:w w:val="95"/>
          <w:sz w:val="20"/>
        </w:rPr>
        <w:t>= #</w:t>
      </w:r>
      <w:r>
        <w:rPr>
          <w:rFonts w:ascii="Meiryo" w:hAnsi="Meiryo"/>
          <w:i/>
          <w:w w:val="95"/>
          <w:sz w:val="20"/>
        </w:rPr>
        <w:t>{</w:t>
      </w:r>
      <w:r>
        <w:rPr>
          <w:rFonts w:ascii="Bookman Old Style" w:hAnsi="Bookman Old Style"/>
          <w:i/>
          <w:w w:val="95"/>
          <w:sz w:val="20"/>
        </w:rPr>
        <w:t xml:space="preserve">s </w:t>
      </w:r>
      <w:r>
        <w:rPr>
          <w:rFonts w:ascii="Meiryo" w:hAnsi="Meiryo"/>
          <w:i/>
          <w:w w:val="95"/>
          <w:sz w:val="20"/>
        </w:rPr>
        <w:t xml:space="preserve">∈ </w:t>
      </w:r>
      <w:r>
        <w:rPr>
          <w:rFonts w:ascii="Bookman Old Style" w:hAnsi="Bookman Old Style"/>
          <w:i/>
          <w:w w:val="95"/>
          <w:sz w:val="20"/>
        </w:rPr>
        <w:t xml:space="preserve">V </w:t>
      </w:r>
      <w:r>
        <w:rPr>
          <w:rFonts w:ascii="Meiryo" w:hAnsi="Meiryo"/>
          <w:i/>
          <w:w w:val="95"/>
          <w:sz w:val="20"/>
        </w:rPr>
        <w:t>|∃</w:t>
      </w:r>
      <w:r>
        <w:rPr>
          <w:rFonts w:ascii="Bookman Old Style" w:hAnsi="Bookman Old Style"/>
          <w:i/>
          <w:w w:val="95"/>
          <w:sz w:val="20"/>
        </w:rPr>
        <w:t>doActivity</w:t>
      </w:r>
      <w:r>
        <w:rPr>
          <w:rFonts w:ascii="Tahoma" w:hAnsi="Tahoma"/>
          <w:w w:val="95"/>
          <w:sz w:val="20"/>
        </w:rPr>
        <w:t>(</w:t>
      </w:r>
      <w:r>
        <w:rPr>
          <w:rFonts w:ascii="Bookman Old Style" w:hAnsi="Bookman Old Style"/>
          <w:i/>
          <w:w w:val="95"/>
          <w:sz w:val="20"/>
        </w:rPr>
        <w:t>s</w:t>
      </w:r>
      <w:r>
        <w:rPr>
          <w:rFonts w:ascii="Tahoma" w:hAnsi="Tahoma"/>
          <w:w w:val="95"/>
          <w:sz w:val="20"/>
        </w:rPr>
        <w:t>)</w:t>
      </w:r>
      <w:r>
        <w:rPr>
          <w:rFonts w:ascii="Meiryo" w:hAnsi="Meiryo"/>
          <w:i/>
          <w:w w:val="95"/>
          <w:sz w:val="20"/>
        </w:rPr>
        <w:t>}</w:t>
      </w:r>
    </w:p>
    <w:p w14:paraId="193FF000" w14:textId="77777777" w:rsidR="00864105" w:rsidRDefault="00A541FA">
      <w:pPr>
        <w:pStyle w:val="Paragraphedeliste"/>
        <w:numPr>
          <w:ilvl w:val="1"/>
          <w:numId w:val="8"/>
        </w:numPr>
        <w:tabs>
          <w:tab w:val="left" w:pos="520"/>
        </w:tabs>
        <w:spacing w:line="210" w:lineRule="exact"/>
        <w:ind w:hanging="201"/>
        <w:rPr>
          <w:sz w:val="20"/>
        </w:rPr>
      </w:pPr>
      <w:r>
        <w:rPr>
          <w:sz w:val="20"/>
        </w:rPr>
        <w:t xml:space="preserve">Sleep function associated with a </w:t>
      </w:r>
      <w:r>
        <w:rPr>
          <w:i/>
          <w:sz w:val="20"/>
        </w:rPr>
        <w:t xml:space="preserve">TimeEvent </w:t>
      </w:r>
      <w:r>
        <w:rPr>
          <w:sz w:val="20"/>
        </w:rPr>
        <w:t>which</w:t>
      </w:r>
      <w:r>
        <w:rPr>
          <w:spacing w:val="25"/>
          <w:sz w:val="20"/>
        </w:rPr>
        <w:t xml:space="preserve"> </w:t>
      </w:r>
      <w:r>
        <w:rPr>
          <w:sz w:val="20"/>
        </w:rPr>
        <w:t>counts</w:t>
      </w:r>
    </w:p>
    <w:p w14:paraId="44E6FD1A" w14:textId="77777777" w:rsidR="00864105" w:rsidRDefault="00A541FA">
      <w:pPr>
        <w:spacing w:line="195" w:lineRule="exact"/>
        <w:ind w:left="519" w:right="-6"/>
        <w:rPr>
          <w:rFonts w:ascii="Tahoma"/>
          <w:sz w:val="20"/>
        </w:rPr>
      </w:pPr>
      <w:r>
        <w:rPr>
          <w:sz w:val="20"/>
        </w:rPr>
        <w:t xml:space="preserve">ticks  and  emits  a  </w:t>
      </w:r>
      <w:r>
        <w:rPr>
          <w:i/>
          <w:sz w:val="20"/>
        </w:rPr>
        <w:t xml:space="preserve">TimeEvent  </w:t>
      </w:r>
      <w:r>
        <w:rPr>
          <w:sz w:val="20"/>
        </w:rPr>
        <w:t xml:space="preserve">once  completes:  </w:t>
      </w:r>
      <w:r>
        <w:rPr>
          <w:rFonts w:ascii="Bookman Old Style"/>
          <w:i/>
          <w:sz w:val="20"/>
        </w:rPr>
        <w:t>n</w:t>
      </w:r>
      <w:r>
        <w:rPr>
          <w:rFonts w:ascii="Arial"/>
          <w:i/>
          <w:position w:val="-2"/>
          <w:sz w:val="14"/>
        </w:rPr>
        <w:t xml:space="preserve">te      </w:t>
      </w:r>
      <w:r>
        <w:rPr>
          <w:rFonts w:ascii="Tahoma"/>
          <w:sz w:val="20"/>
        </w:rPr>
        <w:t>=</w:t>
      </w:r>
    </w:p>
    <w:p w14:paraId="6C88A4C3" w14:textId="77777777" w:rsidR="00864105" w:rsidRDefault="00A541FA">
      <w:pPr>
        <w:spacing w:line="312" w:lineRule="exact"/>
        <w:ind w:left="519" w:right="-17"/>
        <w:rPr>
          <w:sz w:val="20"/>
        </w:rPr>
      </w:pPr>
      <w:r>
        <w:rPr>
          <w:rFonts w:ascii="Tahoma" w:hAnsi="Tahoma"/>
          <w:sz w:val="20"/>
        </w:rPr>
        <w:t>#</w:t>
      </w:r>
      <w:r>
        <w:rPr>
          <w:rFonts w:ascii="Meiryo" w:hAnsi="Meiryo"/>
          <w:i/>
          <w:sz w:val="20"/>
        </w:rPr>
        <w:t>{</w:t>
      </w:r>
      <w:r>
        <w:rPr>
          <w:rFonts w:ascii="Bookman Old Style" w:hAnsi="Bookman Old Style"/>
          <w:i/>
          <w:sz w:val="20"/>
        </w:rPr>
        <w:t xml:space="preserve">e </w:t>
      </w:r>
      <w:r>
        <w:rPr>
          <w:rFonts w:ascii="Meiryo" w:hAnsi="Meiryo"/>
          <w:i/>
          <w:sz w:val="20"/>
        </w:rPr>
        <w:t xml:space="preserve">∈ </w:t>
      </w:r>
      <w:r>
        <w:rPr>
          <w:rFonts w:ascii="Bookman Old Style" w:hAnsi="Bookman Old Style"/>
          <w:i/>
          <w:sz w:val="20"/>
        </w:rPr>
        <w:t>E</w:t>
      </w:r>
      <w:r>
        <w:rPr>
          <w:rFonts w:ascii="Meiryo" w:hAnsi="Meiryo"/>
          <w:i/>
          <w:sz w:val="20"/>
        </w:rPr>
        <w:t>|</w:t>
      </w:r>
      <w:r>
        <w:rPr>
          <w:i/>
          <w:sz w:val="20"/>
        </w:rPr>
        <w:t>e is a time event</w:t>
      </w:r>
      <w:r>
        <w:rPr>
          <w:rFonts w:ascii="Meiryo" w:hAnsi="Meiryo"/>
          <w:i/>
          <w:sz w:val="20"/>
        </w:rPr>
        <w:t>}</w:t>
      </w:r>
      <w:r>
        <w:rPr>
          <w:sz w:val="20"/>
        </w:rPr>
        <w:t>.</w:t>
      </w:r>
    </w:p>
    <w:p w14:paraId="5125B045" w14:textId="77777777" w:rsidR="00864105" w:rsidRDefault="00A541FA">
      <w:pPr>
        <w:pStyle w:val="Paragraphedeliste"/>
        <w:numPr>
          <w:ilvl w:val="1"/>
          <w:numId w:val="8"/>
        </w:numPr>
        <w:tabs>
          <w:tab w:val="left" w:pos="520"/>
        </w:tabs>
        <w:spacing w:line="212" w:lineRule="exact"/>
        <w:ind w:hanging="201"/>
        <w:rPr>
          <w:i/>
          <w:sz w:val="20"/>
        </w:rPr>
      </w:pPr>
      <w:r>
        <w:rPr>
          <w:sz w:val="20"/>
        </w:rPr>
        <w:t xml:space="preserve">Change detect function associated with a    </w:t>
      </w:r>
      <w:r>
        <w:rPr>
          <w:spacing w:val="17"/>
          <w:sz w:val="20"/>
        </w:rPr>
        <w:t xml:space="preserve"> </w:t>
      </w:r>
      <w:r>
        <w:rPr>
          <w:i/>
          <w:sz w:val="20"/>
        </w:rPr>
        <w:t>ChangeEvent</w:t>
      </w:r>
    </w:p>
    <w:p w14:paraId="2DE82268" w14:textId="77777777" w:rsidR="00864105" w:rsidRDefault="00A541FA">
      <w:pPr>
        <w:pStyle w:val="Corpsdetexte"/>
        <w:spacing w:before="4" w:line="240" w:lineRule="exact"/>
        <w:ind w:left="519" w:right="-17"/>
        <w:rPr>
          <w:rFonts w:ascii="Tahoma"/>
        </w:rPr>
      </w:pPr>
      <w:r>
        <w:t xml:space="preserve">which observes a variable or a boolean expression and pushes an event to the queue if changes happen:   </w:t>
      </w:r>
      <w:r>
        <w:rPr>
          <w:rFonts w:ascii="Bookman Old Style"/>
          <w:i/>
        </w:rPr>
        <w:t>n</w:t>
      </w:r>
      <w:r>
        <w:rPr>
          <w:rFonts w:ascii="Arial"/>
          <w:i/>
          <w:position w:val="-2"/>
          <w:sz w:val="14"/>
        </w:rPr>
        <w:t xml:space="preserve">che  </w:t>
      </w:r>
      <w:r>
        <w:rPr>
          <w:rFonts w:ascii="Tahoma"/>
        </w:rPr>
        <w:t>=</w:t>
      </w:r>
    </w:p>
    <w:p w14:paraId="3D7CB35E" w14:textId="77777777" w:rsidR="00864105" w:rsidRDefault="00A541FA">
      <w:pPr>
        <w:spacing w:line="279" w:lineRule="exact"/>
        <w:ind w:left="519" w:right="-17"/>
        <w:rPr>
          <w:sz w:val="20"/>
        </w:rPr>
      </w:pPr>
      <w:r>
        <w:rPr>
          <w:rFonts w:ascii="Tahoma" w:hAnsi="Tahoma"/>
          <w:sz w:val="20"/>
        </w:rPr>
        <w:t>#</w:t>
      </w:r>
      <w:r>
        <w:rPr>
          <w:rFonts w:ascii="Meiryo" w:hAnsi="Meiryo"/>
          <w:i/>
          <w:sz w:val="20"/>
        </w:rPr>
        <w:t>{</w:t>
      </w:r>
      <w:r>
        <w:rPr>
          <w:rFonts w:ascii="Bookman Old Style" w:hAnsi="Bookman Old Style"/>
          <w:i/>
          <w:sz w:val="20"/>
        </w:rPr>
        <w:t xml:space="preserve">e </w:t>
      </w:r>
      <w:r>
        <w:rPr>
          <w:rFonts w:ascii="Meiryo" w:hAnsi="Meiryo"/>
          <w:i/>
          <w:sz w:val="20"/>
        </w:rPr>
        <w:t xml:space="preserve">∈ </w:t>
      </w:r>
      <w:r>
        <w:rPr>
          <w:rFonts w:ascii="Bookman Old Style" w:hAnsi="Bookman Old Style"/>
          <w:i/>
          <w:sz w:val="20"/>
        </w:rPr>
        <w:t>E</w:t>
      </w:r>
      <w:r>
        <w:rPr>
          <w:rFonts w:ascii="Meiryo" w:hAnsi="Meiryo"/>
          <w:i/>
          <w:sz w:val="20"/>
        </w:rPr>
        <w:t>|</w:t>
      </w:r>
      <w:r>
        <w:rPr>
          <w:i/>
          <w:sz w:val="20"/>
        </w:rPr>
        <w:t>e is a change event</w:t>
      </w:r>
      <w:r>
        <w:rPr>
          <w:rFonts w:ascii="Meiryo" w:hAnsi="Meiryo"/>
          <w:i/>
          <w:sz w:val="20"/>
        </w:rPr>
        <w:t>}</w:t>
      </w:r>
      <w:r>
        <w:rPr>
          <w:sz w:val="20"/>
        </w:rPr>
        <w:t>.</w:t>
      </w:r>
    </w:p>
    <w:p w14:paraId="73F9F0D7" w14:textId="77777777" w:rsidR="00864105" w:rsidRDefault="00A541FA">
      <w:pPr>
        <w:pStyle w:val="Corpsdetexte"/>
        <w:spacing w:before="102" w:line="240" w:lineRule="exact"/>
        <w:ind w:left="119" w:firstLine="199"/>
        <w:jc w:val="both"/>
      </w:pPr>
      <w:r>
        <w:t xml:space="preserve">Therefore, The number of initial threads is </w:t>
      </w:r>
      <w:r>
        <w:rPr>
          <w:rFonts w:ascii="Bookman Old Style"/>
          <w:i/>
        </w:rPr>
        <w:t>n</w:t>
      </w:r>
      <w:r>
        <w:rPr>
          <w:rFonts w:ascii="Arial"/>
          <w:i/>
          <w:position w:val="-2"/>
          <w:sz w:val="14"/>
        </w:rPr>
        <w:t xml:space="preserve">threads </w:t>
      </w:r>
      <w:r>
        <w:rPr>
          <w:rFonts w:ascii="Tahoma"/>
        </w:rPr>
        <w:t xml:space="preserve">= </w:t>
      </w:r>
      <w:r>
        <w:rPr>
          <w:rFonts w:ascii="Bookman Old Style"/>
          <w:i/>
        </w:rPr>
        <w:t>n</w:t>
      </w:r>
      <w:r>
        <w:rPr>
          <w:rFonts w:ascii="Arial"/>
          <w:i/>
          <w:position w:val="-2"/>
          <w:sz w:val="14"/>
        </w:rPr>
        <w:t xml:space="preserve">do </w:t>
      </w:r>
      <w:r>
        <w:rPr>
          <w:rFonts w:ascii="Tahoma"/>
        </w:rPr>
        <w:t xml:space="preserve">+ </w:t>
      </w:r>
      <w:r>
        <w:rPr>
          <w:rFonts w:ascii="Bookman Old Style"/>
          <w:i/>
        </w:rPr>
        <w:t>n</w:t>
      </w:r>
      <w:r>
        <w:rPr>
          <w:rFonts w:ascii="Arial"/>
          <w:i/>
          <w:position w:val="-2"/>
          <w:sz w:val="14"/>
        </w:rPr>
        <w:t xml:space="preserve">te </w:t>
      </w:r>
      <w:r>
        <w:rPr>
          <w:rFonts w:ascii="Tahoma"/>
        </w:rPr>
        <w:t xml:space="preserve">+ </w:t>
      </w:r>
      <w:r>
        <w:rPr>
          <w:rFonts w:ascii="Bookman Old Style"/>
          <w:i/>
        </w:rPr>
        <w:t>n</w:t>
      </w:r>
      <w:r>
        <w:rPr>
          <w:rFonts w:ascii="Arial"/>
          <w:i/>
          <w:position w:val="-2"/>
          <w:sz w:val="14"/>
        </w:rPr>
        <w:t xml:space="preserve">che </w:t>
      </w:r>
      <w:r>
        <w:t>plus a main thread, which reads events from the event queue, and sends start and stop signals to these initial threads.</w:t>
      </w:r>
    </w:p>
    <w:p w14:paraId="56996430" w14:textId="77777777" w:rsidR="00864105" w:rsidRDefault="00A541FA">
      <w:pPr>
        <w:pStyle w:val="Corpsdetexte"/>
        <w:spacing w:before="76" w:line="249" w:lineRule="auto"/>
        <w:ind w:left="119" w:firstLine="199"/>
        <w:jc w:val="both"/>
      </w:pPr>
      <w:r>
        <w:t>Now we consider threads which are created to run DAs, joined until and destroyed once DAs   complete.</w:t>
      </w:r>
    </w:p>
    <w:p w14:paraId="55A5577C" w14:textId="77777777" w:rsidR="00864105" w:rsidRDefault="00A541FA">
      <w:pPr>
        <w:pStyle w:val="Corpsdetexte"/>
        <w:spacing w:before="72" w:line="247" w:lineRule="auto"/>
        <w:ind w:left="119" w:firstLine="199"/>
        <w:jc w:val="both"/>
      </w:pPr>
      <w:r>
        <w:t>The spontaneous threads follow a paradigm in which if a thread</w:t>
      </w:r>
      <w:r>
        <w:rPr>
          <w:spacing w:val="-5"/>
        </w:rPr>
        <w:t xml:space="preserve"> </w:t>
      </w:r>
      <w:r>
        <w:rPr>
          <w:rFonts w:ascii="Bookman Old Style"/>
          <w:i/>
        </w:rPr>
        <w:t>parent</w:t>
      </w:r>
      <w:r>
        <w:rPr>
          <w:rFonts w:ascii="Bookman Old Style"/>
          <w:i/>
          <w:spacing w:val="-15"/>
        </w:rPr>
        <w:t xml:space="preserve"> </w:t>
      </w:r>
      <w:r>
        <w:t>spawns</w:t>
      </w:r>
      <w:r>
        <w:rPr>
          <w:spacing w:val="-5"/>
        </w:rPr>
        <w:t xml:space="preserve"> </w:t>
      </w:r>
      <w:r>
        <w:t>a</w:t>
      </w:r>
      <w:r>
        <w:rPr>
          <w:spacing w:val="-5"/>
        </w:rPr>
        <w:t xml:space="preserve"> </w:t>
      </w:r>
      <w:r>
        <w:t>set</w:t>
      </w:r>
      <w:r>
        <w:rPr>
          <w:spacing w:val="-5"/>
        </w:rPr>
        <w:t xml:space="preserve"> </w:t>
      </w:r>
      <w:r>
        <w:t>of</w:t>
      </w:r>
      <w:r>
        <w:rPr>
          <w:spacing w:val="-5"/>
        </w:rPr>
        <w:t xml:space="preserve"> </w:t>
      </w:r>
      <w:r>
        <w:t>threads</w:t>
      </w:r>
      <w:r>
        <w:rPr>
          <w:spacing w:val="-5"/>
        </w:rPr>
        <w:t xml:space="preserve"> </w:t>
      </w:r>
      <w:r>
        <w:rPr>
          <w:rFonts w:ascii="Bookman Old Style"/>
          <w:i/>
        </w:rPr>
        <w:t>children</w:t>
      </w:r>
      <w:r>
        <w:t>,</w:t>
      </w:r>
      <w:r>
        <w:rPr>
          <w:spacing w:val="-5"/>
        </w:rPr>
        <w:t xml:space="preserve"> </w:t>
      </w:r>
      <w:r>
        <w:rPr>
          <w:rFonts w:ascii="Bookman Old Style"/>
          <w:i/>
        </w:rPr>
        <w:t>parent</w:t>
      </w:r>
      <w:r>
        <w:rPr>
          <w:rFonts w:ascii="Bookman Old Style"/>
          <w:i/>
          <w:spacing w:val="-15"/>
        </w:rPr>
        <w:t xml:space="preserve"> </w:t>
      </w:r>
      <w:r>
        <w:t xml:space="preserve">must wait until </w:t>
      </w:r>
      <w:r>
        <w:rPr>
          <w:rFonts w:ascii="Bookman Old Style"/>
          <w:i/>
        </w:rPr>
        <w:t xml:space="preserve">children </w:t>
      </w:r>
      <w:r>
        <w:t xml:space="preserve">complete their associate methods. These threads are spawned in one of the following  </w:t>
      </w:r>
      <w:r>
        <w:rPr>
          <w:spacing w:val="30"/>
        </w:rPr>
        <w:t xml:space="preserve"> </w:t>
      </w:r>
      <w:r>
        <w:t>cases:</w:t>
      </w:r>
    </w:p>
    <w:p w14:paraId="431A05EA" w14:textId="77777777" w:rsidR="00864105" w:rsidRDefault="00A541FA">
      <w:pPr>
        <w:pStyle w:val="Paragraphedeliste"/>
        <w:numPr>
          <w:ilvl w:val="1"/>
          <w:numId w:val="8"/>
        </w:numPr>
        <w:tabs>
          <w:tab w:val="left" w:pos="520"/>
        </w:tabs>
        <w:spacing w:before="146" w:line="249" w:lineRule="auto"/>
        <w:ind w:hanging="201"/>
        <w:rPr>
          <w:sz w:val="20"/>
        </w:rPr>
      </w:pPr>
      <w:r>
        <w:rPr>
          <w:sz w:val="20"/>
        </w:rPr>
        <w:t>A thread is created for each effect of transitions’</w:t>
      </w:r>
      <w:r>
        <w:rPr>
          <w:spacing w:val="-20"/>
          <w:sz w:val="20"/>
        </w:rPr>
        <w:t xml:space="preserve"> </w:t>
      </w:r>
      <w:r>
        <w:rPr>
          <w:sz w:val="20"/>
        </w:rPr>
        <w:t xml:space="preserve">outgoing from a </w:t>
      </w:r>
      <w:r>
        <w:rPr>
          <w:i/>
          <w:sz w:val="20"/>
        </w:rPr>
        <w:t xml:space="preserve">fork </w:t>
      </w:r>
      <w:r>
        <w:rPr>
          <w:sz w:val="20"/>
        </w:rPr>
        <w:t xml:space="preserve">or incoming to a  </w:t>
      </w:r>
      <w:r>
        <w:rPr>
          <w:spacing w:val="28"/>
          <w:sz w:val="20"/>
        </w:rPr>
        <w:t xml:space="preserve"> </w:t>
      </w:r>
      <w:r>
        <w:rPr>
          <w:i/>
          <w:sz w:val="20"/>
        </w:rPr>
        <w:t>join</w:t>
      </w:r>
      <w:r>
        <w:rPr>
          <w:sz w:val="20"/>
        </w:rPr>
        <w:t>.</w:t>
      </w:r>
    </w:p>
    <w:p w14:paraId="5861C1FD" w14:textId="77777777" w:rsidR="00864105" w:rsidRDefault="00A541FA">
      <w:pPr>
        <w:pStyle w:val="Paragraphedeliste"/>
        <w:numPr>
          <w:ilvl w:val="1"/>
          <w:numId w:val="8"/>
        </w:numPr>
        <w:tabs>
          <w:tab w:val="left" w:pos="520"/>
        </w:tabs>
        <w:ind w:hanging="201"/>
        <w:rPr>
          <w:sz w:val="20"/>
        </w:rPr>
      </w:pPr>
      <w:r>
        <w:rPr>
          <w:sz w:val="20"/>
        </w:rPr>
        <w:t xml:space="preserve">Entering a concurrent state </w:t>
      </w:r>
      <w:r>
        <w:rPr>
          <w:rFonts w:ascii="Bookman Old Style"/>
          <w:i/>
          <w:sz w:val="20"/>
        </w:rPr>
        <w:t>s</w:t>
      </w:r>
      <w:r>
        <w:rPr>
          <w:sz w:val="20"/>
        </w:rPr>
        <w:t xml:space="preserve">, after the execution of </w:t>
      </w:r>
      <w:r>
        <w:rPr>
          <w:rFonts w:ascii="Bookman Old Style"/>
          <w:i/>
          <w:sz w:val="20"/>
        </w:rPr>
        <w:t>entry</w:t>
      </w:r>
      <w:r>
        <w:rPr>
          <w:rFonts w:ascii="Tahoma"/>
          <w:sz w:val="20"/>
        </w:rPr>
        <w:t>(</w:t>
      </w:r>
      <w:r>
        <w:rPr>
          <w:rFonts w:ascii="Bookman Old Style"/>
          <w:i/>
          <w:sz w:val="20"/>
        </w:rPr>
        <w:t>s</w:t>
      </w:r>
      <w:r>
        <w:rPr>
          <w:rFonts w:ascii="Tahoma"/>
          <w:sz w:val="20"/>
        </w:rPr>
        <w:t>)</w:t>
      </w:r>
      <w:r>
        <w:rPr>
          <w:sz w:val="20"/>
        </w:rPr>
        <w:t>, a thread is also created for each orthogonal region.</w:t>
      </w:r>
    </w:p>
    <w:p w14:paraId="395BFAE6" w14:textId="77777777" w:rsidR="00864105" w:rsidRDefault="00A541FA">
      <w:pPr>
        <w:pStyle w:val="Corpsdetexte"/>
        <w:spacing w:before="52"/>
        <w:ind w:left="519"/>
      </w:pPr>
      <w:r>
        <w:br w:type="column"/>
      </w:r>
      <w:r>
        <w:t>the corresponding active sub-state.</w:t>
      </w:r>
    </w:p>
    <w:p w14:paraId="18B52A4A" w14:textId="77777777" w:rsidR="00864105" w:rsidRDefault="00A541FA">
      <w:pPr>
        <w:pStyle w:val="Paragraphedeliste"/>
        <w:numPr>
          <w:ilvl w:val="0"/>
          <w:numId w:val="7"/>
        </w:numPr>
        <w:tabs>
          <w:tab w:val="left" w:pos="585"/>
        </w:tabs>
        <w:spacing w:before="123" w:line="249" w:lineRule="auto"/>
        <w:ind w:right="217" w:firstLine="199"/>
        <w:jc w:val="both"/>
        <w:rPr>
          <w:sz w:val="20"/>
        </w:rPr>
      </w:pPr>
      <w:r>
        <w:rPr>
          <w:i/>
          <w:sz w:val="20"/>
        </w:rPr>
        <w:t xml:space="preserve">Deadlock avoidance: </w:t>
      </w:r>
      <w:r>
        <w:rPr>
          <w:sz w:val="20"/>
        </w:rPr>
        <w:t xml:space="preserve">Each </w:t>
      </w:r>
      <w:r>
        <w:rPr>
          <w:spacing w:val="-3"/>
          <w:sz w:val="20"/>
        </w:rPr>
        <w:t xml:space="preserve">NDA </w:t>
      </w:r>
      <w:r>
        <w:rPr>
          <w:sz w:val="20"/>
        </w:rPr>
        <w:t xml:space="preserve">thread is associated with a mutex for synchronization communication in the multi- thread-based generated code. The mutex must be locked before the method associated with the thread is executed. The mutex associated with the main thread </w:t>
      </w:r>
      <w:commentRangeStart w:id="72"/>
      <w:r>
        <w:rPr>
          <w:sz w:val="20"/>
        </w:rPr>
        <w:t>protects the run-to- completion semantics</w:t>
      </w:r>
      <w:commentRangeEnd w:id="72"/>
      <w:r w:rsidR="00664A94">
        <w:rPr>
          <w:rStyle w:val="Marquedecommentaire"/>
        </w:rPr>
        <w:commentReference w:id="72"/>
      </w:r>
      <w:r>
        <w:rPr>
          <w:sz w:val="20"/>
        </w:rPr>
        <w:t xml:space="preserve"> since some event such as </w:t>
      </w:r>
      <w:r>
        <w:rPr>
          <w:i/>
          <w:sz w:val="20"/>
        </w:rPr>
        <w:t xml:space="preserve">CallEvent </w:t>
      </w:r>
      <w:r>
        <w:rPr>
          <w:sz w:val="20"/>
        </w:rPr>
        <w:t>can be processed synchronously and some asynchronously. Each event processing must lock the main mutex before executing the actual</w:t>
      </w:r>
      <w:r>
        <w:rPr>
          <w:spacing w:val="32"/>
          <w:sz w:val="20"/>
        </w:rPr>
        <w:t xml:space="preserve"> </w:t>
      </w:r>
      <w:r>
        <w:rPr>
          <w:sz w:val="20"/>
        </w:rPr>
        <w:t>processing.</w:t>
      </w:r>
    </w:p>
    <w:p w14:paraId="79241F76" w14:textId="77777777" w:rsidR="00864105" w:rsidRDefault="00864105">
      <w:pPr>
        <w:pStyle w:val="Corpsdetexte"/>
        <w:spacing w:before="4"/>
        <w:rPr>
          <w:sz w:val="19"/>
        </w:rPr>
      </w:pPr>
    </w:p>
    <w:p w14:paraId="79D7F61D" w14:textId="77777777" w:rsidR="00864105" w:rsidRDefault="00A541FA">
      <w:pPr>
        <w:pStyle w:val="Paragraphedeliste"/>
        <w:numPr>
          <w:ilvl w:val="0"/>
          <w:numId w:val="8"/>
        </w:numPr>
        <w:tabs>
          <w:tab w:val="left" w:pos="402"/>
        </w:tabs>
        <w:ind w:left="401" w:hanging="282"/>
        <w:rPr>
          <w:i/>
          <w:sz w:val="20"/>
        </w:rPr>
      </w:pPr>
      <w:r>
        <w:rPr>
          <w:i/>
          <w:sz w:val="20"/>
        </w:rPr>
        <w:t>Assumption</w:t>
      </w:r>
    </w:p>
    <w:p w14:paraId="6D09A74D" w14:textId="77777777" w:rsidR="00864105" w:rsidRDefault="00A541FA">
      <w:pPr>
        <w:pStyle w:val="Corpsdetexte"/>
        <w:spacing w:before="149" w:line="247" w:lineRule="auto"/>
        <w:ind w:left="119" w:right="217" w:firstLine="199"/>
        <w:jc w:val="both"/>
      </w:pPr>
      <w:r>
        <w:t xml:space="preserve">Assuming that we want to generate from the state machine to an object oriented programming language </w:t>
      </w:r>
      <w:r>
        <w:rPr>
          <w:rFonts w:ascii="Bookman Old Style"/>
          <w:i/>
        </w:rPr>
        <w:t>ActLang</w:t>
      </w:r>
      <w:r>
        <w:t xml:space="preserve">, which is </w:t>
      </w:r>
      <w:del w:id="73" w:author="RADERMACHER Ansgar 206501" w:date="2016-06-06T17:19:00Z">
        <w:r w:rsidDel="00664A94">
          <w:delText xml:space="preserve">a </w:delText>
        </w:r>
      </w:del>
      <w:r>
        <w:t>C++-like and supports multi-threading as following func- tions and resource control as  mutexes.</w:t>
      </w:r>
    </w:p>
    <w:p w14:paraId="26641D0D" w14:textId="77777777" w:rsidR="00864105" w:rsidRDefault="00A541FA">
      <w:pPr>
        <w:pStyle w:val="Paragraphedeliste"/>
        <w:numPr>
          <w:ilvl w:val="1"/>
          <w:numId w:val="8"/>
        </w:numPr>
        <w:tabs>
          <w:tab w:val="left" w:pos="520"/>
        </w:tabs>
        <w:spacing w:before="115" w:line="247" w:lineRule="auto"/>
        <w:ind w:right="217" w:hanging="201"/>
        <w:rPr>
          <w:sz w:val="20"/>
        </w:rPr>
      </w:pPr>
      <w:r>
        <w:rPr>
          <w:sz w:val="20"/>
        </w:rPr>
        <w:t xml:space="preserve">A mutex has three methods </w:t>
      </w:r>
      <w:r>
        <w:rPr>
          <w:rFonts w:ascii="Bookman Old Style"/>
          <w:i/>
          <w:sz w:val="20"/>
        </w:rPr>
        <w:t>lock</w:t>
      </w:r>
      <w:r>
        <w:rPr>
          <w:sz w:val="20"/>
        </w:rPr>
        <w:t xml:space="preserve">, </w:t>
      </w:r>
      <w:r>
        <w:rPr>
          <w:rFonts w:ascii="Bookman Old Style"/>
          <w:i/>
          <w:sz w:val="20"/>
        </w:rPr>
        <w:t>unlock</w:t>
      </w:r>
      <w:r>
        <w:rPr>
          <w:sz w:val="20"/>
        </w:rPr>
        <w:t xml:space="preserve">, and </w:t>
      </w:r>
      <w:r>
        <w:rPr>
          <w:rFonts w:ascii="Bookman Old Style"/>
          <w:i/>
          <w:sz w:val="20"/>
        </w:rPr>
        <w:t>wait</w:t>
      </w:r>
      <w:r>
        <w:rPr>
          <w:sz w:val="20"/>
        </w:rPr>
        <w:t>, which automatically unlocks the mutex and waits until   it receives a</w:t>
      </w:r>
      <w:r>
        <w:rPr>
          <w:spacing w:val="44"/>
          <w:sz w:val="20"/>
        </w:rPr>
        <w:t xml:space="preserve"> </w:t>
      </w:r>
      <w:r>
        <w:rPr>
          <w:sz w:val="20"/>
        </w:rPr>
        <w:t>signal.</w:t>
      </w:r>
    </w:p>
    <w:p w14:paraId="69BB3ABC" w14:textId="77777777" w:rsidR="00864105" w:rsidRDefault="00A541FA">
      <w:pPr>
        <w:pStyle w:val="Paragraphedeliste"/>
        <w:numPr>
          <w:ilvl w:val="1"/>
          <w:numId w:val="8"/>
        </w:numPr>
        <w:tabs>
          <w:tab w:val="left" w:pos="520"/>
        </w:tabs>
        <w:spacing w:before="2" w:line="249" w:lineRule="auto"/>
        <w:ind w:right="217" w:hanging="201"/>
        <w:rPr>
          <w:sz w:val="20"/>
        </w:rPr>
      </w:pPr>
      <w:r>
        <w:rPr>
          <w:i/>
          <w:sz w:val="20"/>
        </w:rPr>
        <w:t xml:space="preserve">FORK(func) </w:t>
      </w:r>
      <w:r>
        <w:rPr>
          <w:sz w:val="20"/>
        </w:rPr>
        <w:t>creates a thread (lightweight process)</w:t>
      </w:r>
      <w:r>
        <w:rPr>
          <w:spacing w:val="-24"/>
          <w:sz w:val="20"/>
        </w:rPr>
        <w:t xml:space="preserve"> </w:t>
      </w:r>
      <w:r>
        <w:rPr>
          <w:sz w:val="20"/>
        </w:rPr>
        <w:t xml:space="preserve">associ- ated with the function/method </w:t>
      </w:r>
      <w:r>
        <w:rPr>
          <w:i/>
          <w:sz w:val="20"/>
        </w:rPr>
        <w:t xml:space="preserve">func </w:t>
      </w:r>
      <w:r>
        <w:rPr>
          <w:sz w:val="20"/>
        </w:rPr>
        <w:t xml:space="preserve">and </w:t>
      </w:r>
      <w:r>
        <w:rPr>
          <w:i/>
          <w:sz w:val="20"/>
        </w:rPr>
        <w:t xml:space="preserve">JOIN(theThread) </w:t>
      </w:r>
      <w:r>
        <w:rPr>
          <w:sz w:val="20"/>
        </w:rPr>
        <w:t xml:space="preserve">waits until the method associated with the thread </w:t>
      </w:r>
      <w:r>
        <w:rPr>
          <w:i/>
          <w:sz w:val="20"/>
        </w:rPr>
        <w:t>theThread</w:t>
      </w:r>
      <w:r>
        <w:rPr>
          <w:i/>
          <w:spacing w:val="10"/>
          <w:sz w:val="20"/>
        </w:rPr>
        <w:t xml:space="preserve"> </w:t>
      </w:r>
      <w:r>
        <w:rPr>
          <w:sz w:val="20"/>
        </w:rPr>
        <w:t>completes.</w:t>
      </w:r>
    </w:p>
    <w:p w14:paraId="4EC93548" w14:textId="77777777" w:rsidR="00864105" w:rsidRDefault="00864105">
      <w:pPr>
        <w:pStyle w:val="Corpsdetexte"/>
        <w:spacing w:before="4"/>
        <w:rPr>
          <w:sz w:val="19"/>
        </w:rPr>
      </w:pPr>
    </w:p>
    <w:p w14:paraId="180DF615" w14:textId="77777777" w:rsidR="00864105" w:rsidRDefault="00A541FA">
      <w:pPr>
        <w:pStyle w:val="Paragraphedeliste"/>
        <w:numPr>
          <w:ilvl w:val="0"/>
          <w:numId w:val="8"/>
        </w:numPr>
        <w:tabs>
          <w:tab w:val="left" w:pos="413"/>
        </w:tabs>
        <w:ind w:left="412" w:hanging="293"/>
        <w:rPr>
          <w:i/>
          <w:sz w:val="20"/>
        </w:rPr>
      </w:pPr>
      <w:r>
        <w:rPr>
          <w:i/>
          <w:sz w:val="20"/>
        </w:rPr>
        <w:t>Code generation</w:t>
      </w:r>
      <w:r>
        <w:rPr>
          <w:i/>
          <w:spacing w:val="26"/>
          <w:sz w:val="20"/>
        </w:rPr>
        <w:t xml:space="preserve"> </w:t>
      </w:r>
      <w:r>
        <w:rPr>
          <w:i/>
          <w:sz w:val="20"/>
        </w:rPr>
        <w:t>pattern</w:t>
      </w:r>
    </w:p>
    <w:p w14:paraId="6AA63ED2" w14:textId="77777777" w:rsidR="00864105" w:rsidRDefault="00A541FA">
      <w:pPr>
        <w:pStyle w:val="Paragraphedeliste"/>
        <w:numPr>
          <w:ilvl w:val="0"/>
          <w:numId w:val="6"/>
        </w:numPr>
        <w:tabs>
          <w:tab w:val="left" w:pos="585"/>
        </w:tabs>
        <w:spacing w:before="147" w:line="249" w:lineRule="auto"/>
        <w:ind w:right="217" w:firstLine="199"/>
        <w:jc w:val="both"/>
        <w:rPr>
          <w:sz w:val="20"/>
        </w:rPr>
      </w:pPr>
      <w:r>
        <w:rPr>
          <w:i/>
          <w:sz w:val="20"/>
        </w:rPr>
        <w:t xml:space="preserve">State transformation: </w:t>
      </w:r>
      <w:r>
        <w:rPr>
          <w:sz w:val="20"/>
        </w:rPr>
        <w:t xml:space="preserve">A common state interface </w:t>
      </w:r>
      <w:r>
        <w:rPr>
          <w:rFonts w:ascii="Bookman Old Style"/>
          <w:i/>
          <w:spacing w:val="4"/>
          <w:sz w:val="20"/>
        </w:rPr>
        <w:t xml:space="preserve">IState </w:t>
      </w:r>
      <w:r>
        <w:rPr>
          <w:sz w:val="20"/>
        </w:rPr>
        <w:t xml:space="preserve">is created. The interface contains three methods, namely, </w:t>
      </w:r>
      <w:r>
        <w:rPr>
          <w:i/>
          <w:sz w:val="20"/>
        </w:rPr>
        <w:t>entry</w:t>
      </w:r>
      <w:r>
        <w:rPr>
          <w:sz w:val="20"/>
        </w:rPr>
        <w:t xml:space="preserve">, </w:t>
      </w:r>
      <w:r>
        <w:rPr>
          <w:i/>
          <w:sz w:val="20"/>
        </w:rPr>
        <w:t>exit</w:t>
      </w:r>
      <w:r>
        <w:rPr>
          <w:sz w:val="20"/>
        </w:rPr>
        <w:t xml:space="preserve">, and </w:t>
      </w:r>
      <w:r>
        <w:rPr>
          <w:i/>
          <w:sz w:val="20"/>
        </w:rPr>
        <w:t xml:space="preserve">doActivity </w:t>
      </w:r>
      <w:r>
        <w:rPr>
          <w:sz w:val="20"/>
        </w:rPr>
        <w:t xml:space="preserve">respectively corresponding to three state actions. </w:t>
      </w:r>
      <w:r>
        <w:rPr>
          <w:spacing w:val="-8"/>
          <w:sz w:val="20"/>
        </w:rPr>
        <w:t xml:space="preserve">To </w:t>
      </w:r>
      <w:r>
        <w:rPr>
          <w:sz w:val="20"/>
        </w:rPr>
        <w:t xml:space="preserve">preserve the hierarchy of composite states,  the interface also has two attributes called </w:t>
      </w:r>
      <w:r>
        <w:rPr>
          <w:i/>
          <w:sz w:val="20"/>
        </w:rPr>
        <w:t xml:space="preserve">actives </w:t>
      </w:r>
      <w:r>
        <w:rPr>
          <w:sz w:val="20"/>
        </w:rPr>
        <w:t xml:space="preserve">and </w:t>
      </w:r>
      <w:commentRangeStart w:id="74"/>
      <w:r>
        <w:rPr>
          <w:i/>
          <w:sz w:val="20"/>
        </w:rPr>
        <w:t xml:space="preserve">pres </w:t>
      </w:r>
      <w:commentRangeEnd w:id="74"/>
      <w:r w:rsidR="00664A94">
        <w:rPr>
          <w:rStyle w:val="Marquedecommentaire"/>
        </w:rPr>
        <w:commentReference w:id="74"/>
      </w:r>
      <w:r>
        <w:rPr>
          <w:sz w:val="20"/>
        </w:rPr>
        <w:t>referring to current and previous active sub-states in case of the presence of history states, and a list of deferred event identifiers.</w:t>
      </w:r>
    </w:p>
    <w:p w14:paraId="06C4EB2A" w14:textId="77777777" w:rsidR="00864105" w:rsidRDefault="00A541FA">
      <w:pPr>
        <w:pStyle w:val="Corpsdetexte"/>
        <w:spacing w:before="72" w:line="249" w:lineRule="auto"/>
        <w:ind w:left="119" w:right="217" w:firstLine="199"/>
        <w:jc w:val="both"/>
      </w:pPr>
      <w:r>
        <w:t>Each UML state is transformed into an instance of the interface</w:t>
      </w:r>
      <w:r>
        <w:rPr>
          <w:spacing w:val="-5"/>
        </w:rPr>
        <w:t xml:space="preserve"> </w:t>
      </w:r>
      <w:r>
        <w:t>associated</w:t>
      </w:r>
      <w:r>
        <w:rPr>
          <w:spacing w:val="-5"/>
        </w:rPr>
        <w:t xml:space="preserve"> </w:t>
      </w:r>
      <w:r>
        <w:t>with</w:t>
      </w:r>
      <w:r>
        <w:rPr>
          <w:spacing w:val="-5"/>
        </w:rPr>
        <w:t xml:space="preserve"> </w:t>
      </w:r>
      <w:r>
        <w:t>a</w:t>
      </w:r>
      <w:r>
        <w:rPr>
          <w:spacing w:val="-5"/>
        </w:rPr>
        <w:t xml:space="preserve"> </w:t>
      </w:r>
      <w:r>
        <w:t>state</w:t>
      </w:r>
      <w:r>
        <w:rPr>
          <w:spacing w:val="-5"/>
        </w:rPr>
        <w:t xml:space="preserve"> </w:t>
      </w:r>
      <w:r>
        <w:t>ID</w:t>
      </w:r>
      <w:r>
        <w:rPr>
          <w:spacing w:val="-5"/>
        </w:rPr>
        <w:t xml:space="preserve"> </w:t>
      </w:r>
      <w:r>
        <w:t>(which</w:t>
      </w:r>
      <w:r>
        <w:rPr>
          <w:spacing w:val="-5"/>
        </w:rPr>
        <w:t xml:space="preserve"> </w:t>
      </w:r>
      <w:r>
        <w:t>is</w:t>
      </w:r>
      <w:r>
        <w:rPr>
          <w:spacing w:val="-5"/>
        </w:rPr>
        <w:t xml:space="preserve"> </w:t>
      </w:r>
      <w:r>
        <w:t>a</w:t>
      </w:r>
      <w:r>
        <w:rPr>
          <w:spacing w:val="-5"/>
        </w:rPr>
        <w:t xml:space="preserve"> </w:t>
      </w:r>
      <w:r>
        <w:t>child</w:t>
      </w:r>
      <w:r>
        <w:rPr>
          <w:spacing w:val="-5"/>
        </w:rPr>
        <w:t xml:space="preserve"> </w:t>
      </w:r>
      <w:r>
        <w:t>element</w:t>
      </w:r>
      <w:r>
        <w:rPr>
          <w:spacing w:val="-5"/>
        </w:rPr>
        <w:t xml:space="preserve"> </w:t>
      </w:r>
      <w:r>
        <w:t xml:space="preserve">of an enumeration) inside the active class </w:t>
      </w:r>
      <w:r>
        <w:rPr>
          <w:rFonts w:ascii="Bookman Old Style"/>
          <w:i/>
          <w:spacing w:val="7"/>
        </w:rPr>
        <w:t>C</w:t>
      </w:r>
      <w:r>
        <w:rPr>
          <w:spacing w:val="7"/>
        </w:rPr>
        <w:t xml:space="preserve">. </w:t>
      </w:r>
      <w:del w:id="75" w:author="RADERMACHER Ansgar 206501" w:date="2016-06-06T17:21:00Z">
        <w:r w:rsidDel="00664A94">
          <w:delText xml:space="preserve">When </w:delText>
        </w:r>
      </w:del>
      <w:ins w:id="76" w:author="RADERMACHER Ansgar 206501" w:date="2016-06-06T17:21:00Z">
        <w:r w:rsidR="00664A94">
          <w:t>During</w:t>
        </w:r>
        <w:r w:rsidR="00664A94">
          <w:t xml:space="preserve"> </w:t>
        </w:r>
      </w:ins>
      <w:r>
        <w:t xml:space="preserve">initialization, each instance </w:t>
      </w:r>
      <w:commentRangeStart w:id="77"/>
      <w:r>
        <w:t>refers its methods to the actual method</w:t>
      </w:r>
      <w:commentRangeEnd w:id="77"/>
      <w:r w:rsidR="00664A94">
        <w:rPr>
          <w:rStyle w:val="Marquedecommentaire"/>
        </w:rPr>
        <w:commentReference w:id="77"/>
      </w:r>
      <w:r>
        <w:t xml:space="preserve">s.  In C++, this referring is done by using the powerful mechanism </w:t>
      </w:r>
      <w:ins w:id="78" w:author="RADERMACHER Ansgar 206501" w:date="2016-06-06T17:21:00Z">
        <w:r w:rsidR="00664A94">
          <w:t xml:space="preserve">of </w:t>
        </w:r>
      </w:ins>
      <w:r>
        <w:t>function pointer</w:t>
      </w:r>
      <w:ins w:id="79" w:author="RADERMACHER Ansgar 206501" w:date="2016-06-06T17:21:00Z">
        <w:r w:rsidR="00664A94">
          <w:t>s</w:t>
        </w:r>
      </w:ins>
      <w:r>
        <w:t xml:space="preserve">. In other object-oriented languages such as Java, this is done with anonymous sub-classes of the interface. Listing 1 shows the interface and its instances, in which S0 is one of </w:t>
      </w:r>
      <w:r>
        <w:rPr>
          <w:rFonts w:ascii="Bookman Old Style"/>
          <w:i/>
        </w:rPr>
        <w:t xml:space="preserve">lstates </w:t>
      </w:r>
      <w:r>
        <w:t xml:space="preserve">and </w:t>
      </w:r>
      <w:r>
        <w:rPr>
          <w:i/>
        </w:rPr>
        <w:t xml:space="preserve">NUM_STATES </w:t>
      </w:r>
      <w:r>
        <w:t xml:space="preserve">is the number of </w:t>
      </w:r>
      <w:r>
        <w:rPr>
          <w:spacing w:val="33"/>
        </w:rPr>
        <w:t xml:space="preserve"> </w:t>
      </w:r>
      <w:r>
        <w:t>states.</w:t>
      </w:r>
    </w:p>
    <w:p w14:paraId="4B7E5AD0" w14:textId="77777777" w:rsidR="00864105" w:rsidRDefault="00A541FA">
      <w:pPr>
        <w:pStyle w:val="Corpsdetexte"/>
        <w:spacing w:before="68" w:line="249" w:lineRule="auto"/>
        <w:ind w:left="119" w:right="217" w:firstLine="199"/>
        <w:jc w:val="both"/>
      </w:pPr>
      <w:r>
        <w:t xml:space="preserve">Each </w:t>
      </w:r>
      <w:del w:id="80" w:author="RADERMACHER Ansgar 206501" w:date="2016-06-06T17:23:00Z">
        <w:r w:rsidDel="00664A94">
          <w:delText>of state’s</w:delText>
        </w:r>
      </w:del>
      <w:r>
        <w:t xml:space="preserve"> </w:t>
      </w:r>
      <w:r>
        <w:rPr>
          <w:i/>
        </w:rPr>
        <w:t xml:space="preserve">doActivity </w:t>
      </w:r>
      <w:r>
        <w:t xml:space="preserve">is associated with a thread and     a mutex. The </w:t>
      </w:r>
      <w:r>
        <w:rPr>
          <w:i/>
        </w:rPr>
        <w:t xml:space="preserve">doActivity </w:t>
      </w:r>
      <w:r>
        <w:t xml:space="preserve">thread is initialized, waits for a start signal, executes the </w:t>
      </w:r>
      <w:r>
        <w:rPr>
          <w:i/>
        </w:rPr>
        <w:t xml:space="preserve">doActivity </w:t>
      </w:r>
      <w:r>
        <w:t>code, generates a completion if the state is atomic and still active, and goes back to the</w:t>
      </w:r>
      <w:r>
        <w:rPr>
          <w:spacing w:val="-27"/>
        </w:rPr>
        <w:t xml:space="preserve"> </w:t>
      </w:r>
      <w:r>
        <w:t xml:space="preserve">waiting point as the paradigm above. Listing 2 shows a code segment for </w:t>
      </w:r>
      <w:r>
        <w:rPr>
          <w:i/>
        </w:rPr>
        <w:t xml:space="preserve">doActivity </w:t>
      </w:r>
      <w:r>
        <w:t>threads. The method in the Listing takes as</w:t>
      </w:r>
      <w:r>
        <w:rPr>
          <w:spacing w:val="-19"/>
        </w:rPr>
        <w:t xml:space="preserve"> </w:t>
      </w:r>
      <w:r>
        <w:t xml:space="preserve">input a state id to use and call the appropriate mutex and </w:t>
      </w:r>
      <w:r>
        <w:rPr>
          <w:i/>
        </w:rPr>
        <w:t>doActivity</w:t>
      </w:r>
      <w:r>
        <w:t>, respectively.</w:t>
      </w:r>
    </w:p>
    <w:p w14:paraId="496EAC03" w14:textId="77777777" w:rsidR="00864105" w:rsidRDefault="00864105">
      <w:pPr>
        <w:pStyle w:val="Corpsdetexte"/>
        <w:spacing w:before="5"/>
        <w:rPr>
          <w:sz w:val="19"/>
        </w:rPr>
      </w:pPr>
    </w:p>
    <w:p w14:paraId="35C9CFC0" w14:textId="0B5CDB34" w:rsidR="00864105" w:rsidRDefault="006A4EFD">
      <w:pPr>
        <w:spacing w:line="148" w:lineRule="exact"/>
        <w:ind w:left="758"/>
        <w:rPr>
          <w:sz w:val="16"/>
        </w:rPr>
      </w:pPr>
      <w:r>
        <w:rPr>
          <w:noProof/>
        </w:rPr>
        <mc:AlternateContent>
          <mc:Choice Requires="wpg">
            <w:drawing>
              <wp:anchor distT="0" distB="0" distL="114300" distR="114300" simplePos="0" relativeHeight="503274008" behindDoc="1" locked="0" layoutInCell="1" allowOverlap="1" wp14:anchorId="1C838532" wp14:editId="6807B94E">
                <wp:simplePos x="0" y="0"/>
                <wp:positionH relativeFrom="page">
                  <wp:posOffset>3897630</wp:posOffset>
                </wp:positionH>
                <wp:positionV relativeFrom="paragraph">
                  <wp:posOffset>92075</wp:posOffset>
                </wp:positionV>
                <wp:extent cx="3317875" cy="276225"/>
                <wp:effectExtent l="1905" t="11430" r="4445" b="7620"/>
                <wp:wrapNone/>
                <wp:docPr id="291" name="Group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7875" cy="276225"/>
                          <a:chOff x="6138" y="145"/>
                          <a:chExt cx="5225" cy="435"/>
                        </a:xfrm>
                      </wpg:grpSpPr>
                      <wps:wsp>
                        <wps:cNvPr id="292" name="Line 304"/>
                        <wps:cNvCnPr>
                          <a:cxnSpLocks noChangeShapeType="1"/>
                        </wps:cNvCnPr>
                        <wps:spPr bwMode="auto">
                          <a:xfrm>
                            <a:off x="6172" y="183"/>
                            <a:ext cx="5156" cy="0"/>
                          </a:xfrm>
                          <a:prstGeom prst="line">
                            <a:avLst/>
                          </a:prstGeom>
                          <a:noFill/>
                          <a:ln w="43015">
                            <a:solidFill>
                              <a:srgbClr val="FFFFFF"/>
                            </a:solidFill>
                            <a:round/>
                            <a:headEnd/>
                            <a:tailEnd/>
                          </a:ln>
                          <a:extLst>
                            <a:ext uri="{909E8E84-426E-40DD-AFC4-6F175D3DCCD1}">
                              <a14:hiddenFill xmlns:a14="http://schemas.microsoft.com/office/drawing/2010/main">
                                <a:noFill/>
                              </a14:hiddenFill>
                            </a:ext>
                          </a:extLst>
                        </wps:spPr>
                        <wps:bodyPr/>
                      </wps:wsp>
                      <wps:wsp>
                        <wps:cNvPr id="293" name="Line 303"/>
                        <wps:cNvCnPr>
                          <a:cxnSpLocks noChangeShapeType="1"/>
                        </wps:cNvCnPr>
                        <wps:spPr bwMode="auto">
                          <a:xfrm>
                            <a:off x="6176" y="21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94" name="Line 302"/>
                        <wps:cNvCnPr>
                          <a:cxnSpLocks noChangeShapeType="1"/>
                        </wps:cNvCnPr>
                        <wps:spPr bwMode="auto">
                          <a:xfrm>
                            <a:off x="6172" y="153"/>
                            <a:ext cx="67"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95" name="Line 301"/>
                        <wps:cNvCnPr>
                          <a:cxnSpLocks noChangeShapeType="1"/>
                        </wps:cNvCnPr>
                        <wps:spPr bwMode="auto">
                          <a:xfrm>
                            <a:off x="6239" y="153"/>
                            <a:ext cx="5022"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96" name="Line 300"/>
                        <wps:cNvCnPr>
                          <a:cxnSpLocks noChangeShapeType="1"/>
                        </wps:cNvCnPr>
                        <wps:spPr bwMode="auto">
                          <a:xfrm>
                            <a:off x="11261" y="153"/>
                            <a:ext cx="67"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97" name="Line 299"/>
                        <wps:cNvCnPr>
                          <a:cxnSpLocks noChangeShapeType="1"/>
                        </wps:cNvCnPr>
                        <wps:spPr bwMode="auto">
                          <a:xfrm>
                            <a:off x="11324" y="21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98" name="Line 298"/>
                        <wps:cNvCnPr>
                          <a:cxnSpLocks noChangeShapeType="1"/>
                        </wps:cNvCnPr>
                        <wps:spPr bwMode="auto">
                          <a:xfrm>
                            <a:off x="6176" y="33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99" name="Line 297"/>
                        <wps:cNvCnPr>
                          <a:cxnSpLocks noChangeShapeType="1"/>
                        </wps:cNvCnPr>
                        <wps:spPr bwMode="auto">
                          <a:xfrm>
                            <a:off x="11324" y="33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300" name="Line 296"/>
                        <wps:cNvCnPr>
                          <a:cxnSpLocks noChangeShapeType="1"/>
                        </wps:cNvCnPr>
                        <wps:spPr bwMode="auto">
                          <a:xfrm>
                            <a:off x="6176" y="45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301" name="Line 295"/>
                        <wps:cNvCnPr>
                          <a:cxnSpLocks noChangeShapeType="1"/>
                        </wps:cNvCnPr>
                        <wps:spPr bwMode="auto">
                          <a:xfrm>
                            <a:off x="11324" y="45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302" name="Line 294"/>
                        <wps:cNvCnPr>
                          <a:cxnSpLocks noChangeShapeType="1"/>
                        </wps:cNvCnPr>
                        <wps:spPr bwMode="auto">
                          <a:xfrm>
                            <a:off x="6176" y="57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303" name="Line 293"/>
                        <wps:cNvCnPr>
                          <a:cxnSpLocks noChangeShapeType="1"/>
                        </wps:cNvCnPr>
                        <wps:spPr bwMode="auto">
                          <a:xfrm>
                            <a:off x="11324" y="57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379B2EE" id="Group 292" o:spid="_x0000_s1026" style="position:absolute;margin-left:306.9pt;margin-top:7.25pt;width:261.25pt;height:21.75pt;z-index:-42472;mso-position-horizontal-relative:page" coordorigin="6138,145" coordsize="5225,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">
                <v:line id="Line 304" o:spid="_x0000_s1027" style="position:absolute;visibility:visible;mso-wrap-style:square" from="6172,183" to="11328,1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k7J8IAAADcAAAADwAAAGRycy9kb3ducmV2LnhtbESPQYvCMBSE78L+h/CEvWnaropbTUUE&#10;YfGmLXh9NG/bavNSmqzWf78RBI/DfDPDrDeDacWNetdYVhBPIxDEpdUNVwqKfD9ZgnAeWWNrmRQ8&#10;yMEm+xitMdX2zke6nXwlQgm7FBXU3neplK6syaCb2o44eL+2N+iD7Cupe7yHctPKJIoW0mDDYaHG&#10;jnY1ldfTn1EQ2NiW5wjnh0d3Oc6+im3eFEp9joftCoSnwb/hV/pHK0i+E3ieCUdAZ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Mk7J8IAAADcAAAADwAAAAAAAAAAAAAA&#10;AAChAgAAZHJzL2Rvd25yZXYueG1sUEsFBgAAAAAEAAQA+QAAAJADAAAAAA==&#10;" strokecolor="white" strokeweight="1.1949mm"/>
                <v:line id="Line 303" o:spid="_x0000_s1028" style="position:absolute;visibility:visible;mso-wrap-style:square" from="6176,217" to="6176,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iqJMQAAADcAAAADwAAAGRycy9kb3ducmV2LnhtbESPT2sCMRTE7wW/Q3iCt5rdKNWuRrF/&#10;hIInben5sXnurm5eliTV7bc3hYLHYWZ+wyzXvW3FhXxoHGvIxxkI4tKZhisNX5/bxzmIEJENto5J&#10;wy8FWK8GD0ssjLvyni6HWIkE4VCghjrGrpAylDVZDGPXESfv6LzFmKSvpPF4TXDbSpVlT9Jiw2mh&#10;xo5eayrPhx+roVGzPo/T7/Mu3728n7yazt+U03o07DcLEJH6eA//tz+MBvU8gb8z6QjI1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iKokxAAAANwAAAAPAAAAAAAAAAAA&#10;AAAAAKECAABkcnMvZG93bnJldi54bWxQSwUGAAAAAAQABAD5AAAAkgMAAAAA&#10;" strokeweight=".14042mm"/>
                <v:line id="Line 302" o:spid="_x0000_s1029" style="position:absolute;visibility:visible;mso-wrap-style:square" from="6172,153" to="6239,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EyUMQAAADcAAAADwAAAGRycy9kb3ducmV2LnhtbESPT2sCMRTE74LfIbxCb5rdsFjdGsX+&#10;A8FTVTw/Nq+7WzcvS5Lq9tsbodDjMDO/YZbrwXbiQj60jjXk0wwEceVMy7WG4+FjMgcRIrLBzjFp&#10;+KUA69V4tMTSuCt/0mUfa5EgHErU0MTYl1KGqiGLYep64uR9OW8xJulraTxeE9x2UmXZTFpsOS00&#10;2NNrQ9V5/2M1tOppyGNxOu/y3cv7t1fF/E05rR8fhs0ziEhD/A//tbdGg1oUcD+TjoB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TJQxAAAANwAAAAPAAAAAAAAAAAA&#10;AAAAAKECAABkcnMvZG93bnJldi54bWxQSwUGAAAAAAQABAD5AAAAkgMAAAAA&#10;" strokeweight=".14042mm"/>
                <v:line id="Line 301" o:spid="_x0000_s1030" style="position:absolute;visibility:visible;mso-wrap-style:square" from="6239,153" to="11261,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2Xy8QAAADcAAAADwAAAGRycy9kb3ducmV2LnhtbESPT2sCMRTE7wW/Q3iCt5rdYKtdjWL/&#10;CAVP2tLzY/PcXd28LEnU7bc3hYLHYWZ+wyxWvW3FhXxoHGvIxxkI4tKZhisN31+bxxmIEJENto5J&#10;wy8FWC0HDwssjLvyji77WIkE4VCghjrGrpAylDVZDGPXESfv4LzFmKSvpPF4TXDbSpVlz9Jiw2mh&#10;xo7eaipP+7PV0Khpn8fJz2mbb18/jl5NZu/KaT0a9us5iEh9vIf/259Gg3p5gr8z6QjI5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LZfLxAAAANwAAAAPAAAAAAAAAAAA&#10;AAAAAKECAABkcnMvZG93bnJldi54bWxQSwUGAAAAAAQABAD5AAAAkgMAAAAA&#10;" strokeweight=".14042mm"/>
                <v:line id="Line 300" o:spid="_x0000_s1031" style="position:absolute;visibility:visible;mso-wrap-style:square" from="11261,153" to="11328,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8JvMQAAADcAAAADwAAAGRycy9kb3ducmV2LnhtbESPQWsCMRSE74L/ITyhN81uELVbo6it&#10;UPBUW3p+bF53t25eliTq9t+bguBxmJlvmOW6t624kA+NYw35JANBXDrTcKXh63M/XoAIEdlg65g0&#10;/FGA9Wo4WGJh3JU/6HKMlUgQDgVqqGPsCilDWZPFMHEdcfJ+nLcYk/SVNB6vCW5bqbJsJi02nBZq&#10;7GhXU3k6nq2GRs37PE6/T4f8sH379Wq6eFVO66dRv3kBEamPj/C9/W40qOcZ/J9JR0Cu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wm8xAAAANwAAAAPAAAAAAAAAAAA&#10;AAAAAKECAABkcnMvZG93bnJldi54bWxQSwUGAAAAAAQABAD5AAAAkgMAAAAA&#10;" strokeweight=".14042mm"/>
                <v:line id="Line 299" o:spid="_x0000_s1032" style="position:absolute;visibility:visible;mso-wrap-style:square" from="11324,217" to="11324,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OsJ8QAAADcAAAADwAAAGRycy9kb3ducmV2LnhtbESPQWsCMRSE74L/ITyhN81ukGq3RlHb&#10;guCptvT82Lzubt28LEnU7b83guBxmJlvmMWqt604kw+NYw35JANBXDrTcKXh++tjPAcRIrLB1jFp&#10;+KcAq+VwsMDCuAt/0vkQK5EgHArUUMfYFVKGsiaLYeI64uT9Om8xJukraTxeEty2UmXZs7TYcFqo&#10;saNtTeXxcLIaGjXr8zj9Oe7z/eb9z6vp/E05rZ9G/foVRKQ+PsL39s5oUC8zuJ1JR0Au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s6wnxAAAANwAAAAPAAAAAAAAAAAA&#10;AAAAAKECAABkcnMvZG93bnJldi54bWxQSwUGAAAAAAQABAD5AAAAkgMAAAAA&#10;" strokeweight=".14042mm"/>
                <v:line id="Line 298" o:spid="_x0000_s1033" style="position:absolute;visibility:visible;mso-wrap-style:square" from="6176,337" to="6176,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w4VcEAAADcAAAADwAAAGRycy9kb3ducmV2LnhtbERPy2oCMRTdF/yHcIXuamaCtDoaxdYK&#10;BVc+cH2ZXGdGJzdDEnX8+2ZR6PJw3vNlb1txJx8axxryUQaCuHSm4UrD8bB5m4AIEdlg65g0PCnA&#10;cjF4mWNh3IN3dN/HSqQQDgVqqGPsCilDWZPFMHIdceLOzluMCfpKGo+PFG5bqbLsXVpsODXU2NFX&#10;TeV1f7MaGvXR53F8um7z7ef3xavxZK2c1q/DfjUDEamP/+I/94/RoKZpbTqTjoBc/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LDhVwQAAANwAAAAPAAAAAAAAAAAAAAAA&#10;AKECAABkcnMvZG93bnJldi54bWxQSwUGAAAAAAQABAD5AAAAjwMAAAAA&#10;" strokeweight=".14042mm"/>
                <v:line id="Line 297" o:spid="_x0000_s1034" style="position:absolute;visibility:visible;mso-wrap-style:square" from="11324,337" to="11324,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CdzsQAAADcAAAADwAAAGRycy9kb3ducmV2LnhtbESPW2sCMRSE34X+h3AKvml2g3jZGqUX&#10;C4JPaunzYXO6u3VzsiSpbv+9EQQfh5n5hlmue9uKM/nQONaQjzMQxKUzDVcavo6fozmIEJENto5J&#10;wz8FWK+eBkssjLvwns6HWIkE4VCghjrGrpAylDVZDGPXESfvx3mLMUlfSePxkuC2lSrLptJiw2mh&#10;xo7eaypPhz+roVGzPo+T79Mu371tfr2azD+U03r43L++gIjUx0f43t4aDWqxgNuZdATk6g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YJ3OxAAAANwAAAAPAAAAAAAAAAAA&#10;AAAAAKECAABkcnMvZG93bnJldi54bWxQSwUGAAAAAAQABAD5AAAAkgMAAAAA&#10;" strokeweight=".14042mm"/>
                <v:line id="Line 296" o:spid="_x0000_s1035" style="position:absolute;visibility:visible;mso-wrap-style:square" from="6176,456" to="6176,4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GuScAAAADcAAAADwAAAGRycy9kb3ducmV2LnhtbERPTYvCMBC9C/sfwgjeNG0VV6pRVldh&#10;wZOueB6asa02k5Jktf57c1jw+Hjfi1VnGnEn52vLCtJRAoK4sLrmUsHpdzecgfABWWNjmRQ8ycNq&#10;+dFbYK7tgw90P4ZSxBD2OSqoQmhzKX1RkUE/si1x5C7WGQwRulJqh48YbhqZJclUGqw5NlTY0qai&#10;4nb8Mwrq7LNLw+R826f79fbqssnsO7NKDfrd1xxEoC68xf/uH61gnMT58Uw8AnL5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6xrknAAAAA3AAAAA8AAAAAAAAAAAAAAAAA&#10;oQIAAGRycy9kb3ducmV2LnhtbFBLBQYAAAAABAAEAPkAAACOAwAAAAA=&#10;" strokeweight=".14042mm"/>
                <v:line id="Line 295" o:spid="_x0000_s1036" style="position:absolute;visibility:visible;mso-wrap-style:square" from="11324,456" to="11324,4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0L0sQAAADcAAAADwAAAGRycy9kb3ducmV2LnhtbESPT4vCMBTE7wv7HcJb8KZpq6hUo+z6&#10;BwRPuovnR/O27dq8lCRq/fZGEPY4zMxvmPmyM424kvO1ZQXpIAFBXFhdc6ng53vbn4LwAVljY5kU&#10;3MnDcvH+Nsdc2xsf6HoMpYgQ9jkqqEJocyl9UZFBP7AtcfR+rTMYonSl1A5vEW4amSXJWBqsOS5U&#10;2NKqouJ8vBgFdTbp0jA6nffp/mvz57LRdJ1ZpXof3ecMRKAu/Idf7Z1WMExSeJ6JR0A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QvSxAAAANwAAAAPAAAAAAAAAAAA&#10;AAAAAKECAABkcnMvZG93bnJldi54bWxQSwUGAAAAAAQABAD5AAAAkgMAAAAA&#10;" strokeweight=".14042mm"/>
                <v:line id="Line 294" o:spid="_x0000_s1037" style="position:absolute;visibility:visible;mso-wrap-style:square" from="6176,576" to="6176,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VpcQAAADcAAAADwAAAGRycy9kb3ducmV2LnhtbESPQWsCMRSE74L/ITyht5rdVKqsRlHb&#10;QsGT2+L5sXnd3bp5WZKo23/fFAoeh5n5hlltBtuJK/nQOtaQTzMQxJUzLdcaPj/eHhcgQkQ22Dkm&#10;DT8UYLMej1ZYGHfjI13LWIsE4VCghibGvpAyVA1ZDFPXEyfvy3mLMUlfS+PxluC2kyrLnqXFltNC&#10;gz3tG6rO5cVqaNV8yOPsdD7kh93rt1ezxYtyWj9Mhu0SRKQh3sP/7Xej4SlT8HcmHQG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L5WlxAAAANwAAAAPAAAAAAAAAAAA&#10;AAAAAKECAABkcnMvZG93bnJldi54bWxQSwUGAAAAAAQABAD5AAAAkgMAAAAA&#10;" strokeweight=".14042mm"/>
                <v:line id="Line 293" o:spid="_x0000_s1038" style="position:absolute;visibility:visible;mso-wrap-style:square" from="11324,576" to="11324,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mMwPsQAAADcAAAADwAAAGRycy9kb3ducmV2LnhtbESPQWvCQBSE70L/w/IK3nSTKFZSV2mr&#10;guDJtPT8yL4mqdm3YXfV+O9dQfA4zMw3zGLVm1acyfnGsoJ0nIAgLq1uuFLw870dzUH4gKyxtUwK&#10;ruRhtXwZLDDX9sIHOhehEhHCPkcFdQhdLqUvazLox7Yjjt6fdQZDlK6S2uElwk0rsySZSYMNx4Ua&#10;O/qqqTwWJ6Ogyd76NEx/j/t0/7n5d9l0vs6sUsPX/uMdRKA+PMOP9k4rmCQTuJ+JR0Au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YzA+xAAAANwAAAAPAAAAAAAAAAAA&#10;AAAAAKECAABkcnMvZG93bnJldi54bWxQSwUGAAAAAAQABAD5AAAAkgMAAAAA&#10;" strokeweight=".14042mm"/>
                <w10:wrap anchorx="page"/>
              </v:group>
            </w:pict>
          </mc:Fallback>
        </mc:AlternateContent>
      </w:r>
      <w:r w:rsidR="00A541FA">
        <w:rPr>
          <w:sz w:val="16"/>
        </w:rPr>
        <w:t>Listing 1.    IState interface and function pointers in   C++</w:t>
      </w:r>
    </w:p>
    <w:p w14:paraId="1A33B85E" w14:textId="77777777" w:rsidR="00864105" w:rsidRDefault="00864105">
      <w:pPr>
        <w:spacing w:line="148" w:lineRule="exact"/>
        <w:rPr>
          <w:sz w:val="16"/>
        </w:rPr>
        <w:sectPr w:rsidR="00864105">
          <w:pgSz w:w="12240" w:h="15840"/>
          <w:pgMar w:top="1080" w:right="760" w:bottom="280" w:left="860" w:header="720" w:footer="720" w:gutter="0"/>
          <w:cols w:num="2" w:space="720" w:equalWidth="0">
            <w:col w:w="5141" w:space="119"/>
            <w:col w:w="5360"/>
          </w:cols>
        </w:sectPr>
      </w:pPr>
    </w:p>
    <w:p w14:paraId="4D34A9CA" w14:textId="77777777" w:rsidR="00864105" w:rsidRDefault="00A541FA">
      <w:pPr>
        <w:pStyle w:val="Paragraphedeliste"/>
        <w:numPr>
          <w:ilvl w:val="1"/>
          <w:numId w:val="8"/>
        </w:numPr>
        <w:tabs>
          <w:tab w:val="left" w:pos="520"/>
        </w:tabs>
        <w:spacing w:line="195" w:lineRule="exact"/>
        <w:ind w:left="510" w:hanging="192"/>
        <w:jc w:val="left"/>
        <w:rPr>
          <w:sz w:val="10"/>
        </w:rPr>
      </w:pPr>
      <w:r>
        <w:rPr>
          <w:sz w:val="20"/>
        </w:rPr>
        <w:t xml:space="preserve">Exiting  a  concurrent  state  </w:t>
      </w:r>
      <w:r>
        <w:rPr>
          <w:rFonts w:ascii="Bookman Old Style"/>
          <w:i/>
          <w:sz w:val="20"/>
        </w:rPr>
        <w:t>s</w:t>
      </w:r>
      <w:r>
        <w:rPr>
          <w:sz w:val="20"/>
        </w:rPr>
        <w:t xml:space="preserve">,  before  the  execution  of </w:t>
      </w:r>
      <w:r>
        <w:rPr>
          <w:color w:val="7F7F7F"/>
          <w:sz w:val="10"/>
        </w:rPr>
        <w:t>1</w:t>
      </w:r>
      <w:r>
        <w:rPr>
          <w:color w:val="0000FF"/>
          <w:sz w:val="10"/>
        </w:rPr>
        <w:t>t y p e d e fs t r u c t</w:t>
      </w:r>
      <w:r>
        <w:rPr>
          <w:sz w:val="10"/>
        </w:rPr>
        <w:t xml:space="preserve">I S t a t e </w:t>
      </w:r>
      <w:r>
        <w:rPr>
          <w:spacing w:val="1"/>
          <w:sz w:val="10"/>
        </w:rPr>
        <w:t xml:space="preserve"> </w:t>
      </w:r>
      <w:r>
        <w:rPr>
          <w:sz w:val="10"/>
        </w:rPr>
        <w:t>{</w:t>
      </w:r>
    </w:p>
    <w:p w14:paraId="78629AB2" w14:textId="5B0FEF44" w:rsidR="00864105" w:rsidRDefault="006A4EFD">
      <w:pPr>
        <w:spacing w:line="243" w:lineRule="exact"/>
        <w:ind w:left="519"/>
        <w:rPr>
          <w:sz w:val="10"/>
        </w:rPr>
      </w:pPr>
      <w:r>
        <w:rPr>
          <w:noProof/>
        </w:rPr>
        <mc:AlternateContent>
          <mc:Choice Requires="wps">
            <w:drawing>
              <wp:anchor distT="0" distB="0" distL="114300" distR="114300" simplePos="0" relativeHeight="503274032" behindDoc="1" locked="0" layoutInCell="1" allowOverlap="1" wp14:anchorId="7C998928" wp14:editId="6C217845">
                <wp:simplePos x="0" y="0"/>
                <wp:positionH relativeFrom="page">
                  <wp:posOffset>4050030</wp:posOffset>
                </wp:positionH>
                <wp:positionV relativeFrom="paragraph">
                  <wp:posOffset>635</wp:posOffset>
                </wp:positionV>
                <wp:extent cx="857250" cy="63500"/>
                <wp:effectExtent l="1905" t="4445" r="0" b="0"/>
                <wp:wrapNone/>
                <wp:docPr id="290" name="Text 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6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DE7F43" w14:textId="77777777" w:rsidR="00A541FA" w:rsidRDefault="00A541FA">
                            <w:pPr>
                              <w:spacing w:line="98" w:lineRule="exact"/>
                              <w:rPr>
                                <w:sz w:val="10"/>
                              </w:rPr>
                            </w:pPr>
                            <w:r>
                              <w:rPr>
                                <w:color w:val="0000FF"/>
                                <w:sz w:val="10"/>
                              </w:rPr>
                              <w:t>i</w:t>
                            </w:r>
                            <w:r>
                              <w:rPr>
                                <w:color w:val="0000FF"/>
                                <w:spacing w:val="-8"/>
                                <w:sz w:val="10"/>
                              </w:rPr>
                              <w:t xml:space="preserve"> </w:t>
                            </w:r>
                            <w:r>
                              <w:rPr>
                                <w:color w:val="0000FF"/>
                                <w:sz w:val="10"/>
                              </w:rPr>
                              <w:t>n</w:t>
                            </w:r>
                            <w:r>
                              <w:rPr>
                                <w:color w:val="0000FF"/>
                                <w:spacing w:val="-8"/>
                                <w:sz w:val="10"/>
                              </w:rPr>
                              <w:t xml:space="preserve"> </w:t>
                            </w:r>
                            <w:r>
                              <w:rPr>
                                <w:color w:val="0000FF"/>
                                <w:sz w:val="10"/>
                              </w:rPr>
                              <w:t>t</w:t>
                            </w:r>
                            <w:r>
                              <w:rPr>
                                <w:sz w:val="10"/>
                              </w:rPr>
                              <w:t>p</w:t>
                            </w:r>
                            <w:r>
                              <w:rPr>
                                <w:spacing w:val="-12"/>
                                <w:sz w:val="10"/>
                              </w:rPr>
                              <w:t xml:space="preserve"> </w:t>
                            </w:r>
                            <w:r>
                              <w:rPr>
                                <w:sz w:val="10"/>
                              </w:rPr>
                              <w:t>r</w:t>
                            </w:r>
                            <w:r>
                              <w:rPr>
                                <w:spacing w:val="-12"/>
                                <w:sz w:val="10"/>
                              </w:rPr>
                              <w:t xml:space="preserve"> </w:t>
                            </w:r>
                            <w:r>
                              <w:rPr>
                                <w:sz w:val="10"/>
                              </w:rPr>
                              <w:t>e</w:t>
                            </w:r>
                            <w:r>
                              <w:rPr>
                                <w:spacing w:val="-12"/>
                                <w:sz w:val="10"/>
                              </w:rPr>
                              <w:t xml:space="preserve"> </w:t>
                            </w:r>
                            <w:r>
                              <w:rPr>
                                <w:sz w:val="10"/>
                              </w:rPr>
                              <w:t>s</w:t>
                            </w:r>
                            <w:r>
                              <w:rPr>
                                <w:spacing w:val="7"/>
                                <w:sz w:val="10"/>
                              </w:rPr>
                              <w:t xml:space="preserve"> </w:t>
                            </w:r>
                            <w:r>
                              <w:rPr>
                                <w:sz w:val="10"/>
                              </w:rPr>
                              <w:t>[</w:t>
                            </w:r>
                            <w:r>
                              <w:rPr>
                                <w:spacing w:val="-7"/>
                                <w:sz w:val="10"/>
                              </w:rPr>
                              <w:t xml:space="preserve"> </w:t>
                            </w:r>
                            <w:r>
                              <w:rPr>
                                <w:sz w:val="10"/>
                              </w:rPr>
                              <w:t>2</w:t>
                            </w:r>
                            <w:r>
                              <w:rPr>
                                <w:spacing w:val="-7"/>
                                <w:sz w:val="10"/>
                              </w:rPr>
                              <w:t xml:space="preserve"> </w:t>
                            </w:r>
                            <w:r>
                              <w:rPr>
                                <w:sz w:val="10"/>
                              </w:rPr>
                              <w:t>]</w:t>
                            </w:r>
                            <w:r>
                              <w:rPr>
                                <w:spacing w:val="-7"/>
                                <w:sz w:val="10"/>
                              </w:rPr>
                              <w:t xml:space="preserve"> </w:t>
                            </w:r>
                            <w:r>
                              <w:rPr>
                                <w:sz w:val="10"/>
                              </w:rPr>
                              <w:t>;</w:t>
                            </w:r>
                            <w:r>
                              <w:rPr>
                                <w:color w:val="0000FF"/>
                                <w:sz w:val="10"/>
                              </w:rPr>
                              <w:t>i</w:t>
                            </w:r>
                            <w:r>
                              <w:rPr>
                                <w:color w:val="0000FF"/>
                                <w:spacing w:val="-8"/>
                                <w:sz w:val="10"/>
                              </w:rPr>
                              <w:t xml:space="preserve"> </w:t>
                            </w:r>
                            <w:r>
                              <w:rPr>
                                <w:color w:val="0000FF"/>
                                <w:sz w:val="10"/>
                              </w:rPr>
                              <w:t>n</w:t>
                            </w:r>
                            <w:r>
                              <w:rPr>
                                <w:color w:val="0000FF"/>
                                <w:spacing w:val="-8"/>
                                <w:sz w:val="10"/>
                              </w:rPr>
                              <w:t xml:space="preserve"> </w:t>
                            </w:r>
                            <w:r>
                              <w:rPr>
                                <w:color w:val="0000FF"/>
                                <w:sz w:val="10"/>
                              </w:rPr>
                              <w:t>t</w:t>
                            </w:r>
                            <w:r>
                              <w:rPr>
                                <w:sz w:val="10"/>
                              </w:rPr>
                              <w:t>a</w:t>
                            </w:r>
                            <w:r>
                              <w:rPr>
                                <w:spacing w:val="-9"/>
                                <w:sz w:val="10"/>
                              </w:rPr>
                              <w:t xml:space="preserve"> </w:t>
                            </w:r>
                            <w:r>
                              <w:rPr>
                                <w:sz w:val="10"/>
                              </w:rPr>
                              <w:t>c</w:t>
                            </w:r>
                            <w:r>
                              <w:rPr>
                                <w:spacing w:val="-9"/>
                                <w:sz w:val="10"/>
                              </w:rPr>
                              <w:t xml:space="preserve"> </w:t>
                            </w:r>
                            <w:r>
                              <w:rPr>
                                <w:sz w:val="10"/>
                              </w:rPr>
                              <w:t>t</w:t>
                            </w:r>
                            <w:r>
                              <w:rPr>
                                <w:spacing w:val="-9"/>
                                <w:sz w:val="10"/>
                              </w:rPr>
                              <w:t xml:space="preserve"> </w:t>
                            </w:r>
                            <w:r>
                              <w:rPr>
                                <w:sz w:val="10"/>
                              </w:rPr>
                              <w:t>i</w:t>
                            </w:r>
                            <w:r>
                              <w:rPr>
                                <w:spacing w:val="-9"/>
                                <w:sz w:val="10"/>
                              </w:rPr>
                              <w:t xml:space="preserve"> </w:t>
                            </w:r>
                            <w:r>
                              <w:rPr>
                                <w:sz w:val="10"/>
                              </w:rPr>
                              <w:t>v</w:t>
                            </w:r>
                            <w:r>
                              <w:rPr>
                                <w:spacing w:val="-9"/>
                                <w:sz w:val="10"/>
                              </w:rPr>
                              <w:t xml:space="preserve"> </w:t>
                            </w:r>
                            <w:r>
                              <w:rPr>
                                <w:sz w:val="10"/>
                              </w:rPr>
                              <w:t>e</w:t>
                            </w:r>
                            <w:r>
                              <w:rPr>
                                <w:spacing w:val="-9"/>
                                <w:sz w:val="10"/>
                              </w:rPr>
                              <w:t xml:space="preserve"> </w:t>
                            </w:r>
                            <w:r>
                              <w:rPr>
                                <w:sz w:val="10"/>
                              </w:rPr>
                              <w:t>s</w:t>
                            </w:r>
                            <w:r>
                              <w:rPr>
                                <w:spacing w:val="10"/>
                                <w:sz w:val="10"/>
                              </w:rPr>
                              <w:t xml:space="preserve"> </w:t>
                            </w:r>
                            <w:r>
                              <w:rPr>
                                <w:sz w:val="10"/>
                              </w:rPr>
                              <w:t>[</w:t>
                            </w:r>
                            <w:r>
                              <w:rPr>
                                <w:spacing w:val="-7"/>
                                <w:sz w:val="10"/>
                              </w:rPr>
                              <w:t xml:space="preserve"> </w:t>
                            </w:r>
                            <w:r>
                              <w:rPr>
                                <w:sz w:val="10"/>
                              </w:rPr>
                              <w:t>2</w:t>
                            </w:r>
                            <w:r>
                              <w:rPr>
                                <w:spacing w:val="-7"/>
                                <w:sz w:val="10"/>
                              </w:rPr>
                              <w:t xml:space="preserve"> </w:t>
                            </w:r>
                            <w:r>
                              <w:rPr>
                                <w:sz w:val="10"/>
                              </w:rPr>
                              <w:t>]</w:t>
                            </w:r>
                            <w:r>
                              <w:rPr>
                                <w:spacing w:val="-7"/>
                                <w:sz w:val="10"/>
                              </w:rPr>
                              <w:t xml:space="preserve"> </w:t>
                            </w:r>
                            <w:r>
                              <w:rPr>
                                <w:sz w:val="1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998928" id="Text Box 291" o:spid="_x0000_s1488" type="#_x0000_t202" style="position:absolute;left:0;text-align:left;margin-left:318.9pt;margin-top:.05pt;width:67.5pt;height:5pt;z-index:-42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" filled="f" stroked="f">
                <v:textbox inset="0,0,0,0">
                  <w:txbxContent>
                    <w:p w14:paraId="37DE7F43" w14:textId="77777777" w:rsidR="00A541FA" w:rsidRDefault="00A541FA">
                      <w:pPr>
                        <w:spacing w:line="98" w:lineRule="exact"/>
                        <w:rPr>
                          <w:sz w:val="10"/>
                        </w:rPr>
                      </w:pPr>
                      <w:r>
                        <w:rPr>
                          <w:color w:val="0000FF"/>
                          <w:sz w:val="10"/>
                        </w:rPr>
                        <w:t>i</w:t>
                      </w:r>
                      <w:r>
                        <w:rPr>
                          <w:color w:val="0000FF"/>
                          <w:spacing w:val="-8"/>
                          <w:sz w:val="10"/>
                        </w:rPr>
                        <w:t xml:space="preserve"> </w:t>
                      </w:r>
                      <w:r>
                        <w:rPr>
                          <w:color w:val="0000FF"/>
                          <w:sz w:val="10"/>
                        </w:rPr>
                        <w:t>n</w:t>
                      </w:r>
                      <w:r>
                        <w:rPr>
                          <w:color w:val="0000FF"/>
                          <w:spacing w:val="-8"/>
                          <w:sz w:val="10"/>
                        </w:rPr>
                        <w:t xml:space="preserve"> </w:t>
                      </w:r>
                      <w:r>
                        <w:rPr>
                          <w:color w:val="0000FF"/>
                          <w:sz w:val="10"/>
                        </w:rPr>
                        <w:t>t</w:t>
                      </w:r>
                      <w:r>
                        <w:rPr>
                          <w:sz w:val="10"/>
                        </w:rPr>
                        <w:t>p</w:t>
                      </w:r>
                      <w:r>
                        <w:rPr>
                          <w:spacing w:val="-12"/>
                          <w:sz w:val="10"/>
                        </w:rPr>
                        <w:t xml:space="preserve"> </w:t>
                      </w:r>
                      <w:r>
                        <w:rPr>
                          <w:sz w:val="10"/>
                        </w:rPr>
                        <w:t>r</w:t>
                      </w:r>
                      <w:r>
                        <w:rPr>
                          <w:spacing w:val="-12"/>
                          <w:sz w:val="10"/>
                        </w:rPr>
                        <w:t xml:space="preserve"> </w:t>
                      </w:r>
                      <w:r>
                        <w:rPr>
                          <w:sz w:val="10"/>
                        </w:rPr>
                        <w:t>e</w:t>
                      </w:r>
                      <w:r>
                        <w:rPr>
                          <w:spacing w:val="-12"/>
                          <w:sz w:val="10"/>
                        </w:rPr>
                        <w:t xml:space="preserve"> </w:t>
                      </w:r>
                      <w:r>
                        <w:rPr>
                          <w:sz w:val="10"/>
                        </w:rPr>
                        <w:t>s</w:t>
                      </w:r>
                      <w:r>
                        <w:rPr>
                          <w:spacing w:val="7"/>
                          <w:sz w:val="10"/>
                        </w:rPr>
                        <w:t xml:space="preserve"> </w:t>
                      </w:r>
                      <w:r>
                        <w:rPr>
                          <w:sz w:val="10"/>
                        </w:rPr>
                        <w:t>[</w:t>
                      </w:r>
                      <w:r>
                        <w:rPr>
                          <w:spacing w:val="-7"/>
                          <w:sz w:val="10"/>
                        </w:rPr>
                        <w:t xml:space="preserve"> </w:t>
                      </w:r>
                      <w:r>
                        <w:rPr>
                          <w:sz w:val="10"/>
                        </w:rPr>
                        <w:t>2</w:t>
                      </w:r>
                      <w:r>
                        <w:rPr>
                          <w:spacing w:val="-7"/>
                          <w:sz w:val="10"/>
                        </w:rPr>
                        <w:t xml:space="preserve"> </w:t>
                      </w:r>
                      <w:r>
                        <w:rPr>
                          <w:sz w:val="10"/>
                        </w:rPr>
                        <w:t>]</w:t>
                      </w:r>
                      <w:r>
                        <w:rPr>
                          <w:spacing w:val="-7"/>
                          <w:sz w:val="10"/>
                        </w:rPr>
                        <w:t xml:space="preserve"> </w:t>
                      </w:r>
                      <w:r>
                        <w:rPr>
                          <w:sz w:val="10"/>
                        </w:rPr>
                        <w:t>;</w:t>
                      </w:r>
                      <w:r>
                        <w:rPr>
                          <w:color w:val="0000FF"/>
                          <w:sz w:val="10"/>
                        </w:rPr>
                        <w:t>i</w:t>
                      </w:r>
                      <w:r>
                        <w:rPr>
                          <w:color w:val="0000FF"/>
                          <w:spacing w:val="-8"/>
                          <w:sz w:val="10"/>
                        </w:rPr>
                        <w:t xml:space="preserve"> </w:t>
                      </w:r>
                      <w:r>
                        <w:rPr>
                          <w:color w:val="0000FF"/>
                          <w:sz w:val="10"/>
                        </w:rPr>
                        <w:t>n</w:t>
                      </w:r>
                      <w:r>
                        <w:rPr>
                          <w:color w:val="0000FF"/>
                          <w:spacing w:val="-8"/>
                          <w:sz w:val="10"/>
                        </w:rPr>
                        <w:t xml:space="preserve"> </w:t>
                      </w:r>
                      <w:r>
                        <w:rPr>
                          <w:color w:val="0000FF"/>
                          <w:sz w:val="10"/>
                        </w:rPr>
                        <w:t>t</w:t>
                      </w:r>
                      <w:r>
                        <w:rPr>
                          <w:sz w:val="10"/>
                        </w:rPr>
                        <w:t>a</w:t>
                      </w:r>
                      <w:r>
                        <w:rPr>
                          <w:spacing w:val="-9"/>
                          <w:sz w:val="10"/>
                        </w:rPr>
                        <w:t xml:space="preserve"> </w:t>
                      </w:r>
                      <w:r>
                        <w:rPr>
                          <w:sz w:val="10"/>
                        </w:rPr>
                        <w:t>c</w:t>
                      </w:r>
                      <w:r>
                        <w:rPr>
                          <w:spacing w:val="-9"/>
                          <w:sz w:val="10"/>
                        </w:rPr>
                        <w:t xml:space="preserve"> </w:t>
                      </w:r>
                      <w:r>
                        <w:rPr>
                          <w:sz w:val="10"/>
                        </w:rPr>
                        <w:t>t</w:t>
                      </w:r>
                      <w:r>
                        <w:rPr>
                          <w:spacing w:val="-9"/>
                          <w:sz w:val="10"/>
                        </w:rPr>
                        <w:t xml:space="preserve"> </w:t>
                      </w:r>
                      <w:r>
                        <w:rPr>
                          <w:sz w:val="10"/>
                        </w:rPr>
                        <w:t>i</w:t>
                      </w:r>
                      <w:r>
                        <w:rPr>
                          <w:spacing w:val="-9"/>
                          <w:sz w:val="10"/>
                        </w:rPr>
                        <w:t xml:space="preserve"> </w:t>
                      </w:r>
                      <w:r>
                        <w:rPr>
                          <w:sz w:val="10"/>
                        </w:rPr>
                        <w:t>v</w:t>
                      </w:r>
                      <w:r>
                        <w:rPr>
                          <w:spacing w:val="-9"/>
                          <w:sz w:val="10"/>
                        </w:rPr>
                        <w:t xml:space="preserve"> </w:t>
                      </w:r>
                      <w:r>
                        <w:rPr>
                          <w:sz w:val="10"/>
                        </w:rPr>
                        <w:t>e</w:t>
                      </w:r>
                      <w:r>
                        <w:rPr>
                          <w:spacing w:val="-9"/>
                          <w:sz w:val="10"/>
                        </w:rPr>
                        <w:t xml:space="preserve"> </w:t>
                      </w:r>
                      <w:r>
                        <w:rPr>
                          <w:sz w:val="10"/>
                        </w:rPr>
                        <w:t>s</w:t>
                      </w:r>
                      <w:r>
                        <w:rPr>
                          <w:spacing w:val="10"/>
                          <w:sz w:val="10"/>
                        </w:rPr>
                        <w:t xml:space="preserve"> </w:t>
                      </w:r>
                      <w:r>
                        <w:rPr>
                          <w:sz w:val="10"/>
                        </w:rPr>
                        <w:t>[</w:t>
                      </w:r>
                      <w:r>
                        <w:rPr>
                          <w:spacing w:val="-7"/>
                          <w:sz w:val="10"/>
                        </w:rPr>
                        <w:t xml:space="preserve"> </w:t>
                      </w:r>
                      <w:r>
                        <w:rPr>
                          <w:sz w:val="10"/>
                        </w:rPr>
                        <w:t>2</w:t>
                      </w:r>
                      <w:r>
                        <w:rPr>
                          <w:spacing w:val="-7"/>
                          <w:sz w:val="10"/>
                        </w:rPr>
                        <w:t xml:space="preserve"> </w:t>
                      </w:r>
                      <w:r>
                        <w:rPr>
                          <w:sz w:val="10"/>
                        </w:rPr>
                        <w:t>]</w:t>
                      </w:r>
                      <w:r>
                        <w:rPr>
                          <w:spacing w:val="-7"/>
                          <w:sz w:val="10"/>
                        </w:rPr>
                        <w:t xml:space="preserve"> </w:t>
                      </w:r>
                      <w:r>
                        <w:rPr>
                          <w:sz w:val="10"/>
                        </w:rPr>
                        <w:t>;</w:t>
                      </w:r>
                    </w:p>
                  </w:txbxContent>
                </v:textbox>
                <w10:wrap anchorx="page"/>
              </v:shape>
            </w:pict>
          </mc:Fallback>
        </mc:AlternateContent>
      </w:r>
      <w:r w:rsidR="00A541FA">
        <w:rPr>
          <w:rFonts w:ascii="Bookman Old Style"/>
          <w:i/>
          <w:sz w:val="20"/>
        </w:rPr>
        <w:t>exit</w:t>
      </w:r>
      <w:r w:rsidR="00A541FA">
        <w:rPr>
          <w:rFonts w:ascii="Tahoma"/>
          <w:sz w:val="20"/>
        </w:rPr>
        <w:t>(</w:t>
      </w:r>
      <w:r w:rsidR="00A541FA">
        <w:rPr>
          <w:rFonts w:ascii="Bookman Old Style"/>
          <w:i/>
          <w:sz w:val="20"/>
        </w:rPr>
        <w:t>s</w:t>
      </w:r>
      <w:r w:rsidR="00A541FA">
        <w:rPr>
          <w:rFonts w:ascii="Tahoma"/>
          <w:sz w:val="20"/>
        </w:rPr>
        <w:t>)</w:t>
      </w:r>
      <w:r w:rsidR="00A541FA">
        <w:rPr>
          <w:sz w:val="20"/>
        </w:rPr>
        <w:t xml:space="preserve">, a thread is also created for each region to exit  </w:t>
      </w:r>
      <w:r w:rsidR="00A541FA">
        <w:rPr>
          <w:color w:val="7F7F7F"/>
          <w:sz w:val="10"/>
        </w:rPr>
        <w:t>3</w:t>
      </w:r>
      <w:r w:rsidR="00A541FA">
        <w:rPr>
          <w:sz w:val="10"/>
        </w:rPr>
        <w:t>E v e n t I d      d e f E v e n t s [ 2 ] ;</w:t>
      </w:r>
    </w:p>
    <w:p w14:paraId="79D5A994" w14:textId="77777777" w:rsidR="00864105" w:rsidRDefault="00864105">
      <w:pPr>
        <w:spacing w:line="243" w:lineRule="exact"/>
        <w:rPr>
          <w:sz w:val="10"/>
        </w:rPr>
        <w:sectPr w:rsidR="00864105">
          <w:type w:val="continuous"/>
          <w:pgSz w:w="12240" w:h="15840"/>
          <w:pgMar w:top="1120" w:right="760" w:bottom="280" w:left="860" w:header="720" w:footer="720" w:gutter="0"/>
          <w:cols w:space="720"/>
        </w:sectPr>
      </w:pPr>
    </w:p>
    <w:p w14:paraId="14D789FB" w14:textId="65032AF8" w:rsidR="00864105" w:rsidRDefault="006A4EFD">
      <w:pPr>
        <w:pStyle w:val="Corpsdetexte"/>
        <w:tabs>
          <w:tab w:val="left" w:pos="5370"/>
          <w:tab w:val="left" w:pos="5579"/>
        </w:tabs>
        <w:spacing w:before="50"/>
        <w:ind w:left="466"/>
      </w:pPr>
      <w:r>
        <w:rPr>
          <w:noProof/>
        </w:rPr>
        <w:lastRenderedPageBreak/>
        <mc:AlternateContent>
          <mc:Choice Requires="wpg">
            <w:drawing>
              <wp:anchor distT="0" distB="0" distL="114300" distR="114300" simplePos="0" relativeHeight="503274056" behindDoc="1" locked="0" layoutInCell="1" allowOverlap="1" wp14:anchorId="292FB400" wp14:editId="2DDBD18F">
                <wp:simplePos x="0" y="0"/>
                <wp:positionH relativeFrom="page">
                  <wp:posOffset>704850</wp:posOffset>
                </wp:positionH>
                <wp:positionV relativeFrom="paragraph">
                  <wp:posOffset>11430</wp:posOffset>
                </wp:positionV>
                <wp:extent cx="3087370" cy="1203325"/>
                <wp:effectExtent l="9525" t="1905" r="8255" b="4445"/>
                <wp:wrapNone/>
                <wp:docPr id="223"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87370" cy="1203325"/>
                          <a:chOff x="1110" y="18"/>
                          <a:chExt cx="4862" cy="1895"/>
                        </a:xfrm>
                      </wpg:grpSpPr>
                      <wps:wsp>
                        <wps:cNvPr id="224" name="AutoShape 290"/>
                        <wps:cNvSpPr>
                          <a:spLocks/>
                        </wps:cNvSpPr>
                        <wps:spPr bwMode="auto">
                          <a:xfrm>
                            <a:off x="3322" y="97"/>
                            <a:ext cx="446" cy="93"/>
                          </a:xfrm>
                          <a:custGeom>
                            <a:avLst/>
                            <a:gdLst>
                              <a:gd name="T0" fmla="+- 0 3322 3322"/>
                              <a:gd name="T1" fmla="*/ T0 w 446"/>
                              <a:gd name="T2" fmla="+- 0 102 97"/>
                              <a:gd name="T3" fmla="*/ 102 h 93"/>
                              <a:gd name="T4" fmla="+- 0 3332 3322"/>
                              <a:gd name="T5" fmla="*/ T4 w 446"/>
                              <a:gd name="T6" fmla="+- 0 114 97"/>
                              <a:gd name="T7" fmla="*/ 114 h 93"/>
                              <a:gd name="T8" fmla="+- 0 3376 3322"/>
                              <a:gd name="T9" fmla="*/ T8 w 446"/>
                              <a:gd name="T10" fmla="+- 0 172 97"/>
                              <a:gd name="T11" fmla="*/ 172 h 93"/>
                              <a:gd name="T12" fmla="+- 0 3397 3322"/>
                              <a:gd name="T13" fmla="*/ T12 w 446"/>
                              <a:gd name="T14" fmla="+- 0 102 97"/>
                              <a:gd name="T15" fmla="*/ 102 h 93"/>
                              <a:gd name="T16" fmla="+- 0 3400 3322"/>
                              <a:gd name="T17" fmla="*/ T16 w 446"/>
                              <a:gd name="T18" fmla="+- 0 114 97"/>
                              <a:gd name="T19" fmla="*/ 114 h 93"/>
                              <a:gd name="T20" fmla="+- 0 3376 3322"/>
                              <a:gd name="T21" fmla="*/ T20 w 446"/>
                              <a:gd name="T22" fmla="+- 0 172 97"/>
                              <a:gd name="T23" fmla="*/ 172 h 93"/>
                              <a:gd name="T24" fmla="+- 0 3333 3322"/>
                              <a:gd name="T25" fmla="*/ T24 w 446"/>
                              <a:gd name="T26" fmla="+- 0 120 97"/>
                              <a:gd name="T27" fmla="*/ 120 h 93"/>
                              <a:gd name="T28" fmla="+- 0 3362 3322"/>
                              <a:gd name="T29" fmla="*/ T28 w 446"/>
                              <a:gd name="T30" fmla="+- 0 162 97"/>
                              <a:gd name="T31" fmla="*/ 162 h 93"/>
                              <a:gd name="T32" fmla="+- 0 3376 3322"/>
                              <a:gd name="T33" fmla="*/ T32 w 446"/>
                              <a:gd name="T34" fmla="+- 0 172 97"/>
                              <a:gd name="T35" fmla="*/ 172 h 93"/>
                              <a:gd name="T36" fmla="+- 0 3400 3322"/>
                              <a:gd name="T37" fmla="*/ T36 w 446"/>
                              <a:gd name="T38" fmla="+- 0 188 97"/>
                              <a:gd name="T39" fmla="*/ 188 h 93"/>
                              <a:gd name="T40" fmla="+- 0 3410 3322"/>
                              <a:gd name="T41" fmla="*/ T40 w 446"/>
                              <a:gd name="T42" fmla="+- 0 114 97"/>
                              <a:gd name="T43" fmla="*/ 114 h 93"/>
                              <a:gd name="T44" fmla="+- 0 3433 3322"/>
                              <a:gd name="T45" fmla="*/ T44 w 446"/>
                              <a:gd name="T46" fmla="+- 0 131 97"/>
                              <a:gd name="T47" fmla="*/ 131 h 93"/>
                              <a:gd name="T48" fmla="+- 0 3475 3322"/>
                              <a:gd name="T49" fmla="*/ T48 w 446"/>
                              <a:gd name="T50" fmla="+- 0 134 97"/>
                              <a:gd name="T51" fmla="*/ 134 h 93"/>
                              <a:gd name="T52" fmla="+- 0 3458 3322"/>
                              <a:gd name="T53" fmla="*/ T52 w 446"/>
                              <a:gd name="T54" fmla="+- 0 189 97"/>
                              <a:gd name="T55" fmla="*/ 189 h 93"/>
                              <a:gd name="T56" fmla="+- 0 3427 3322"/>
                              <a:gd name="T57" fmla="*/ T56 w 446"/>
                              <a:gd name="T58" fmla="+- 0 155 97"/>
                              <a:gd name="T59" fmla="*/ 155 h 93"/>
                              <a:gd name="T60" fmla="+- 0 3475 3322"/>
                              <a:gd name="T61" fmla="*/ T60 w 446"/>
                              <a:gd name="T62" fmla="+- 0 134 97"/>
                              <a:gd name="T63" fmla="*/ 134 h 93"/>
                              <a:gd name="T64" fmla="+- 0 3444 3322"/>
                              <a:gd name="T65" fmla="*/ T64 w 446"/>
                              <a:gd name="T66" fmla="+- 0 160 97"/>
                              <a:gd name="T67" fmla="*/ 160 h 93"/>
                              <a:gd name="T68" fmla="+- 0 3443 3322"/>
                              <a:gd name="T69" fmla="*/ T68 w 446"/>
                              <a:gd name="T70" fmla="+- 0 181 97"/>
                              <a:gd name="T71" fmla="*/ 181 h 93"/>
                              <a:gd name="T72" fmla="+- 0 3463 3322"/>
                              <a:gd name="T73" fmla="*/ T72 w 446"/>
                              <a:gd name="T74" fmla="+- 0 181 97"/>
                              <a:gd name="T75" fmla="*/ 181 h 93"/>
                              <a:gd name="T76" fmla="+- 0 3465 3322"/>
                              <a:gd name="T77" fmla="*/ T76 w 446"/>
                              <a:gd name="T78" fmla="+- 0 157 97"/>
                              <a:gd name="T79" fmla="*/ 157 h 93"/>
                              <a:gd name="T80" fmla="+- 0 3465 3322"/>
                              <a:gd name="T81" fmla="*/ T80 w 446"/>
                              <a:gd name="T82" fmla="+- 0 178 97"/>
                              <a:gd name="T83" fmla="*/ 178 h 93"/>
                              <a:gd name="T84" fmla="+- 0 3465 3322"/>
                              <a:gd name="T85" fmla="*/ T84 w 446"/>
                              <a:gd name="T86" fmla="+- 0 188 97"/>
                              <a:gd name="T87" fmla="*/ 188 h 93"/>
                              <a:gd name="T88" fmla="+- 0 3475 3322"/>
                              <a:gd name="T89" fmla="*/ T88 w 446"/>
                              <a:gd name="T90" fmla="+- 0 188 97"/>
                              <a:gd name="T91" fmla="*/ 188 h 93"/>
                              <a:gd name="T92" fmla="+- 0 3489 3322"/>
                              <a:gd name="T93" fmla="*/ T92 w 446"/>
                              <a:gd name="T94" fmla="+- 0 172 97"/>
                              <a:gd name="T95" fmla="*/ 172 h 93"/>
                              <a:gd name="T96" fmla="+- 0 3529 3322"/>
                              <a:gd name="T97" fmla="*/ T96 w 446"/>
                              <a:gd name="T98" fmla="+- 0 125 97"/>
                              <a:gd name="T99" fmla="*/ 125 h 93"/>
                              <a:gd name="T100" fmla="+- 0 3511 3322"/>
                              <a:gd name="T101" fmla="*/ T100 w 446"/>
                              <a:gd name="T102" fmla="+- 0 134 97"/>
                              <a:gd name="T103" fmla="*/ 134 h 93"/>
                              <a:gd name="T104" fmla="+- 0 3511 3322"/>
                              <a:gd name="T105" fmla="*/ T104 w 446"/>
                              <a:gd name="T106" fmla="+- 0 181 97"/>
                              <a:gd name="T107" fmla="*/ 181 h 93"/>
                              <a:gd name="T108" fmla="+- 0 3528 3322"/>
                              <a:gd name="T109" fmla="*/ T108 w 446"/>
                              <a:gd name="T110" fmla="+- 0 189 97"/>
                              <a:gd name="T111" fmla="*/ 189 h 93"/>
                              <a:gd name="T112" fmla="+- 0 3535 3322"/>
                              <a:gd name="T113" fmla="*/ T112 w 446"/>
                              <a:gd name="T114" fmla="+- 0 134 97"/>
                              <a:gd name="T115" fmla="*/ 134 h 93"/>
                              <a:gd name="T116" fmla="+- 0 3528 3322"/>
                              <a:gd name="T117" fmla="*/ T116 w 446"/>
                              <a:gd name="T118" fmla="+- 0 181 97"/>
                              <a:gd name="T119" fmla="*/ 181 h 93"/>
                              <a:gd name="T120" fmla="+- 0 3560 3322"/>
                              <a:gd name="T121" fmla="*/ T120 w 446"/>
                              <a:gd name="T122" fmla="+- 0 188 97"/>
                              <a:gd name="T123" fmla="*/ 188 h 93"/>
                              <a:gd name="T124" fmla="+- 0 3560 3322"/>
                              <a:gd name="T125" fmla="*/ T124 w 446"/>
                              <a:gd name="T126" fmla="+- 0 97 97"/>
                              <a:gd name="T127" fmla="*/ 97 h 93"/>
                              <a:gd name="T128" fmla="+- 0 3560 3322"/>
                              <a:gd name="T129" fmla="*/ T128 w 446"/>
                              <a:gd name="T130" fmla="+- 0 145 97"/>
                              <a:gd name="T131" fmla="*/ 145 h 93"/>
                              <a:gd name="T132" fmla="+- 0 3560 3322"/>
                              <a:gd name="T133" fmla="*/ T132 w 446"/>
                              <a:gd name="T134" fmla="+- 0 137 97"/>
                              <a:gd name="T135" fmla="*/ 137 h 93"/>
                              <a:gd name="T136" fmla="+- 0 3601 3322"/>
                              <a:gd name="T137" fmla="*/ T136 w 446"/>
                              <a:gd name="T138" fmla="+- 0 134 97"/>
                              <a:gd name="T139" fmla="*/ 134 h 93"/>
                              <a:gd name="T140" fmla="+- 0 3601 3322"/>
                              <a:gd name="T141" fmla="*/ T140 w 446"/>
                              <a:gd name="T142" fmla="+- 0 188 97"/>
                              <a:gd name="T143" fmla="*/ 188 h 93"/>
                              <a:gd name="T144" fmla="+- 0 3601 3322"/>
                              <a:gd name="T145" fmla="*/ T144 w 446"/>
                              <a:gd name="T146" fmla="+- 0 134 97"/>
                              <a:gd name="T147" fmla="*/ 134 h 93"/>
                              <a:gd name="T148" fmla="+- 0 3622 3322"/>
                              <a:gd name="T149" fmla="*/ T148 w 446"/>
                              <a:gd name="T150" fmla="+- 0 111 97"/>
                              <a:gd name="T151" fmla="*/ 111 h 93"/>
                              <a:gd name="T152" fmla="+- 0 3622 3322"/>
                              <a:gd name="T153" fmla="*/ T152 w 446"/>
                              <a:gd name="T154" fmla="+- 0 98 97"/>
                              <a:gd name="T155" fmla="*/ 98 h 93"/>
                              <a:gd name="T156" fmla="+- 0 3631 3322"/>
                              <a:gd name="T157" fmla="*/ T156 w 446"/>
                              <a:gd name="T158" fmla="+- 0 107 97"/>
                              <a:gd name="T159" fmla="*/ 107 h 93"/>
                              <a:gd name="T160" fmla="+- 0 3619 3322"/>
                              <a:gd name="T161" fmla="*/ T160 w 446"/>
                              <a:gd name="T162" fmla="+- 0 188 97"/>
                              <a:gd name="T163" fmla="*/ 188 h 93"/>
                              <a:gd name="T164" fmla="+- 0 3629 3322"/>
                              <a:gd name="T165" fmla="*/ T164 w 446"/>
                              <a:gd name="T166" fmla="+- 0 188 97"/>
                              <a:gd name="T167" fmla="*/ 188 h 93"/>
                              <a:gd name="T168" fmla="+- 0 3666 3322"/>
                              <a:gd name="T169" fmla="*/ T168 w 446"/>
                              <a:gd name="T170" fmla="+- 0 125 97"/>
                              <a:gd name="T171" fmla="*/ 125 h 93"/>
                              <a:gd name="T172" fmla="+- 0 3668 3322"/>
                              <a:gd name="T173" fmla="*/ T172 w 446"/>
                              <a:gd name="T174" fmla="+- 0 134 97"/>
                              <a:gd name="T175" fmla="*/ 134 h 93"/>
                              <a:gd name="T176" fmla="+- 0 3649 3322"/>
                              <a:gd name="T177" fmla="*/ T176 w 446"/>
                              <a:gd name="T178" fmla="+- 0 188 97"/>
                              <a:gd name="T179" fmla="*/ 188 h 93"/>
                              <a:gd name="T180" fmla="+- 0 3659 3322"/>
                              <a:gd name="T181" fmla="*/ T180 w 446"/>
                              <a:gd name="T182" fmla="+- 0 137 97"/>
                              <a:gd name="T183" fmla="*/ 137 h 93"/>
                              <a:gd name="T184" fmla="+- 0 3659 3322"/>
                              <a:gd name="T185" fmla="*/ T184 w 446"/>
                              <a:gd name="T186" fmla="+- 0 188 97"/>
                              <a:gd name="T187" fmla="*/ 188 h 93"/>
                              <a:gd name="T188" fmla="+- 0 3690 3322"/>
                              <a:gd name="T189" fmla="*/ T188 w 446"/>
                              <a:gd name="T190" fmla="+- 0 134 97"/>
                              <a:gd name="T191" fmla="*/ 134 h 93"/>
                              <a:gd name="T192" fmla="+- 0 3700 3322"/>
                              <a:gd name="T193" fmla="*/ T192 w 446"/>
                              <a:gd name="T194" fmla="+- 0 188 97"/>
                              <a:gd name="T195" fmla="*/ 188 h 93"/>
                              <a:gd name="T196" fmla="+- 0 3714 3322"/>
                              <a:gd name="T197" fmla="*/ T196 w 446"/>
                              <a:gd name="T198" fmla="+- 0 173 97"/>
                              <a:gd name="T199" fmla="*/ 173 h 93"/>
                              <a:gd name="T200" fmla="+- 0 3754 3322"/>
                              <a:gd name="T201" fmla="*/ T200 w 446"/>
                              <a:gd name="T202" fmla="+- 0 125 97"/>
                              <a:gd name="T203" fmla="*/ 125 h 93"/>
                              <a:gd name="T204" fmla="+- 0 3726 3322"/>
                              <a:gd name="T205" fmla="*/ T204 w 446"/>
                              <a:gd name="T206" fmla="+- 0 143 97"/>
                              <a:gd name="T207" fmla="*/ 143 h 93"/>
                              <a:gd name="T208" fmla="+- 0 3768 3322"/>
                              <a:gd name="T209" fmla="*/ T208 w 446"/>
                              <a:gd name="T210" fmla="+- 0 160 97"/>
                              <a:gd name="T211" fmla="*/ 160 h 93"/>
                              <a:gd name="T212" fmla="+- 0 3735 3322"/>
                              <a:gd name="T213" fmla="*/ T212 w 446"/>
                              <a:gd name="T214" fmla="+- 0 181 97"/>
                              <a:gd name="T215" fmla="*/ 181 h 93"/>
                              <a:gd name="T216" fmla="+- 0 3755 3322"/>
                              <a:gd name="T217" fmla="*/ T216 w 446"/>
                              <a:gd name="T218" fmla="+- 0 189 97"/>
                              <a:gd name="T219" fmla="*/ 189 h 93"/>
                              <a:gd name="T220" fmla="+- 0 3757 3322"/>
                              <a:gd name="T221" fmla="*/ T220 w 446"/>
                              <a:gd name="T222" fmla="+- 0 143 97"/>
                              <a:gd name="T223" fmla="*/ 143 h 93"/>
                              <a:gd name="T224" fmla="+- 0 3768 3322"/>
                              <a:gd name="T225" fmla="*/ T224 w 446"/>
                              <a:gd name="T226" fmla="+- 0 141 97"/>
                              <a:gd name="T227" fmla="*/ 141 h 93"/>
                              <a:gd name="T228" fmla="+- 0 3755 3322"/>
                              <a:gd name="T229" fmla="*/ T228 w 446"/>
                              <a:gd name="T230" fmla="+- 0 181 97"/>
                              <a:gd name="T231" fmla="*/ 181 h 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446" h="93">
                                <a:moveTo>
                                  <a:pt x="10" y="91"/>
                                </a:moveTo>
                                <a:lnTo>
                                  <a:pt x="0" y="91"/>
                                </a:lnTo>
                                <a:lnTo>
                                  <a:pt x="0" y="5"/>
                                </a:lnTo>
                                <a:lnTo>
                                  <a:pt x="14" y="5"/>
                                </a:lnTo>
                                <a:lnTo>
                                  <a:pt x="19" y="17"/>
                                </a:lnTo>
                                <a:lnTo>
                                  <a:pt x="10" y="17"/>
                                </a:lnTo>
                                <a:lnTo>
                                  <a:pt x="10" y="22"/>
                                </a:lnTo>
                                <a:lnTo>
                                  <a:pt x="10" y="91"/>
                                </a:lnTo>
                                <a:close/>
                                <a:moveTo>
                                  <a:pt x="54" y="75"/>
                                </a:moveTo>
                                <a:lnTo>
                                  <a:pt x="44" y="75"/>
                                </a:lnTo>
                                <a:lnTo>
                                  <a:pt x="47" y="68"/>
                                </a:lnTo>
                                <a:lnTo>
                                  <a:pt x="75" y="5"/>
                                </a:lnTo>
                                <a:lnTo>
                                  <a:pt x="88" y="5"/>
                                </a:lnTo>
                                <a:lnTo>
                                  <a:pt x="88" y="17"/>
                                </a:lnTo>
                                <a:lnTo>
                                  <a:pt x="78" y="17"/>
                                </a:lnTo>
                                <a:lnTo>
                                  <a:pt x="77" y="22"/>
                                </a:lnTo>
                                <a:lnTo>
                                  <a:pt x="76" y="25"/>
                                </a:lnTo>
                                <a:lnTo>
                                  <a:pt x="54" y="75"/>
                                </a:lnTo>
                                <a:close/>
                                <a:moveTo>
                                  <a:pt x="47" y="91"/>
                                </a:moveTo>
                                <a:lnTo>
                                  <a:pt x="42" y="91"/>
                                </a:lnTo>
                                <a:lnTo>
                                  <a:pt x="11" y="23"/>
                                </a:lnTo>
                                <a:lnTo>
                                  <a:pt x="10" y="17"/>
                                </a:lnTo>
                                <a:lnTo>
                                  <a:pt x="19" y="17"/>
                                </a:lnTo>
                                <a:lnTo>
                                  <a:pt x="40" y="65"/>
                                </a:lnTo>
                                <a:lnTo>
                                  <a:pt x="43" y="72"/>
                                </a:lnTo>
                                <a:lnTo>
                                  <a:pt x="44" y="75"/>
                                </a:lnTo>
                                <a:lnTo>
                                  <a:pt x="54" y="75"/>
                                </a:lnTo>
                                <a:lnTo>
                                  <a:pt x="47" y="91"/>
                                </a:lnTo>
                                <a:close/>
                                <a:moveTo>
                                  <a:pt x="88" y="91"/>
                                </a:moveTo>
                                <a:lnTo>
                                  <a:pt x="78" y="91"/>
                                </a:lnTo>
                                <a:lnTo>
                                  <a:pt x="78" y="27"/>
                                </a:lnTo>
                                <a:lnTo>
                                  <a:pt x="79" y="17"/>
                                </a:lnTo>
                                <a:lnTo>
                                  <a:pt x="88" y="17"/>
                                </a:lnTo>
                                <a:lnTo>
                                  <a:pt x="88" y="91"/>
                                </a:lnTo>
                                <a:close/>
                                <a:moveTo>
                                  <a:pt x="111" y="44"/>
                                </a:moveTo>
                                <a:lnTo>
                                  <a:pt x="111" y="34"/>
                                </a:lnTo>
                                <a:lnTo>
                                  <a:pt x="120" y="28"/>
                                </a:lnTo>
                                <a:lnTo>
                                  <a:pt x="153" y="28"/>
                                </a:lnTo>
                                <a:lnTo>
                                  <a:pt x="153" y="37"/>
                                </a:lnTo>
                                <a:lnTo>
                                  <a:pt x="119" y="37"/>
                                </a:lnTo>
                                <a:lnTo>
                                  <a:pt x="111" y="44"/>
                                </a:lnTo>
                                <a:close/>
                                <a:moveTo>
                                  <a:pt x="136" y="92"/>
                                </a:moveTo>
                                <a:lnTo>
                                  <a:pt x="115" y="92"/>
                                </a:lnTo>
                                <a:lnTo>
                                  <a:pt x="105" y="83"/>
                                </a:lnTo>
                                <a:lnTo>
                                  <a:pt x="105" y="58"/>
                                </a:lnTo>
                                <a:lnTo>
                                  <a:pt x="143" y="52"/>
                                </a:lnTo>
                                <a:lnTo>
                                  <a:pt x="143" y="37"/>
                                </a:lnTo>
                                <a:lnTo>
                                  <a:pt x="153" y="37"/>
                                </a:lnTo>
                                <a:lnTo>
                                  <a:pt x="153" y="60"/>
                                </a:lnTo>
                                <a:lnTo>
                                  <a:pt x="143" y="60"/>
                                </a:lnTo>
                                <a:lnTo>
                                  <a:pt x="122" y="63"/>
                                </a:lnTo>
                                <a:lnTo>
                                  <a:pt x="115" y="68"/>
                                </a:lnTo>
                                <a:lnTo>
                                  <a:pt x="115" y="79"/>
                                </a:lnTo>
                                <a:lnTo>
                                  <a:pt x="121" y="84"/>
                                </a:lnTo>
                                <a:lnTo>
                                  <a:pt x="141" y="84"/>
                                </a:lnTo>
                                <a:lnTo>
                                  <a:pt x="136" y="92"/>
                                </a:lnTo>
                                <a:close/>
                                <a:moveTo>
                                  <a:pt x="141" y="84"/>
                                </a:moveTo>
                                <a:lnTo>
                                  <a:pt x="134" y="84"/>
                                </a:lnTo>
                                <a:lnTo>
                                  <a:pt x="143" y="74"/>
                                </a:lnTo>
                                <a:lnTo>
                                  <a:pt x="143" y="60"/>
                                </a:lnTo>
                                <a:lnTo>
                                  <a:pt x="153" y="60"/>
                                </a:lnTo>
                                <a:lnTo>
                                  <a:pt x="153" y="81"/>
                                </a:lnTo>
                                <a:lnTo>
                                  <a:pt x="143" y="81"/>
                                </a:lnTo>
                                <a:lnTo>
                                  <a:pt x="141" y="84"/>
                                </a:lnTo>
                                <a:close/>
                                <a:moveTo>
                                  <a:pt x="153" y="91"/>
                                </a:moveTo>
                                <a:lnTo>
                                  <a:pt x="143" y="91"/>
                                </a:lnTo>
                                <a:lnTo>
                                  <a:pt x="143" y="81"/>
                                </a:lnTo>
                                <a:lnTo>
                                  <a:pt x="153" y="81"/>
                                </a:lnTo>
                                <a:lnTo>
                                  <a:pt x="153" y="91"/>
                                </a:lnTo>
                                <a:close/>
                                <a:moveTo>
                                  <a:pt x="206" y="92"/>
                                </a:moveTo>
                                <a:lnTo>
                                  <a:pt x="183" y="92"/>
                                </a:lnTo>
                                <a:lnTo>
                                  <a:pt x="167" y="75"/>
                                </a:lnTo>
                                <a:lnTo>
                                  <a:pt x="167" y="47"/>
                                </a:lnTo>
                                <a:lnTo>
                                  <a:pt x="185" y="28"/>
                                </a:lnTo>
                                <a:lnTo>
                                  <a:pt x="207" y="28"/>
                                </a:lnTo>
                                <a:lnTo>
                                  <a:pt x="213" y="31"/>
                                </a:lnTo>
                                <a:lnTo>
                                  <a:pt x="213" y="37"/>
                                </a:lnTo>
                                <a:lnTo>
                                  <a:pt x="189" y="37"/>
                                </a:lnTo>
                                <a:lnTo>
                                  <a:pt x="177" y="50"/>
                                </a:lnTo>
                                <a:lnTo>
                                  <a:pt x="177" y="72"/>
                                </a:lnTo>
                                <a:lnTo>
                                  <a:pt x="189" y="84"/>
                                </a:lnTo>
                                <a:lnTo>
                                  <a:pt x="213" y="84"/>
                                </a:lnTo>
                                <a:lnTo>
                                  <a:pt x="213" y="88"/>
                                </a:lnTo>
                                <a:lnTo>
                                  <a:pt x="206" y="92"/>
                                </a:lnTo>
                                <a:close/>
                                <a:moveTo>
                                  <a:pt x="213" y="41"/>
                                </a:moveTo>
                                <a:lnTo>
                                  <a:pt x="206" y="37"/>
                                </a:lnTo>
                                <a:lnTo>
                                  <a:pt x="213" y="37"/>
                                </a:lnTo>
                                <a:lnTo>
                                  <a:pt x="213" y="41"/>
                                </a:lnTo>
                                <a:close/>
                                <a:moveTo>
                                  <a:pt x="213" y="84"/>
                                </a:moveTo>
                                <a:lnTo>
                                  <a:pt x="206" y="84"/>
                                </a:lnTo>
                                <a:lnTo>
                                  <a:pt x="213" y="79"/>
                                </a:lnTo>
                                <a:lnTo>
                                  <a:pt x="213" y="84"/>
                                </a:lnTo>
                                <a:close/>
                                <a:moveTo>
                                  <a:pt x="238" y="91"/>
                                </a:moveTo>
                                <a:lnTo>
                                  <a:pt x="228" y="91"/>
                                </a:lnTo>
                                <a:lnTo>
                                  <a:pt x="228" y="0"/>
                                </a:lnTo>
                                <a:lnTo>
                                  <a:pt x="238" y="0"/>
                                </a:lnTo>
                                <a:lnTo>
                                  <a:pt x="238" y="40"/>
                                </a:lnTo>
                                <a:lnTo>
                                  <a:pt x="245" y="40"/>
                                </a:lnTo>
                                <a:lnTo>
                                  <a:pt x="238" y="48"/>
                                </a:lnTo>
                                <a:lnTo>
                                  <a:pt x="238" y="91"/>
                                </a:lnTo>
                                <a:close/>
                                <a:moveTo>
                                  <a:pt x="245" y="40"/>
                                </a:moveTo>
                                <a:lnTo>
                                  <a:pt x="238" y="40"/>
                                </a:lnTo>
                                <a:lnTo>
                                  <a:pt x="245" y="28"/>
                                </a:lnTo>
                                <a:lnTo>
                                  <a:pt x="279" y="28"/>
                                </a:lnTo>
                                <a:lnTo>
                                  <a:pt x="279" y="37"/>
                                </a:lnTo>
                                <a:lnTo>
                                  <a:pt x="248" y="37"/>
                                </a:lnTo>
                                <a:lnTo>
                                  <a:pt x="245" y="40"/>
                                </a:lnTo>
                                <a:close/>
                                <a:moveTo>
                                  <a:pt x="279" y="91"/>
                                </a:moveTo>
                                <a:lnTo>
                                  <a:pt x="269" y="91"/>
                                </a:lnTo>
                                <a:lnTo>
                                  <a:pt x="269" y="37"/>
                                </a:lnTo>
                                <a:lnTo>
                                  <a:pt x="279" y="37"/>
                                </a:lnTo>
                                <a:lnTo>
                                  <a:pt x="279" y="91"/>
                                </a:lnTo>
                                <a:close/>
                                <a:moveTo>
                                  <a:pt x="305" y="14"/>
                                </a:moveTo>
                                <a:lnTo>
                                  <a:pt x="300" y="14"/>
                                </a:lnTo>
                                <a:lnTo>
                                  <a:pt x="296" y="10"/>
                                </a:lnTo>
                                <a:lnTo>
                                  <a:pt x="296" y="5"/>
                                </a:lnTo>
                                <a:lnTo>
                                  <a:pt x="300" y="1"/>
                                </a:lnTo>
                                <a:lnTo>
                                  <a:pt x="305" y="1"/>
                                </a:lnTo>
                                <a:lnTo>
                                  <a:pt x="309" y="5"/>
                                </a:lnTo>
                                <a:lnTo>
                                  <a:pt x="309" y="10"/>
                                </a:lnTo>
                                <a:lnTo>
                                  <a:pt x="305" y="14"/>
                                </a:lnTo>
                                <a:close/>
                                <a:moveTo>
                                  <a:pt x="307" y="91"/>
                                </a:moveTo>
                                <a:lnTo>
                                  <a:pt x="297" y="91"/>
                                </a:lnTo>
                                <a:lnTo>
                                  <a:pt x="297" y="30"/>
                                </a:lnTo>
                                <a:lnTo>
                                  <a:pt x="307" y="30"/>
                                </a:lnTo>
                                <a:lnTo>
                                  <a:pt x="307" y="91"/>
                                </a:lnTo>
                                <a:close/>
                                <a:moveTo>
                                  <a:pt x="344" y="40"/>
                                </a:moveTo>
                                <a:lnTo>
                                  <a:pt x="337" y="40"/>
                                </a:lnTo>
                                <a:lnTo>
                                  <a:pt x="344" y="28"/>
                                </a:lnTo>
                                <a:lnTo>
                                  <a:pt x="367" y="28"/>
                                </a:lnTo>
                                <a:lnTo>
                                  <a:pt x="374" y="37"/>
                                </a:lnTo>
                                <a:lnTo>
                                  <a:pt x="346" y="37"/>
                                </a:lnTo>
                                <a:lnTo>
                                  <a:pt x="344" y="40"/>
                                </a:lnTo>
                                <a:close/>
                                <a:moveTo>
                                  <a:pt x="337" y="91"/>
                                </a:moveTo>
                                <a:lnTo>
                                  <a:pt x="327" y="91"/>
                                </a:lnTo>
                                <a:lnTo>
                                  <a:pt x="327" y="30"/>
                                </a:lnTo>
                                <a:lnTo>
                                  <a:pt x="337" y="30"/>
                                </a:lnTo>
                                <a:lnTo>
                                  <a:pt x="337" y="40"/>
                                </a:lnTo>
                                <a:lnTo>
                                  <a:pt x="344" y="40"/>
                                </a:lnTo>
                                <a:lnTo>
                                  <a:pt x="337" y="48"/>
                                </a:lnTo>
                                <a:lnTo>
                                  <a:pt x="337" y="91"/>
                                </a:lnTo>
                                <a:close/>
                                <a:moveTo>
                                  <a:pt x="378" y="91"/>
                                </a:moveTo>
                                <a:lnTo>
                                  <a:pt x="368" y="91"/>
                                </a:lnTo>
                                <a:lnTo>
                                  <a:pt x="368" y="37"/>
                                </a:lnTo>
                                <a:lnTo>
                                  <a:pt x="374" y="37"/>
                                </a:lnTo>
                                <a:lnTo>
                                  <a:pt x="378" y="41"/>
                                </a:lnTo>
                                <a:lnTo>
                                  <a:pt x="378" y="91"/>
                                </a:lnTo>
                                <a:close/>
                                <a:moveTo>
                                  <a:pt x="433" y="92"/>
                                </a:moveTo>
                                <a:lnTo>
                                  <a:pt x="407" y="92"/>
                                </a:lnTo>
                                <a:lnTo>
                                  <a:pt x="392" y="76"/>
                                </a:lnTo>
                                <a:lnTo>
                                  <a:pt x="392" y="46"/>
                                </a:lnTo>
                                <a:lnTo>
                                  <a:pt x="408" y="28"/>
                                </a:lnTo>
                                <a:lnTo>
                                  <a:pt x="432" y="28"/>
                                </a:lnTo>
                                <a:lnTo>
                                  <a:pt x="439" y="37"/>
                                </a:lnTo>
                                <a:lnTo>
                                  <a:pt x="413" y="37"/>
                                </a:lnTo>
                                <a:lnTo>
                                  <a:pt x="404" y="46"/>
                                </a:lnTo>
                                <a:lnTo>
                                  <a:pt x="402" y="54"/>
                                </a:lnTo>
                                <a:lnTo>
                                  <a:pt x="446" y="54"/>
                                </a:lnTo>
                                <a:lnTo>
                                  <a:pt x="446" y="63"/>
                                </a:lnTo>
                                <a:lnTo>
                                  <a:pt x="402" y="63"/>
                                </a:lnTo>
                                <a:lnTo>
                                  <a:pt x="403" y="73"/>
                                </a:lnTo>
                                <a:lnTo>
                                  <a:pt x="413" y="84"/>
                                </a:lnTo>
                                <a:lnTo>
                                  <a:pt x="441" y="84"/>
                                </a:lnTo>
                                <a:lnTo>
                                  <a:pt x="441" y="87"/>
                                </a:lnTo>
                                <a:lnTo>
                                  <a:pt x="433" y="92"/>
                                </a:lnTo>
                                <a:close/>
                                <a:moveTo>
                                  <a:pt x="446" y="54"/>
                                </a:moveTo>
                                <a:lnTo>
                                  <a:pt x="436" y="54"/>
                                </a:lnTo>
                                <a:lnTo>
                                  <a:pt x="435" y="46"/>
                                </a:lnTo>
                                <a:lnTo>
                                  <a:pt x="427" y="37"/>
                                </a:lnTo>
                                <a:lnTo>
                                  <a:pt x="439" y="37"/>
                                </a:lnTo>
                                <a:lnTo>
                                  <a:pt x="446" y="44"/>
                                </a:lnTo>
                                <a:lnTo>
                                  <a:pt x="446" y="54"/>
                                </a:lnTo>
                                <a:close/>
                                <a:moveTo>
                                  <a:pt x="441" y="84"/>
                                </a:moveTo>
                                <a:lnTo>
                                  <a:pt x="433" y="84"/>
                                </a:lnTo>
                                <a:lnTo>
                                  <a:pt x="441" y="77"/>
                                </a:lnTo>
                                <a:lnTo>
                                  <a:pt x="441" y="8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25" name="Picture 28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1269" y="342"/>
                            <a:ext cx="194"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6" name="Picture 28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1529" y="1318"/>
                            <a:ext cx="409" cy="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7" name="AutoShape 287"/>
                        <wps:cNvSpPr>
                          <a:spLocks/>
                        </wps:cNvSpPr>
                        <wps:spPr bwMode="auto">
                          <a:xfrm>
                            <a:off x="4227" y="438"/>
                            <a:ext cx="117" cy="90"/>
                          </a:xfrm>
                          <a:custGeom>
                            <a:avLst/>
                            <a:gdLst>
                              <a:gd name="T0" fmla="+- 0 4259 4227"/>
                              <a:gd name="T1" fmla="*/ T0 w 117"/>
                              <a:gd name="T2" fmla="+- 0 518 438"/>
                              <a:gd name="T3" fmla="*/ 518 h 90"/>
                              <a:gd name="T4" fmla="+- 0 4268 4227"/>
                              <a:gd name="T5" fmla="*/ T4 w 117"/>
                              <a:gd name="T6" fmla="+- 0 501 438"/>
                              <a:gd name="T7" fmla="*/ 501 h 90"/>
                              <a:gd name="T8" fmla="+- 0 4260 4227"/>
                              <a:gd name="T9" fmla="*/ T8 w 117"/>
                              <a:gd name="T10" fmla="+- 0 492 438"/>
                              <a:gd name="T11" fmla="*/ 492 h 90"/>
                              <a:gd name="T12" fmla="+- 0 4244 4227"/>
                              <a:gd name="T13" fmla="*/ T12 w 117"/>
                              <a:gd name="T14" fmla="+- 0 483 438"/>
                              <a:gd name="T15" fmla="*/ 483 h 90"/>
                              <a:gd name="T16" fmla="+- 0 4230 4227"/>
                              <a:gd name="T17" fmla="*/ T16 w 117"/>
                              <a:gd name="T18" fmla="+- 0 473 438"/>
                              <a:gd name="T19" fmla="*/ 473 h 90"/>
                              <a:gd name="T20" fmla="+- 0 4227 4227"/>
                              <a:gd name="T21" fmla="*/ T20 w 117"/>
                              <a:gd name="T22" fmla="+- 0 455 438"/>
                              <a:gd name="T23" fmla="*/ 455 h 90"/>
                              <a:gd name="T24" fmla="+- 0 4241 4227"/>
                              <a:gd name="T25" fmla="*/ T24 w 117"/>
                              <a:gd name="T26" fmla="+- 0 441 438"/>
                              <a:gd name="T27" fmla="*/ 441 h 90"/>
                              <a:gd name="T28" fmla="+- 0 4270 4227"/>
                              <a:gd name="T29" fmla="*/ T28 w 117"/>
                              <a:gd name="T30" fmla="+- 0 438 438"/>
                              <a:gd name="T31" fmla="*/ 438 h 90"/>
                              <a:gd name="T32" fmla="+- 0 4275 4227"/>
                              <a:gd name="T33" fmla="*/ T32 w 117"/>
                              <a:gd name="T34" fmla="+- 0 447 438"/>
                              <a:gd name="T35" fmla="*/ 447 h 90"/>
                              <a:gd name="T36" fmla="+- 0 4246 4227"/>
                              <a:gd name="T37" fmla="*/ T36 w 117"/>
                              <a:gd name="T38" fmla="+- 0 449 438"/>
                              <a:gd name="T39" fmla="*/ 449 h 90"/>
                              <a:gd name="T40" fmla="+- 0 4238 4227"/>
                              <a:gd name="T41" fmla="*/ T40 w 117"/>
                              <a:gd name="T42" fmla="+- 0 457 438"/>
                              <a:gd name="T43" fmla="*/ 457 h 90"/>
                              <a:gd name="T44" fmla="+- 0 4240 4227"/>
                              <a:gd name="T45" fmla="*/ T44 w 117"/>
                              <a:gd name="T46" fmla="+- 0 468 438"/>
                              <a:gd name="T47" fmla="*/ 468 h 90"/>
                              <a:gd name="T48" fmla="+- 0 4252 4227"/>
                              <a:gd name="T49" fmla="*/ T48 w 117"/>
                              <a:gd name="T50" fmla="+- 0 476 438"/>
                              <a:gd name="T51" fmla="*/ 476 h 90"/>
                              <a:gd name="T52" fmla="+- 0 4269 4227"/>
                              <a:gd name="T53" fmla="*/ T52 w 117"/>
                              <a:gd name="T54" fmla="+- 0 486 438"/>
                              <a:gd name="T55" fmla="*/ 486 h 90"/>
                              <a:gd name="T56" fmla="+- 0 4279 4227"/>
                              <a:gd name="T57" fmla="*/ T56 w 117"/>
                              <a:gd name="T58" fmla="+- 0 499 438"/>
                              <a:gd name="T59" fmla="*/ 499 h 90"/>
                              <a:gd name="T60" fmla="+- 0 4275 4227"/>
                              <a:gd name="T61" fmla="*/ T60 w 117"/>
                              <a:gd name="T62" fmla="+- 0 518 438"/>
                              <a:gd name="T63" fmla="*/ 518 h 90"/>
                              <a:gd name="T64" fmla="+- 0 4268 4227"/>
                              <a:gd name="T65" fmla="*/ T64 w 117"/>
                              <a:gd name="T66" fmla="+- 0 447 438"/>
                              <a:gd name="T67" fmla="*/ 447 h 90"/>
                              <a:gd name="T68" fmla="+- 0 4275 4227"/>
                              <a:gd name="T69" fmla="*/ T68 w 117"/>
                              <a:gd name="T70" fmla="+- 0 453 438"/>
                              <a:gd name="T71" fmla="*/ 453 h 90"/>
                              <a:gd name="T72" fmla="+- 0 4246 4227"/>
                              <a:gd name="T73" fmla="*/ T72 w 117"/>
                              <a:gd name="T74" fmla="+- 0 527 438"/>
                              <a:gd name="T75" fmla="*/ 527 h 90"/>
                              <a:gd name="T76" fmla="+- 0 4234 4227"/>
                              <a:gd name="T77" fmla="*/ T76 w 117"/>
                              <a:gd name="T78" fmla="+- 0 525 438"/>
                              <a:gd name="T79" fmla="*/ 525 h 90"/>
                              <a:gd name="T80" fmla="+- 0 4227 4227"/>
                              <a:gd name="T81" fmla="*/ T80 w 117"/>
                              <a:gd name="T82" fmla="+- 0 522 438"/>
                              <a:gd name="T83" fmla="*/ 522 h 90"/>
                              <a:gd name="T84" fmla="+- 0 4229 4227"/>
                              <a:gd name="T85" fmla="*/ T84 w 117"/>
                              <a:gd name="T86" fmla="+- 0 512 438"/>
                              <a:gd name="T87" fmla="*/ 512 h 90"/>
                              <a:gd name="T88" fmla="+- 0 4241 4227"/>
                              <a:gd name="T89" fmla="*/ T88 w 117"/>
                              <a:gd name="T90" fmla="+- 0 517 438"/>
                              <a:gd name="T91" fmla="*/ 517 h 90"/>
                              <a:gd name="T92" fmla="+- 0 4275 4227"/>
                              <a:gd name="T93" fmla="*/ T92 w 117"/>
                              <a:gd name="T94" fmla="+- 0 518 438"/>
                              <a:gd name="T95" fmla="*/ 518 h 90"/>
                              <a:gd name="T96" fmla="+- 0 4266 4227"/>
                              <a:gd name="T97" fmla="*/ T96 w 117"/>
                              <a:gd name="T98" fmla="+- 0 525 438"/>
                              <a:gd name="T99" fmla="*/ 525 h 90"/>
                              <a:gd name="T100" fmla="+- 0 4295 4227"/>
                              <a:gd name="T101" fmla="*/ T100 w 117"/>
                              <a:gd name="T102" fmla="+- 0 456 438"/>
                              <a:gd name="T103" fmla="*/ 456 h 90"/>
                              <a:gd name="T104" fmla="+- 0 4325 4227"/>
                              <a:gd name="T105" fmla="*/ T104 w 117"/>
                              <a:gd name="T106" fmla="+- 0 438 438"/>
                              <a:gd name="T107" fmla="*/ 438 h 90"/>
                              <a:gd name="T108" fmla="+- 0 4315 4227"/>
                              <a:gd name="T109" fmla="*/ T108 w 117"/>
                              <a:gd name="T110" fmla="+- 0 450 438"/>
                              <a:gd name="T111" fmla="*/ 450 h 90"/>
                              <a:gd name="T112" fmla="+- 0 4325 4227"/>
                              <a:gd name="T113" fmla="*/ T112 w 117"/>
                              <a:gd name="T114" fmla="+- 0 517 438"/>
                              <a:gd name="T115" fmla="*/ 517 h 90"/>
                              <a:gd name="T116" fmla="+- 0 4315 4227"/>
                              <a:gd name="T117" fmla="*/ T116 w 117"/>
                              <a:gd name="T118" fmla="+- 0 450 438"/>
                              <a:gd name="T119" fmla="*/ 450 h 90"/>
                              <a:gd name="T120" fmla="+- 0 4325 4227"/>
                              <a:gd name="T121" fmla="*/ T120 w 117"/>
                              <a:gd name="T122" fmla="+- 0 517 438"/>
                              <a:gd name="T123" fmla="*/ 517 h 90"/>
                              <a:gd name="T124" fmla="+- 0 4295 4227"/>
                              <a:gd name="T125" fmla="*/ T124 w 117"/>
                              <a:gd name="T126" fmla="+- 0 526 438"/>
                              <a:gd name="T127" fmla="*/ 526 h 90"/>
                              <a:gd name="T128" fmla="+- 0 4344 4227"/>
                              <a:gd name="T129" fmla="*/ T128 w 117"/>
                              <a:gd name="T130" fmla="+- 0 517 438"/>
                              <a:gd name="T131" fmla="*/ 517 h 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17" h="90">
                                <a:moveTo>
                                  <a:pt x="48" y="80"/>
                                </a:moveTo>
                                <a:lnTo>
                                  <a:pt x="32" y="80"/>
                                </a:lnTo>
                                <a:lnTo>
                                  <a:pt x="41" y="73"/>
                                </a:lnTo>
                                <a:lnTo>
                                  <a:pt x="41" y="63"/>
                                </a:lnTo>
                                <a:lnTo>
                                  <a:pt x="38" y="58"/>
                                </a:lnTo>
                                <a:lnTo>
                                  <a:pt x="33" y="54"/>
                                </a:lnTo>
                                <a:lnTo>
                                  <a:pt x="26" y="50"/>
                                </a:lnTo>
                                <a:lnTo>
                                  <a:pt x="17" y="45"/>
                                </a:lnTo>
                                <a:lnTo>
                                  <a:pt x="9" y="41"/>
                                </a:lnTo>
                                <a:lnTo>
                                  <a:pt x="3" y="35"/>
                                </a:lnTo>
                                <a:lnTo>
                                  <a:pt x="0" y="28"/>
                                </a:lnTo>
                                <a:lnTo>
                                  <a:pt x="0" y="17"/>
                                </a:lnTo>
                                <a:lnTo>
                                  <a:pt x="5" y="9"/>
                                </a:lnTo>
                                <a:lnTo>
                                  <a:pt x="14" y="3"/>
                                </a:lnTo>
                                <a:lnTo>
                                  <a:pt x="24" y="0"/>
                                </a:lnTo>
                                <a:lnTo>
                                  <a:pt x="43" y="0"/>
                                </a:lnTo>
                                <a:lnTo>
                                  <a:pt x="48" y="3"/>
                                </a:lnTo>
                                <a:lnTo>
                                  <a:pt x="48" y="9"/>
                                </a:lnTo>
                                <a:lnTo>
                                  <a:pt x="26" y="9"/>
                                </a:lnTo>
                                <a:lnTo>
                                  <a:pt x="19" y="11"/>
                                </a:lnTo>
                                <a:lnTo>
                                  <a:pt x="14" y="14"/>
                                </a:lnTo>
                                <a:lnTo>
                                  <a:pt x="11" y="19"/>
                                </a:lnTo>
                                <a:lnTo>
                                  <a:pt x="11" y="26"/>
                                </a:lnTo>
                                <a:lnTo>
                                  <a:pt x="13" y="30"/>
                                </a:lnTo>
                                <a:lnTo>
                                  <a:pt x="18" y="34"/>
                                </a:lnTo>
                                <a:lnTo>
                                  <a:pt x="25" y="38"/>
                                </a:lnTo>
                                <a:lnTo>
                                  <a:pt x="34" y="43"/>
                                </a:lnTo>
                                <a:lnTo>
                                  <a:pt x="42" y="48"/>
                                </a:lnTo>
                                <a:lnTo>
                                  <a:pt x="48" y="54"/>
                                </a:lnTo>
                                <a:lnTo>
                                  <a:pt x="52" y="61"/>
                                </a:lnTo>
                                <a:lnTo>
                                  <a:pt x="52" y="72"/>
                                </a:lnTo>
                                <a:lnTo>
                                  <a:pt x="48" y="80"/>
                                </a:lnTo>
                                <a:close/>
                                <a:moveTo>
                                  <a:pt x="48" y="15"/>
                                </a:moveTo>
                                <a:lnTo>
                                  <a:pt x="41" y="9"/>
                                </a:lnTo>
                                <a:lnTo>
                                  <a:pt x="48" y="9"/>
                                </a:lnTo>
                                <a:lnTo>
                                  <a:pt x="48" y="15"/>
                                </a:lnTo>
                                <a:close/>
                                <a:moveTo>
                                  <a:pt x="28" y="89"/>
                                </a:moveTo>
                                <a:lnTo>
                                  <a:pt x="19" y="89"/>
                                </a:lnTo>
                                <a:lnTo>
                                  <a:pt x="13" y="89"/>
                                </a:lnTo>
                                <a:lnTo>
                                  <a:pt x="7" y="87"/>
                                </a:lnTo>
                                <a:lnTo>
                                  <a:pt x="2" y="85"/>
                                </a:lnTo>
                                <a:lnTo>
                                  <a:pt x="0" y="84"/>
                                </a:lnTo>
                                <a:lnTo>
                                  <a:pt x="0" y="72"/>
                                </a:lnTo>
                                <a:lnTo>
                                  <a:pt x="2" y="74"/>
                                </a:lnTo>
                                <a:lnTo>
                                  <a:pt x="8" y="77"/>
                                </a:lnTo>
                                <a:lnTo>
                                  <a:pt x="14" y="79"/>
                                </a:lnTo>
                                <a:lnTo>
                                  <a:pt x="20" y="80"/>
                                </a:lnTo>
                                <a:lnTo>
                                  <a:pt x="48" y="80"/>
                                </a:lnTo>
                                <a:lnTo>
                                  <a:pt x="47" y="81"/>
                                </a:lnTo>
                                <a:lnTo>
                                  <a:pt x="39" y="87"/>
                                </a:lnTo>
                                <a:lnTo>
                                  <a:pt x="28" y="89"/>
                                </a:lnTo>
                                <a:close/>
                                <a:moveTo>
                                  <a:pt x="68" y="18"/>
                                </a:moveTo>
                                <a:lnTo>
                                  <a:pt x="68" y="9"/>
                                </a:lnTo>
                                <a:lnTo>
                                  <a:pt x="98" y="0"/>
                                </a:lnTo>
                                <a:lnTo>
                                  <a:pt x="98" y="12"/>
                                </a:lnTo>
                                <a:lnTo>
                                  <a:pt x="88" y="12"/>
                                </a:lnTo>
                                <a:lnTo>
                                  <a:pt x="68" y="18"/>
                                </a:lnTo>
                                <a:close/>
                                <a:moveTo>
                                  <a:pt x="98" y="79"/>
                                </a:moveTo>
                                <a:lnTo>
                                  <a:pt x="88" y="79"/>
                                </a:lnTo>
                                <a:lnTo>
                                  <a:pt x="88" y="12"/>
                                </a:lnTo>
                                <a:lnTo>
                                  <a:pt x="98" y="12"/>
                                </a:lnTo>
                                <a:lnTo>
                                  <a:pt x="98" y="79"/>
                                </a:lnTo>
                                <a:close/>
                                <a:moveTo>
                                  <a:pt x="117" y="88"/>
                                </a:moveTo>
                                <a:lnTo>
                                  <a:pt x="68" y="88"/>
                                </a:lnTo>
                                <a:lnTo>
                                  <a:pt x="68" y="79"/>
                                </a:lnTo>
                                <a:lnTo>
                                  <a:pt x="117" y="79"/>
                                </a:lnTo>
                                <a:lnTo>
                                  <a:pt x="117" y="8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28" name="Picture 286"/>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2964" y="608"/>
                            <a:ext cx="194"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9" name="Line 285"/>
                        <wps:cNvCnPr>
                          <a:cxnSpLocks noChangeShapeType="1"/>
                        </wps:cNvCnPr>
                        <wps:spPr bwMode="auto">
                          <a:xfrm>
                            <a:off x="2780" y="556"/>
                            <a:ext cx="3012" cy="0"/>
                          </a:xfrm>
                          <a:prstGeom prst="line">
                            <a:avLst/>
                          </a:prstGeom>
                          <a:noFill/>
                          <a:ln w="7147">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30" name="Picture 284"/>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3530" y="970"/>
                            <a:ext cx="409" cy="3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1" name="AutoShape 283"/>
                        <wps:cNvSpPr>
                          <a:spLocks/>
                        </wps:cNvSpPr>
                        <wps:spPr bwMode="auto">
                          <a:xfrm>
                            <a:off x="4901" y="858"/>
                            <a:ext cx="116" cy="89"/>
                          </a:xfrm>
                          <a:custGeom>
                            <a:avLst/>
                            <a:gdLst>
                              <a:gd name="T0" fmla="+- 0 4933 4901"/>
                              <a:gd name="T1" fmla="*/ T0 w 116"/>
                              <a:gd name="T2" fmla="+- 0 938 858"/>
                              <a:gd name="T3" fmla="*/ 938 h 89"/>
                              <a:gd name="T4" fmla="+- 0 4942 4901"/>
                              <a:gd name="T5" fmla="*/ T4 w 116"/>
                              <a:gd name="T6" fmla="+- 0 921 858"/>
                              <a:gd name="T7" fmla="*/ 921 h 89"/>
                              <a:gd name="T8" fmla="+- 0 4934 4901"/>
                              <a:gd name="T9" fmla="*/ T8 w 116"/>
                              <a:gd name="T10" fmla="+- 0 911 858"/>
                              <a:gd name="T11" fmla="*/ 911 h 89"/>
                              <a:gd name="T12" fmla="+- 0 4918 4901"/>
                              <a:gd name="T13" fmla="*/ T12 w 116"/>
                              <a:gd name="T14" fmla="+- 0 903 858"/>
                              <a:gd name="T15" fmla="*/ 903 h 89"/>
                              <a:gd name="T16" fmla="+- 0 4904 4901"/>
                              <a:gd name="T17" fmla="*/ T16 w 116"/>
                              <a:gd name="T18" fmla="+- 0 893 858"/>
                              <a:gd name="T19" fmla="*/ 893 h 89"/>
                              <a:gd name="T20" fmla="+- 0 4901 4901"/>
                              <a:gd name="T21" fmla="*/ T20 w 116"/>
                              <a:gd name="T22" fmla="+- 0 875 858"/>
                              <a:gd name="T23" fmla="*/ 875 h 89"/>
                              <a:gd name="T24" fmla="+- 0 4914 4901"/>
                              <a:gd name="T25" fmla="*/ T24 w 116"/>
                              <a:gd name="T26" fmla="+- 0 861 858"/>
                              <a:gd name="T27" fmla="*/ 861 h 89"/>
                              <a:gd name="T28" fmla="+- 0 4943 4901"/>
                              <a:gd name="T29" fmla="*/ T28 w 116"/>
                              <a:gd name="T30" fmla="+- 0 858 858"/>
                              <a:gd name="T31" fmla="*/ 858 h 89"/>
                              <a:gd name="T32" fmla="+- 0 4949 4901"/>
                              <a:gd name="T33" fmla="*/ T32 w 116"/>
                              <a:gd name="T34" fmla="+- 0 867 858"/>
                              <a:gd name="T35" fmla="*/ 867 h 89"/>
                              <a:gd name="T36" fmla="+- 0 4920 4901"/>
                              <a:gd name="T37" fmla="*/ T36 w 116"/>
                              <a:gd name="T38" fmla="+- 0 868 858"/>
                              <a:gd name="T39" fmla="*/ 868 h 89"/>
                              <a:gd name="T40" fmla="+- 0 4911 4901"/>
                              <a:gd name="T41" fmla="*/ T40 w 116"/>
                              <a:gd name="T42" fmla="+- 0 876 858"/>
                              <a:gd name="T43" fmla="*/ 876 h 89"/>
                              <a:gd name="T44" fmla="+- 0 4914 4901"/>
                              <a:gd name="T45" fmla="*/ T44 w 116"/>
                              <a:gd name="T46" fmla="+- 0 888 858"/>
                              <a:gd name="T47" fmla="*/ 888 h 89"/>
                              <a:gd name="T48" fmla="+- 0 4926 4901"/>
                              <a:gd name="T49" fmla="*/ T48 w 116"/>
                              <a:gd name="T50" fmla="+- 0 896 858"/>
                              <a:gd name="T51" fmla="*/ 896 h 89"/>
                              <a:gd name="T52" fmla="+- 0 4943 4901"/>
                              <a:gd name="T53" fmla="*/ T52 w 116"/>
                              <a:gd name="T54" fmla="+- 0 905 858"/>
                              <a:gd name="T55" fmla="*/ 905 h 89"/>
                              <a:gd name="T56" fmla="+- 0 4953 4901"/>
                              <a:gd name="T57" fmla="*/ T56 w 116"/>
                              <a:gd name="T58" fmla="+- 0 919 858"/>
                              <a:gd name="T59" fmla="*/ 919 h 89"/>
                              <a:gd name="T60" fmla="+- 0 4948 4901"/>
                              <a:gd name="T61" fmla="*/ T60 w 116"/>
                              <a:gd name="T62" fmla="+- 0 938 858"/>
                              <a:gd name="T63" fmla="*/ 938 h 89"/>
                              <a:gd name="T64" fmla="+- 0 4942 4901"/>
                              <a:gd name="T65" fmla="*/ T64 w 116"/>
                              <a:gd name="T66" fmla="+- 0 867 858"/>
                              <a:gd name="T67" fmla="*/ 867 h 89"/>
                              <a:gd name="T68" fmla="+- 0 4949 4901"/>
                              <a:gd name="T69" fmla="*/ T68 w 116"/>
                              <a:gd name="T70" fmla="+- 0 872 858"/>
                              <a:gd name="T71" fmla="*/ 872 h 89"/>
                              <a:gd name="T72" fmla="+- 0 4920 4901"/>
                              <a:gd name="T73" fmla="*/ T72 w 116"/>
                              <a:gd name="T74" fmla="+- 0 947 858"/>
                              <a:gd name="T75" fmla="*/ 947 h 89"/>
                              <a:gd name="T76" fmla="+- 0 4908 4901"/>
                              <a:gd name="T77" fmla="*/ T76 w 116"/>
                              <a:gd name="T78" fmla="+- 0 945 858"/>
                              <a:gd name="T79" fmla="*/ 945 h 89"/>
                              <a:gd name="T80" fmla="+- 0 4901 4901"/>
                              <a:gd name="T81" fmla="*/ T80 w 116"/>
                              <a:gd name="T82" fmla="+- 0 942 858"/>
                              <a:gd name="T83" fmla="*/ 942 h 89"/>
                              <a:gd name="T84" fmla="+- 0 4903 4901"/>
                              <a:gd name="T85" fmla="*/ T84 w 116"/>
                              <a:gd name="T86" fmla="+- 0 932 858"/>
                              <a:gd name="T87" fmla="*/ 932 h 89"/>
                              <a:gd name="T88" fmla="+- 0 4915 4901"/>
                              <a:gd name="T89" fmla="*/ T88 w 116"/>
                              <a:gd name="T90" fmla="+- 0 936 858"/>
                              <a:gd name="T91" fmla="*/ 936 h 89"/>
                              <a:gd name="T92" fmla="+- 0 4948 4901"/>
                              <a:gd name="T93" fmla="*/ T92 w 116"/>
                              <a:gd name="T94" fmla="+- 0 938 858"/>
                              <a:gd name="T95" fmla="*/ 938 h 89"/>
                              <a:gd name="T96" fmla="+- 0 4939 4901"/>
                              <a:gd name="T97" fmla="*/ T96 w 116"/>
                              <a:gd name="T98" fmla="+- 0 944 858"/>
                              <a:gd name="T99" fmla="*/ 944 h 89"/>
                              <a:gd name="T100" fmla="+- 0 4970 4901"/>
                              <a:gd name="T101" fmla="*/ T100 w 116"/>
                              <a:gd name="T102" fmla="+- 0 872 858"/>
                              <a:gd name="T103" fmla="*/ 872 h 89"/>
                              <a:gd name="T104" fmla="+- 0 4978 4901"/>
                              <a:gd name="T105" fmla="*/ T104 w 116"/>
                              <a:gd name="T106" fmla="+- 0 858 858"/>
                              <a:gd name="T107" fmla="*/ 858 h 89"/>
                              <a:gd name="T108" fmla="+- 0 5009 4901"/>
                              <a:gd name="T109" fmla="*/ T108 w 116"/>
                              <a:gd name="T110" fmla="+- 0 866 858"/>
                              <a:gd name="T111" fmla="*/ 866 h 89"/>
                              <a:gd name="T112" fmla="+- 0 4970 4901"/>
                              <a:gd name="T113" fmla="*/ T112 w 116"/>
                              <a:gd name="T114" fmla="+- 0 872 858"/>
                              <a:gd name="T115" fmla="*/ 872 h 89"/>
                              <a:gd name="T116" fmla="+- 0 4995 4901"/>
                              <a:gd name="T117" fmla="*/ T116 w 116"/>
                              <a:gd name="T118" fmla="+- 0 938 858"/>
                              <a:gd name="T119" fmla="*/ 938 h 89"/>
                              <a:gd name="T120" fmla="+- 0 5006 4901"/>
                              <a:gd name="T121" fmla="*/ T120 w 116"/>
                              <a:gd name="T122" fmla="+- 0 905 858"/>
                              <a:gd name="T123" fmla="*/ 905 h 89"/>
                              <a:gd name="T124" fmla="+- 0 4975 4901"/>
                              <a:gd name="T125" fmla="*/ T124 w 116"/>
                              <a:gd name="T126" fmla="+- 0 897 858"/>
                              <a:gd name="T127" fmla="*/ 897 h 89"/>
                              <a:gd name="T128" fmla="+- 0 5003 4901"/>
                              <a:gd name="T129" fmla="*/ T128 w 116"/>
                              <a:gd name="T130" fmla="+- 0 866 858"/>
                              <a:gd name="T131" fmla="*/ 866 h 89"/>
                              <a:gd name="T132" fmla="+- 0 5013 4901"/>
                              <a:gd name="T133" fmla="*/ T132 w 116"/>
                              <a:gd name="T134" fmla="+- 0 869 858"/>
                              <a:gd name="T135" fmla="*/ 869 h 89"/>
                              <a:gd name="T136" fmla="+- 0 4996 4901"/>
                              <a:gd name="T137" fmla="*/ T136 w 116"/>
                              <a:gd name="T138" fmla="+- 0 900 858"/>
                              <a:gd name="T139" fmla="*/ 900 h 89"/>
                              <a:gd name="T140" fmla="+- 0 5005 4901"/>
                              <a:gd name="T141" fmla="*/ T140 w 116"/>
                              <a:gd name="T142" fmla="+- 0 901 858"/>
                              <a:gd name="T143" fmla="*/ 901 h 89"/>
                              <a:gd name="T144" fmla="+- 0 5016 4901"/>
                              <a:gd name="T145" fmla="*/ T144 w 116"/>
                              <a:gd name="T146" fmla="+- 0 932 858"/>
                              <a:gd name="T147" fmla="*/ 932 h 89"/>
                              <a:gd name="T148" fmla="+- 0 4999 4901"/>
                              <a:gd name="T149" fmla="*/ T148 w 116"/>
                              <a:gd name="T150" fmla="+- 0 947 858"/>
                              <a:gd name="T151" fmla="*/ 947 h 89"/>
                              <a:gd name="T152" fmla="+- 0 4966 4901"/>
                              <a:gd name="T153" fmla="*/ T152 w 116"/>
                              <a:gd name="T154" fmla="+- 0 942 858"/>
                              <a:gd name="T155" fmla="*/ 942 h 89"/>
                              <a:gd name="T156" fmla="+- 0 4975 4901"/>
                              <a:gd name="T157" fmla="*/ T156 w 116"/>
                              <a:gd name="T158" fmla="+- 0 938 858"/>
                              <a:gd name="T159" fmla="*/ 938 h 89"/>
                              <a:gd name="T160" fmla="+- 0 4999 4901"/>
                              <a:gd name="T161" fmla="*/ T160 w 116"/>
                              <a:gd name="T162" fmla="+- 0 947 858"/>
                              <a:gd name="T163" fmla="*/ 94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116" h="89">
                                <a:moveTo>
                                  <a:pt x="47" y="80"/>
                                </a:moveTo>
                                <a:lnTo>
                                  <a:pt x="32" y="80"/>
                                </a:lnTo>
                                <a:lnTo>
                                  <a:pt x="41" y="73"/>
                                </a:lnTo>
                                <a:lnTo>
                                  <a:pt x="41" y="63"/>
                                </a:lnTo>
                                <a:lnTo>
                                  <a:pt x="38" y="58"/>
                                </a:lnTo>
                                <a:lnTo>
                                  <a:pt x="33" y="53"/>
                                </a:lnTo>
                                <a:lnTo>
                                  <a:pt x="25" y="49"/>
                                </a:lnTo>
                                <a:lnTo>
                                  <a:pt x="17" y="45"/>
                                </a:lnTo>
                                <a:lnTo>
                                  <a:pt x="9" y="40"/>
                                </a:lnTo>
                                <a:lnTo>
                                  <a:pt x="3" y="35"/>
                                </a:lnTo>
                                <a:lnTo>
                                  <a:pt x="0" y="28"/>
                                </a:lnTo>
                                <a:lnTo>
                                  <a:pt x="0" y="17"/>
                                </a:lnTo>
                                <a:lnTo>
                                  <a:pt x="5" y="8"/>
                                </a:lnTo>
                                <a:lnTo>
                                  <a:pt x="13" y="3"/>
                                </a:lnTo>
                                <a:lnTo>
                                  <a:pt x="24" y="0"/>
                                </a:lnTo>
                                <a:lnTo>
                                  <a:pt x="42" y="0"/>
                                </a:lnTo>
                                <a:lnTo>
                                  <a:pt x="48" y="3"/>
                                </a:lnTo>
                                <a:lnTo>
                                  <a:pt x="48" y="9"/>
                                </a:lnTo>
                                <a:lnTo>
                                  <a:pt x="25" y="9"/>
                                </a:lnTo>
                                <a:lnTo>
                                  <a:pt x="19" y="10"/>
                                </a:lnTo>
                                <a:lnTo>
                                  <a:pt x="14" y="13"/>
                                </a:lnTo>
                                <a:lnTo>
                                  <a:pt x="10" y="18"/>
                                </a:lnTo>
                                <a:lnTo>
                                  <a:pt x="10" y="25"/>
                                </a:lnTo>
                                <a:lnTo>
                                  <a:pt x="13" y="30"/>
                                </a:lnTo>
                                <a:lnTo>
                                  <a:pt x="18" y="34"/>
                                </a:lnTo>
                                <a:lnTo>
                                  <a:pt x="25" y="38"/>
                                </a:lnTo>
                                <a:lnTo>
                                  <a:pt x="34" y="42"/>
                                </a:lnTo>
                                <a:lnTo>
                                  <a:pt x="42" y="47"/>
                                </a:lnTo>
                                <a:lnTo>
                                  <a:pt x="48" y="53"/>
                                </a:lnTo>
                                <a:lnTo>
                                  <a:pt x="52" y="61"/>
                                </a:lnTo>
                                <a:lnTo>
                                  <a:pt x="52" y="72"/>
                                </a:lnTo>
                                <a:lnTo>
                                  <a:pt x="47" y="80"/>
                                </a:lnTo>
                                <a:close/>
                                <a:moveTo>
                                  <a:pt x="48" y="14"/>
                                </a:moveTo>
                                <a:lnTo>
                                  <a:pt x="41" y="9"/>
                                </a:lnTo>
                                <a:lnTo>
                                  <a:pt x="48" y="9"/>
                                </a:lnTo>
                                <a:lnTo>
                                  <a:pt x="48" y="14"/>
                                </a:lnTo>
                                <a:close/>
                                <a:moveTo>
                                  <a:pt x="27" y="89"/>
                                </a:moveTo>
                                <a:lnTo>
                                  <a:pt x="19" y="89"/>
                                </a:lnTo>
                                <a:lnTo>
                                  <a:pt x="13" y="88"/>
                                </a:lnTo>
                                <a:lnTo>
                                  <a:pt x="7" y="87"/>
                                </a:lnTo>
                                <a:lnTo>
                                  <a:pt x="1" y="85"/>
                                </a:lnTo>
                                <a:lnTo>
                                  <a:pt x="0" y="84"/>
                                </a:lnTo>
                                <a:lnTo>
                                  <a:pt x="0" y="72"/>
                                </a:lnTo>
                                <a:lnTo>
                                  <a:pt x="2" y="74"/>
                                </a:lnTo>
                                <a:lnTo>
                                  <a:pt x="7" y="77"/>
                                </a:lnTo>
                                <a:lnTo>
                                  <a:pt x="14" y="78"/>
                                </a:lnTo>
                                <a:lnTo>
                                  <a:pt x="20" y="80"/>
                                </a:lnTo>
                                <a:lnTo>
                                  <a:pt x="47" y="80"/>
                                </a:lnTo>
                                <a:lnTo>
                                  <a:pt x="47" y="81"/>
                                </a:lnTo>
                                <a:lnTo>
                                  <a:pt x="38" y="86"/>
                                </a:lnTo>
                                <a:lnTo>
                                  <a:pt x="27" y="89"/>
                                </a:lnTo>
                                <a:close/>
                                <a:moveTo>
                                  <a:pt x="69" y="14"/>
                                </a:moveTo>
                                <a:lnTo>
                                  <a:pt x="69" y="5"/>
                                </a:lnTo>
                                <a:lnTo>
                                  <a:pt x="77" y="0"/>
                                </a:lnTo>
                                <a:lnTo>
                                  <a:pt x="99" y="0"/>
                                </a:lnTo>
                                <a:lnTo>
                                  <a:pt x="108" y="8"/>
                                </a:lnTo>
                                <a:lnTo>
                                  <a:pt x="77" y="8"/>
                                </a:lnTo>
                                <a:lnTo>
                                  <a:pt x="69" y="14"/>
                                </a:lnTo>
                                <a:close/>
                                <a:moveTo>
                                  <a:pt x="108" y="80"/>
                                </a:moveTo>
                                <a:lnTo>
                                  <a:pt x="94" y="80"/>
                                </a:lnTo>
                                <a:lnTo>
                                  <a:pt x="105" y="71"/>
                                </a:lnTo>
                                <a:lnTo>
                                  <a:pt x="105" y="47"/>
                                </a:lnTo>
                                <a:lnTo>
                                  <a:pt x="74" y="47"/>
                                </a:lnTo>
                                <a:lnTo>
                                  <a:pt x="74" y="39"/>
                                </a:lnTo>
                                <a:lnTo>
                                  <a:pt x="102" y="39"/>
                                </a:lnTo>
                                <a:lnTo>
                                  <a:pt x="102" y="8"/>
                                </a:lnTo>
                                <a:lnTo>
                                  <a:pt x="108" y="8"/>
                                </a:lnTo>
                                <a:lnTo>
                                  <a:pt x="112" y="11"/>
                                </a:lnTo>
                                <a:lnTo>
                                  <a:pt x="112" y="37"/>
                                </a:lnTo>
                                <a:lnTo>
                                  <a:pt x="95" y="42"/>
                                </a:lnTo>
                                <a:lnTo>
                                  <a:pt x="104" y="43"/>
                                </a:lnTo>
                                <a:lnTo>
                                  <a:pt x="115" y="54"/>
                                </a:lnTo>
                                <a:lnTo>
                                  <a:pt x="115" y="74"/>
                                </a:lnTo>
                                <a:lnTo>
                                  <a:pt x="108" y="80"/>
                                </a:lnTo>
                                <a:close/>
                                <a:moveTo>
                                  <a:pt x="98" y="89"/>
                                </a:moveTo>
                                <a:lnTo>
                                  <a:pt x="73" y="89"/>
                                </a:lnTo>
                                <a:lnTo>
                                  <a:pt x="65" y="84"/>
                                </a:lnTo>
                                <a:lnTo>
                                  <a:pt x="65" y="73"/>
                                </a:lnTo>
                                <a:lnTo>
                                  <a:pt x="74" y="80"/>
                                </a:lnTo>
                                <a:lnTo>
                                  <a:pt x="108" y="80"/>
                                </a:lnTo>
                                <a:lnTo>
                                  <a:pt x="98" y="8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32" name="Picture 28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4704" y="1267"/>
                            <a:ext cx="409" cy="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3" name="Freeform 281"/>
                        <wps:cNvSpPr>
                          <a:spLocks/>
                        </wps:cNvSpPr>
                        <wps:spPr bwMode="auto">
                          <a:xfrm>
                            <a:off x="4179" y="782"/>
                            <a:ext cx="1542" cy="850"/>
                          </a:xfrm>
                          <a:custGeom>
                            <a:avLst/>
                            <a:gdLst>
                              <a:gd name="T0" fmla="+- 0 4179 4179"/>
                              <a:gd name="T1" fmla="*/ T0 w 1542"/>
                              <a:gd name="T2" fmla="+- 0 884 782"/>
                              <a:gd name="T3" fmla="*/ 884 h 850"/>
                              <a:gd name="T4" fmla="+- 0 4179 4179"/>
                              <a:gd name="T5" fmla="*/ T4 w 1542"/>
                              <a:gd name="T6" fmla="+- 0 1528 782"/>
                              <a:gd name="T7" fmla="*/ 1528 h 850"/>
                              <a:gd name="T8" fmla="+- 0 4187 4179"/>
                              <a:gd name="T9" fmla="*/ T8 w 1542"/>
                              <a:gd name="T10" fmla="+- 0 1568 782"/>
                              <a:gd name="T11" fmla="*/ 1568 h 850"/>
                              <a:gd name="T12" fmla="+- 0 4209 4179"/>
                              <a:gd name="T13" fmla="*/ T12 w 1542"/>
                              <a:gd name="T14" fmla="+- 0 1601 782"/>
                              <a:gd name="T15" fmla="*/ 1601 h 850"/>
                              <a:gd name="T16" fmla="+- 0 4241 4179"/>
                              <a:gd name="T17" fmla="*/ T16 w 1542"/>
                              <a:gd name="T18" fmla="+- 0 1623 782"/>
                              <a:gd name="T19" fmla="*/ 1623 h 850"/>
                              <a:gd name="T20" fmla="+- 0 4281 4179"/>
                              <a:gd name="T21" fmla="*/ T20 w 1542"/>
                              <a:gd name="T22" fmla="+- 0 1631 782"/>
                              <a:gd name="T23" fmla="*/ 1631 h 850"/>
                              <a:gd name="T24" fmla="+- 0 5618 4179"/>
                              <a:gd name="T25" fmla="*/ T24 w 1542"/>
                              <a:gd name="T26" fmla="+- 0 1631 782"/>
                              <a:gd name="T27" fmla="*/ 1631 h 850"/>
                              <a:gd name="T28" fmla="+- 0 5658 4179"/>
                              <a:gd name="T29" fmla="*/ T28 w 1542"/>
                              <a:gd name="T30" fmla="+- 0 1623 782"/>
                              <a:gd name="T31" fmla="*/ 1623 h 850"/>
                              <a:gd name="T32" fmla="+- 0 5690 4179"/>
                              <a:gd name="T33" fmla="*/ T32 w 1542"/>
                              <a:gd name="T34" fmla="+- 0 1601 782"/>
                              <a:gd name="T35" fmla="*/ 1601 h 850"/>
                              <a:gd name="T36" fmla="+- 0 5712 4179"/>
                              <a:gd name="T37" fmla="*/ T36 w 1542"/>
                              <a:gd name="T38" fmla="+- 0 1568 782"/>
                              <a:gd name="T39" fmla="*/ 1568 h 850"/>
                              <a:gd name="T40" fmla="+- 0 5720 4179"/>
                              <a:gd name="T41" fmla="*/ T40 w 1542"/>
                              <a:gd name="T42" fmla="+- 0 1528 782"/>
                              <a:gd name="T43" fmla="*/ 1528 h 850"/>
                              <a:gd name="T44" fmla="+- 0 5720 4179"/>
                              <a:gd name="T45" fmla="*/ T44 w 1542"/>
                              <a:gd name="T46" fmla="+- 0 884 782"/>
                              <a:gd name="T47" fmla="*/ 884 h 850"/>
                              <a:gd name="T48" fmla="+- 0 5712 4179"/>
                              <a:gd name="T49" fmla="*/ T48 w 1542"/>
                              <a:gd name="T50" fmla="+- 0 844 782"/>
                              <a:gd name="T51" fmla="*/ 844 h 850"/>
                              <a:gd name="T52" fmla="+- 0 5690 4179"/>
                              <a:gd name="T53" fmla="*/ T52 w 1542"/>
                              <a:gd name="T54" fmla="+- 0 811 782"/>
                              <a:gd name="T55" fmla="*/ 811 h 850"/>
                              <a:gd name="T56" fmla="+- 0 5658 4179"/>
                              <a:gd name="T57" fmla="*/ T56 w 1542"/>
                              <a:gd name="T58" fmla="+- 0 790 782"/>
                              <a:gd name="T59" fmla="*/ 790 h 850"/>
                              <a:gd name="T60" fmla="+- 0 5618 4179"/>
                              <a:gd name="T61" fmla="*/ T60 w 1542"/>
                              <a:gd name="T62" fmla="+- 0 782 782"/>
                              <a:gd name="T63" fmla="*/ 782 h 850"/>
                              <a:gd name="T64" fmla="+- 0 4281 4179"/>
                              <a:gd name="T65" fmla="*/ T64 w 1542"/>
                              <a:gd name="T66" fmla="+- 0 782 782"/>
                              <a:gd name="T67" fmla="*/ 782 h 850"/>
                              <a:gd name="T68" fmla="+- 0 4241 4179"/>
                              <a:gd name="T69" fmla="*/ T68 w 1542"/>
                              <a:gd name="T70" fmla="+- 0 790 782"/>
                              <a:gd name="T71" fmla="*/ 790 h 850"/>
                              <a:gd name="T72" fmla="+- 0 4209 4179"/>
                              <a:gd name="T73" fmla="*/ T72 w 1542"/>
                              <a:gd name="T74" fmla="+- 0 811 782"/>
                              <a:gd name="T75" fmla="*/ 811 h 850"/>
                              <a:gd name="T76" fmla="+- 0 4187 4179"/>
                              <a:gd name="T77" fmla="*/ T76 w 1542"/>
                              <a:gd name="T78" fmla="+- 0 844 782"/>
                              <a:gd name="T79" fmla="*/ 844 h 850"/>
                              <a:gd name="T80" fmla="+- 0 4179 4179"/>
                              <a:gd name="T81" fmla="*/ T80 w 1542"/>
                              <a:gd name="T82" fmla="+- 0 884 782"/>
                              <a:gd name="T83" fmla="*/ 884 h 8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542" h="850">
                                <a:moveTo>
                                  <a:pt x="0" y="102"/>
                                </a:moveTo>
                                <a:lnTo>
                                  <a:pt x="0" y="746"/>
                                </a:lnTo>
                                <a:lnTo>
                                  <a:pt x="8" y="786"/>
                                </a:lnTo>
                                <a:lnTo>
                                  <a:pt x="30" y="819"/>
                                </a:lnTo>
                                <a:lnTo>
                                  <a:pt x="62" y="841"/>
                                </a:lnTo>
                                <a:lnTo>
                                  <a:pt x="102" y="849"/>
                                </a:lnTo>
                                <a:lnTo>
                                  <a:pt x="1439" y="849"/>
                                </a:lnTo>
                                <a:lnTo>
                                  <a:pt x="1479" y="841"/>
                                </a:lnTo>
                                <a:lnTo>
                                  <a:pt x="1511" y="819"/>
                                </a:lnTo>
                                <a:lnTo>
                                  <a:pt x="1533" y="786"/>
                                </a:lnTo>
                                <a:lnTo>
                                  <a:pt x="1541" y="746"/>
                                </a:lnTo>
                                <a:lnTo>
                                  <a:pt x="1541" y="102"/>
                                </a:lnTo>
                                <a:lnTo>
                                  <a:pt x="1533" y="62"/>
                                </a:lnTo>
                                <a:lnTo>
                                  <a:pt x="1511" y="29"/>
                                </a:lnTo>
                                <a:lnTo>
                                  <a:pt x="1479" y="8"/>
                                </a:lnTo>
                                <a:lnTo>
                                  <a:pt x="1439" y="0"/>
                                </a:lnTo>
                                <a:lnTo>
                                  <a:pt x="102" y="0"/>
                                </a:lnTo>
                                <a:lnTo>
                                  <a:pt x="62" y="8"/>
                                </a:lnTo>
                                <a:lnTo>
                                  <a:pt x="30" y="29"/>
                                </a:lnTo>
                                <a:lnTo>
                                  <a:pt x="8" y="62"/>
                                </a:lnTo>
                                <a:lnTo>
                                  <a:pt x="0" y="102"/>
                                </a:lnTo>
                                <a:close/>
                              </a:path>
                            </a:pathLst>
                          </a:custGeom>
                          <a:noFill/>
                          <a:ln w="7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34" name="Picture 28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2867" y="970"/>
                            <a:ext cx="21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5" name="AutoShape 279"/>
                        <wps:cNvSpPr>
                          <a:spLocks/>
                        </wps:cNvSpPr>
                        <wps:spPr bwMode="auto">
                          <a:xfrm>
                            <a:off x="3114" y="1134"/>
                            <a:ext cx="134" cy="89"/>
                          </a:xfrm>
                          <a:custGeom>
                            <a:avLst/>
                            <a:gdLst>
                              <a:gd name="T0" fmla="+- 0 3147 3114"/>
                              <a:gd name="T1" fmla="*/ T0 w 134"/>
                              <a:gd name="T2" fmla="+- 0 1214 1134"/>
                              <a:gd name="T3" fmla="*/ 1214 h 89"/>
                              <a:gd name="T4" fmla="+- 0 3156 3114"/>
                              <a:gd name="T5" fmla="*/ T4 w 134"/>
                              <a:gd name="T6" fmla="+- 0 1197 1134"/>
                              <a:gd name="T7" fmla="*/ 1197 h 89"/>
                              <a:gd name="T8" fmla="+- 0 3147 3114"/>
                              <a:gd name="T9" fmla="*/ T8 w 134"/>
                              <a:gd name="T10" fmla="+- 0 1188 1134"/>
                              <a:gd name="T11" fmla="*/ 1188 h 89"/>
                              <a:gd name="T12" fmla="+- 0 3131 3114"/>
                              <a:gd name="T13" fmla="*/ T12 w 134"/>
                              <a:gd name="T14" fmla="+- 0 1179 1134"/>
                              <a:gd name="T15" fmla="*/ 1179 h 89"/>
                              <a:gd name="T16" fmla="+- 0 3118 3114"/>
                              <a:gd name="T17" fmla="*/ T16 w 134"/>
                              <a:gd name="T18" fmla="+- 0 1169 1134"/>
                              <a:gd name="T19" fmla="*/ 1169 h 89"/>
                              <a:gd name="T20" fmla="+- 0 3114 3114"/>
                              <a:gd name="T21" fmla="*/ T20 w 134"/>
                              <a:gd name="T22" fmla="+- 0 1151 1134"/>
                              <a:gd name="T23" fmla="*/ 1151 h 89"/>
                              <a:gd name="T24" fmla="+- 0 3128 3114"/>
                              <a:gd name="T25" fmla="*/ T24 w 134"/>
                              <a:gd name="T26" fmla="+- 0 1137 1134"/>
                              <a:gd name="T27" fmla="*/ 1137 h 89"/>
                              <a:gd name="T28" fmla="+- 0 3157 3114"/>
                              <a:gd name="T29" fmla="*/ T28 w 134"/>
                              <a:gd name="T30" fmla="+- 0 1134 1134"/>
                              <a:gd name="T31" fmla="*/ 1134 h 89"/>
                              <a:gd name="T32" fmla="+- 0 3163 3114"/>
                              <a:gd name="T33" fmla="*/ T32 w 134"/>
                              <a:gd name="T34" fmla="+- 0 1143 1134"/>
                              <a:gd name="T35" fmla="*/ 1143 h 89"/>
                              <a:gd name="T36" fmla="+- 0 3133 3114"/>
                              <a:gd name="T37" fmla="*/ T36 w 134"/>
                              <a:gd name="T38" fmla="+- 0 1145 1134"/>
                              <a:gd name="T39" fmla="*/ 1145 h 89"/>
                              <a:gd name="T40" fmla="+- 0 3125 3114"/>
                              <a:gd name="T41" fmla="*/ T40 w 134"/>
                              <a:gd name="T42" fmla="+- 0 1153 1134"/>
                              <a:gd name="T43" fmla="*/ 1153 h 89"/>
                              <a:gd name="T44" fmla="+- 0 3127 3114"/>
                              <a:gd name="T45" fmla="*/ T44 w 134"/>
                              <a:gd name="T46" fmla="+- 0 1164 1134"/>
                              <a:gd name="T47" fmla="*/ 1164 h 89"/>
                              <a:gd name="T48" fmla="+- 0 3139 3114"/>
                              <a:gd name="T49" fmla="*/ T48 w 134"/>
                              <a:gd name="T50" fmla="+- 0 1172 1134"/>
                              <a:gd name="T51" fmla="*/ 1172 h 89"/>
                              <a:gd name="T52" fmla="+- 0 3156 3114"/>
                              <a:gd name="T53" fmla="*/ T52 w 134"/>
                              <a:gd name="T54" fmla="+- 0 1181 1134"/>
                              <a:gd name="T55" fmla="*/ 1181 h 89"/>
                              <a:gd name="T56" fmla="+- 0 3166 3114"/>
                              <a:gd name="T57" fmla="*/ T56 w 134"/>
                              <a:gd name="T58" fmla="+- 0 1195 1134"/>
                              <a:gd name="T59" fmla="*/ 1195 h 89"/>
                              <a:gd name="T60" fmla="+- 0 3162 3114"/>
                              <a:gd name="T61" fmla="*/ T60 w 134"/>
                              <a:gd name="T62" fmla="+- 0 1214 1134"/>
                              <a:gd name="T63" fmla="*/ 1214 h 89"/>
                              <a:gd name="T64" fmla="+- 0 3155 3114"/>
                              <a:gd name="T65" fmla="*/ T64 w 134"/>
                              <a:gd name="T66" fmla="+- 0 1143 1134"/>
                              <a:gd name="T67" fmla="*/ 1143 h 89"/>
                              <a:gd name="T68" fmla="+- 0 3163 3114"/>
                              <a:gd name="T69" fmla="*/ T68 w 134"/>
                              <a:gd name="T70" fmla="+- 0 1148 1134"/>
                              <a:gd name="T71" fmla="*/ 1148 h 89"/>
                              <a:gd name="T72" fmla="+- 0 3134 3114"/>
                              <a:gd name="T73" fmla="*/ T72 w 134"/>
                              <a:gd name="T74" fmla="+- 0 1223 1134"/>
                              <a:gd name="T75" fmla="*/ 1223 h 89"/>
                              <a:gd name="T76" fmla="+- 0 3121 3114"/>
                              <a:gd name="T77" fmla="*/ T76 w 134"/>
                              <a:gd name="T78" fmla="+- 0 1221 1134"/>
                              <a:gd name="T79" fmla="*/ 1221 h 89"/>
                              <a:gd name="T80" fmla="+- 0 3114 3114"/>
                              <a:gd name="T81" fmla="*/ T80 w 134"/>
                              <a:gd name="T82" fmla="+- 0 1218 1134"/>
                              <a:gd name="T83" fmla="*/ 1218 h 89"/>
                              <a:gd name="T84" fmla="+- 0 3116 3114"/>
                              <a:gd name="T85" fmla="*/ T84 w 134"/>
                              <a:gd name="T86" fmla="+- 0 1208 1134"/>
                              <a:gd name="T87" fmla="*/ 1208 h 89"/>
                              <a:gd name="T88" fmla="+- 0 3128 3114"/>
                              <a:gd name="T89" fmla="*/ T88 w 134"/>
                              <a:gd name="T90" fmla="+- 0 1213 1134"/>
                              <a:gd name="T91" fmla="*/ 1213 h 89"/>
                              <a:gd name="T92" fmla="+- 0 3162 3114"/>
                              <a:gd name="T93" fmla="*/ T92 w 134"/>
                              <a:gd name="T94" fmla="+- 0 1214 1134"/>
                              <a:gd name="T95" fmla="*/ 1214 h 89"/>
                              <a:gd name="T96" fmla="+- 0 3153 3114"/>
                              <a:gd name="T97" fmla="*/ T96 w 134"/>
                              <a:gd name="T98" fmla="+- 0 1220 1134"/>
                              <a:gd name="T99" fmla="*/ 1220 h 89"/>
                              <a:gd name="T100" fmla="+- 0 3193 3114"/>
                              <a:gd name="T101" fmla="*/ T100 w 134"/>
                              <a:gd name="T102" fmla="+- 0 1221 1134"/>
                              <a:gd name="T103" fmla="*/ 1221 h 89"/>
                              <a:gd name="T104" fmla="+- 0 3183 3114"/>
                              <a:gd name="T105" fmla="*/ T104 w 134"/>
                              <a:gd name="T106" fmla="+- 0 1135 1134"/>
                              <a:gd name="T107" fmla="*/ 1135 h 89"/>
                              <a:gd name="T108" fmla="+- 0 3193 3114"/>
                              <a:gd name="T109" fmla="*/ T108 w 134"/>
                              <a:gd name="T110" fmla="+- 0 1173 1134"/>
                              <a:gd name="T111" fmla="*/ 1173 h 89"/>
                              <a:gd name="T112" fmla="+- 0 3248 3114"/>
                              <a:gd name="T113" fmla="*/ T112 w 134"/>
                              <a:gd name="T114" fmla="+- 0 1182 1134"/>
                              <a:gd name="T115" fmla="*/ 1182 h 89"/>
                              <a:gd name="T116" fmla="+- 0 3193 3114"/>
                              <a:gd name="T117" fmla="*/ T116 w 134"/>
                              <a:gd name="T118" fmla="+- 0 1221 1134"/>
                              <a:gd name="T119" fmla="*/ 1221 h 89"/>
                              <a:gd name="T120" fmla="+- 0 3238 3114"/>
                              <a:gd name="T121" fmla="*/ T120 w 134"/>
                              <a:gd name="T122" fmla="+- 0 1173 1134"/>
                              <a:gd name="T123" fmla="*/ 1173 h 89"/>
                              <a:gd name="T124" fmla="+- 0 3248 3114"/>
                              <a:gd name="T125" fmla="*/ T124 w 134"/>
                              <a:gd name="T126" fmla="+- 0 1135 1134"/>
                              <a:gd name="T127" fmla="*/ 1135 h 89"/>
                              <a:gd name="T128" fmla="+- 0 3248 3114"/>
                              <a:gd name="T129" fmla="*/ T128 w 134"/>
                              <a:gd name="T130" fmla="+- 0 1221 1134"/>
                              <a:gd name="T131" fmla="*/ 1221 h 89"/>
                              <a:gd name="T132" fmla="+- 0 3238 3114"/>
                              <a:gd name="T133" fmla="*/ T132 w 134"/>
                              <a:gd name="T134" fmla="+- 0 1182 1134"/>
                              <a:gd name="T135" fmla="*/ 1182 h 89"/>
                              <a:gd name="T136" fmla="+- 0 3248 3114"/>
                              <a:gd name="T137" fmla="*/ T136 w 134"/>
                              <a:gd name="T138" fmla="+- 0 1221 1134"/>
                              <a:gd name="T139" fmla="*/ 12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34" h="89">
                                <a:moveTo>
                                  <a:pt x="48" y="80"/>
                                </a:moveTo>
                                <a:lnTo>
                                  <a:pt x="33" y="80"/>
                                </a:lnTo>
                                <a:lnTo>
                                  <a:pt x="42" y="73"/>
                                </a:lnTo>
                                <a:lnTo>
                                  <a:pt x="42" y="63"/>
                                </a:lnTo>
                                <a:lnTo>
                                  <a:pt x="39" y="58"/>
                                </a:lnTo>
                                <a:lnTo>
                                  <a:pt x="33" y="54"/>
                                </a:lnTo>
                                <a:lnTo>
                                  <a:pt x="26" y="50"/>
                                </a:lnTo>
                                <a:lnTo>
                                  <a:pt x="17" y="45"/>
                                </a:lnTo>
                                <a:lnTo>
                                  <a:pt x="9" y="41"/>
                                </a:lnTo>
                                <a:lnTo>
                                  <a:pt x="4" y="35"/>
                                </a:lnTo>
                                <a:lnTo>
                                  <a:pt x="0" y="28"/>
                                </a:lnTo>
                                <a:lnTo>
                                  <a:pt x="0" y="17"/>
                                </a:lnTo>
                                <a:lnTo>
                                  <a:pt x="6" y="8"/>
                                </a:lnTo>
                                <a:lnTo>
                                  <a:pt x="14" y="3"/>
                                </a:lnTo>
                                <a:lnTo>
                                  <a:pt x="25" y="0"/>
                                </a:lnTo>
                                <a:lnTo>
                                  <a:pt x="43" y="0"/>
                                </a:lnTo>
                                <a:lnTo>
                                  <a:pt x="49" y="3"/>
                                </a:lnTo>
                                <a:lnTo>
                                  <a:pt x="49" y="9"/>
                                </a:lnTo>
                                <a:lnTo>
                                  <a:pt x="26" y="9"/>
                                </a:lnTo>
                                <a:lnTo>
                                  <a:pt x="19" y="11"/>
                                </a:lnTo>
                                <a:lnTo>
                                  <a:pt x="14" y="14"/>
                                </a:lnTo>
                                <a:lnTo>
                                  <a:pt x="11" y="19"/>
                                </a:lnTo>
                                <a:lnTo>
                                  <a:pt x="11" y="25"/>
                                </a:lnTo>
                                <a:lnTo>
                                  <a:pt x="13" y="30"/>
                                </a:lnTo>
                                <a:lnTo>
                                  <a:pt x="18" y="34"/>
                                </a:lnTo>
                                <a:lnTo>
                                  <a:pt x="25" y="38"/>
                                </a:lnTo>
                                <a:lnTo>
                                  <a:pt x="34" y="42"/>
                                </a:lnTo>
                                <a:lnTo>
                                  <a:pt x="42" y="47"/>
                                </a:lnTo>
                                <a:lnTo>
                                  <a:pt x="49" y="54"/>
                                </a:lnTo>
                                <a:lnTo>
                                  <a:pt x="52" y="61"/>
                                </a:lnTo>
                                <a:lnTo>
                                  <a:pt x="52" y="72"/>
                                </a:lnTo>
                                <a:lnTo>
                                  <a:pt x="48" y="80"/>
                                </a:lnTo>
                                <a:close/>
                                <a:moveTo>
                                  <a:pt x="49" y="14"/>
                                </a:moveTo>
                                <a:lnTo>
                                  <a:pt x="41" y="9"/>
                                </a:lnTo>
                                <a:lnTo>
                                  <a:pt x="49" y="9"/>
                                </a:lnTo>
                                <a:lnTo>
                                  <a:pt x="49" y="14"/>
                                </a:lnTo>
                                <a:close/>
                                <a:moveTo>
                                  <a:pt x="28" y="89"/>
                                </a:moveTo>
                                <a:lnTo>
                                  <a:pt x="20" y="89"/>
                                </a:lnTo>
                                <a:lnTo>
                                  <a:pt x="14" y="88"/>
                                </a:lnTo>
                                <a:lnTo>
                                  <a:pt x="7" y="87"/>
                                </a:lnTo>
                                <a:lnTo>
                                  <a:pt x="2" y="85"/>
                                </a:lnTo>
                                <a:lnTo>
                                  <a:pt x="0" y="84"/>
                                </a:lnTo>
                                <a:lnTo>
                                  <a:pt x="0" y="72"/>
                                </a:lnTo>
                                <a:lnTo>
                                  <a:pt x="2" y="74"/>
                                </a:lnTo>
                                <a:lnTo>
                                  <a:pt x="8" y="77"/>
                                </a:lnTo>
                                <a:lnTo>
                                  <a:pt x="14" y="79"/>
                                </a:lnTo>
                                <a:lnTo>
                                  <a:pt x="21" y="80"/>
                                </a:lnTo>
                                <a:lnTo>
                                  <a:pt x="48" y="80"/>
                                </a:lnTo>
                                <a:lnTo>
                                  <a:pt x="47" y="81"/>
                                </a:lnTo>
                                <a:lnTo>
                                  <a:pt x="39" y="86"/>
                                </a:lnTo>
                                <a:lnTo>
                                  <a:pt x="28" y="89"/>
                                </a:lnTo>
                                <a:close/>
                                <a:moveTo>
                                  <a:pt x="79" y="87"/>
                                </a:moveTo>
                                <a:lnTo>
                                  <a:pt x="69" y="87"/>
                                </a:lnTo>
                                <a:lnTo>
                                  <a:pt x="69" y="1"/>
                                </a:lnTo>
                                <a:lnTo>
                                  <a:pt x="79" y="1"/>
                                </a:lnTo>
                                <a:lnTo>
                                  <a:pt x="79" y="39"/>
                                </a:lnTo>
                                <a:lnTo>
                                  <a:pt x="134" y="39"/>
                                </a:lnTo>
                                <a:lnTo>
                                  <a:pt x="134" y="48"/>
                                </a:lnTo>
                                <a:lnTo>
                                  <a:pt x="79" y="48"/>
                                </a:lnTo>
                                <a:lnTo>
                                  <a:pt x="79" y="87"/>
                                </a:lnTo>
                                <a:close/>
                                <a:moveTo>
                                  <a:pt x="134" y="39"/>
                                </a:moveTo>
                                <a:lnTo>
                                  <a:pt x="124" y="39"/>
                                </a:lnTo>
                                <a:lnTo>
                                  <a:pt x="124" y="1"/>
                                </a:lnTo>
                                <a:lnTo>
                                  <a:pt x="134" y="1"/>
                                </a:lnTo>
                                <a:lnTo>
                                  <a:pt x="134" y="39"/>
                                </a:lnTo>
                                <a:close/>
                                <a:moveTo>
                                  <a:pt x="134" y="87"/>
                                </a:moveTo>
                                <a:lnTo>
                                  <a:pt x="124" y="87"/>
                                </a:lnTo>
                                <a:lnTo>
                                  <a:pt x="124" y="48"/>
                                </a:lnTo>
                                <a:lnTo>
                                  <a:pt x="134" y="48"/>
                                </a:lnTo>
                                <a:lnTo>
                                  <a:pt x="134" y="8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36" name="Picture 27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3448" y="1492"/>
                            <a:ext cx="40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7" name="Freeform 277"/>
                        <wps:cNvSpPr>
                          <a:spLocks/>
                        </wps:cNvSpPr>
                        <wps:spPr bwMode="auto">
                          <a:xfrm>
                            <a:off x="2770" y="362"/>
                            <a:ext cx="3002" cy="1464"/>
                          </a:xfrm>
                          <a:custGeom>
                            <a:avLst/>
                            <a:gdLst>
                              <a:gd name="T0" fmla="+- 0 2770 2770"/>
                              <a:gd name="T1" fmla="*/ T0 w 3002"/>
                              <a:gd name="T2" fmla="+- 0 464 362"/>
                              <a:gd name="T3" fmla="*/ 464 h 1464"/>
                              <a:gd name="T4" fmla="+- 0 2770 2770"/>
                              <a:gd name="T5" fmla="*/ T4 w 3002"/>
                              <a:gd name="T6" fmla="+- 0 1723 362"/>
                              <a:gd name="T7" fmla="*/ 1723 h 1464"/>
                              <a:gd name="T8" fmla="+- 0 2778 2770"/>
                              <a:gd name="T9" fmla="*/ T8 w 3002"/>
                              <a:gd name="T10" fmla="+- 0 1763 362"/>
                              <a:gd name="T11" fmla="*/ 1763 h 1464"/>
                              <a:gd name="T12" fmla="+- 0 2800 2770"/>
                              <a:gd name="T13" fmla="*/ T12 w 3002"/>
                              <a:gd name="T14" fmla="+- 0 1795 362"/>
                              <a:gd name="T15" fmla="*/ 1795 h 1464"/>
                              <a:gd name="T16" fmla="+- 0 2832 2770"/>
                              <a:gd name="T17" fmla="*/ T16 w 3002"/>
                              <a:gd name="T18" fmla="+- 0 1817 362"/>
                              <a:gd name="T19" fmla="*/ 1817 h 1464"/>
                              <a:gd name="T20" fmla="+- 0 2872 2770"/>
                              <a:gd name="T21" fmla="*/ T20 w 3002"/>
                              <a:gd name="T22" fmla="+- 0 1825 362"/>
                              <a:gd name="T23" fmla="*/ 1825 h 1464"/>
                              <a:gd name="T24" fmla="+- 0 5669 2770"/>
                              <a:gd name="T25" fmla="*/ T24 w 3002"/>
                              <a:gd name="T26" fmla="+- 0 1825 362"/>
                              <a:gd name="T27" fmla="*/ 1825 h 1464"/>
                              <a:gd name="T28" fmla="+- 0 5709 2770"/>
                              <a:gd name="T29" fmla="*/ T28 w 3002"/>
                              <a:gd name="T30" fmla="+- 0 1817 362"/>
                              <a:gd name="T31" fmla="*/ 1817 h 1464"/>
                              <a:gd name="T32" fmla="+- 0 5742 2770"/>
                              <a:gd name="T33" fmla="*/ T32 w 3002"/>
                              <a:gd name="T34" fmla="+- 0 1795 362"/>
                              <a:gd name="T35" fmla="*/ 1795 h 1464"/>
                              <a:gd name="T36" fmla="+- 0 5763 2770"/>
                              <a:gd name="T37" fmla="*/ T36 w 3002"/>
                              <a:gd name="T38" fmla="+- 0 1763 362"/>
                              <a:gd name="T39" fmla="*/ 1763 h 1464"/>
                              <a:gd name="T40" fmla="+- 0 5771 2770"/>
                              <a:gd name="T41" fmla="*/ T40 w 3002"/>
                              <a:gd name="T42" fmla="+- 0 1723 362"/>
                              <a:gd name="T43" fmla="*/ 1723 h 1464"/>
                              <a:gd name="T44" fmla="+- 0 5771 2770"/>
                              <a:gd name="T45" fmla="*/ T44 w 3002"/>
                              <a:gd name="T46" fmla="+- 0 464 362"/>
                              <a:gd name="T47" fmla="*/ 464 h 1464"/>
                              <a:gd name="T48" fmla="+- 0 5763 2770"/>
                              <a:gd name="T49" fmla="*/ T48 w 3002"/>
                              <a:gd name="T50" fmla="+- 0 424 362"/>
                              <a:gd name="T51" fmla="*/ 424 h 1464"/>
                              <a:gd name="T52" fmla="+- 0 5742 2770"/>
                              <a:gd name="T53" fmla="*/ T52 w 3002"/>
                              <a:gd name="T54" fmla="+- 0 392 362"/>
                              <a:gd name="T55" fmla="*/ 392 h 1464"/>
                              <a:gd name="T56" fmla="+- 0 5709 2770"/>
                              <a:gd name="T57" fmla="*/ T56 w 3002"/>
                              <a:gd name="T58" fmla="+- 0 370 362"/>
                              <a:gd name="T59" fmla="*/ 370 h 1464"/>
                              <a:gd name="T60" fmla="+- 0 5669 2770"/>
                              <a:gd name="T61" fmla="*/ T60 w 3002"/>
                              <a:gd name="T62" fmla="+- 0 362 362"/>
                              <a:gd name="T63" fmla="*/ 362 h 1464"/>
                              <a:gd name="T64" fmla="+- 0 2872 2770"/>
                              <a:gd name="T65" fmla="*/ T64 w 3002"/>
                              <a:gd name="T66" fmla="+- 0 362 362"/>
                              <a:gd name="T67" fmla="*/ 362 h 1464"/>
                              <a:gd name="T68" fmla="+- 0 2832 2770"/>
                              <a:gd name="T69" fmla="*/ T68 w 3002"/>
                              <a:gd name="T70" fmla="+- 0 370 362"/>
                              <a:gd name="T71" fmla="*/ 370 h 1464"/>
                              <a:gd name="T72" fmla="+- 0 2800 2770"/>
                              <a:gd name="T73" fmla="*/ T72 w 3002"/>
                              <a:gd name="T74" fmla="+- 0 392 362"/>
                              <a:gd name="T75" fmla="*/ 392 h 1464"/>
                              <a:gd name="T76" fmla="+- 0 2778 2770"/>
                              <a:gd name="T77" fmla="*/ T76 w 3002"/>
                              <a:gd name="T78" fmla="+- 0 424 362"/>
                              <a:gd name="T79" fmla="*/ 424 h 1464"/>
                              <a:gd name="T80" fmla="+- 0 2770 2770"/>
                              <a:gd name="T81" fmla="*/ T80 w 3002"/>
                              <a:gd name="T82" fmla="+- 0 464 362"/>
                              <a:gd name="T83" fmla="*/ 464 h 14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002" h="1464">
                                <a:moveTo>
                                  <a:pt x="0" y="102"/>
                                </a:moveTo>
                                <a:lnTo>
                                  <a:pt x="0" y="1361"/>
                                </a:lnTo>
                                <a:lnTo>
                                  <a:pt x="8" y="1401"/>
                                </a:lnTo>
                                <a:lnTo>
                                  <a:pt x="30" y="1433"/>
                                </a:lnTo>
                                <a:lnTo>
                                  <a:pt x="62" y="1455"/>
                                </a:lnTo>
                                <a:lnTo>
                                  <a:pt x="102" y="1463"/>
                                </a:lnTo>
                                <a:lnTo>
                                  <a:pt x="2899" y="1463"/>
                                </a:lnTo>
                                <a:lnTo>
                                  <a:pt x="2939" y="1455"/>
                                </a:lnTo>
                                <a:lnTo>
                                  <a:pt x="2972" y="1433"/>
                                </a:lnTo>
                                <a:lnTo>
                                  <a:pt x="2993" y="1401"/>
                                </a:lnTo>
                                <a:lnTo>
                                  <a:pt x="3001" y="1361"/>
                                </a:lnTo>
                                <a:lnTo>
                                  <a:pt x="3001" y="102"/>
                                </a:lnTo>
                                <a:lnTo>
                                  <a:pt x="2993" y="62"/>
                                </a:lnTo>
                                <a:lnTo>
                                  <a:pt x="2972" y="30"/>
                                </a:lnTo>
                                <a:lnTo>
                                  <a:pt x="2939" y="8"/>
                                </a:lnTo>
                                <a:lnTo>
                                  <a:pt x="2899" y="0"/>
                                </a:lnTo>
                                <a:lnTo>
                                  <a:pt x="102" y="0"/>
                                </a:lnTo>
                                <a:lnTo>
                                  <a:pt x="62" y="8"/>
                                </a:lnTo>
                                <a:lnTo>
                                  <a:pt x="30" y="30"/>
                                </a:lnTo>
                                <a:lnTo>
                                  <a:pt x="8" y="62"/>
                                </a:lnTo>
                                <a:lnTo>
                                  <a:pt x="0" y="102"/>
                                </a:lnTo>
                                <a:close/>
                              </a:path>
                            </a:pathLst>
                          </a:custGeom>
                          <a:noFill/>
                          <a:ln w="7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38" name="Picture 27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2496" y="1482"/>
                            <a:ext cx="382"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9" name="Freeform 275"/>
                        <wps:cNvSpPr>
                          <a:spLocks/>
                        </wps:cNvSpPr>
                        <wps:spPr bwMode="auto">
                          <a:xfrm>
                            <a:off x="1116" y="24"/>
                            <a:ext cx="4850" cy="1883"/>
                          </a:xfrm>
                          <a:custGeom>
                            <a:avLst/>
                            <a:gdLst>
                              <a:gd name="T0" fmla="+- 0 1116 1116"/>
                              <a:gd name="T1" fmla="*/ T0 w 4850"/>
                              <a:gd name="T2" fmla="+- 0 127 24"/>
                              <a:gd name="T3" fmla="*/ 127 h 1883"/>
                              <a:gd name="T4" fmla="+- 0 1116 1116"/>
                              <a:gd name="T5" fmla="*/ T4 w 4850"/>
                              <a:gd name="T6" fmla="+- 0 1805 24"/>
                              <a:gd name="T7" fmla="*/ 1805 h 1883"/>
                              <a:gd name="T8" fmla="+- 0 1124 1116"/>
                              <a:gd name="T9" fmla="*/ T8 w 4850"/>
                              <a:gd name="T10" fmla="+- 0 1845 24"/>
                              <a:gd name="T11" fmla="*/ 1845 h 1883"/>
                              <a:gd name="T12" fmla="+- 0 1146 1116"/>
                              <a:gd name="T13" fmla="*/ T12 w 4850"/>
                              <a:gd name="T14" fmla="+- 0 1877 24"/>
                              <a:gd name="T15" fmla="*/ 1877 h 1883"/>
                              <a:gd name="T16" fmla="+- 0 1179 1116"/>
                              <a:gd name="T17" fmla="*/ T16 w 4850"/>
                              <a:gd name="T18" fmla="+- 0 1899 24"/>
                              <a:gd name="T19" fmla="*/ 1899 h 1883"/>
                              <a:gd name="T20" fmla="+- 0 1218 1116"/>
                              <a:gd name="T21" fmla="*/ T20 w 4850"/>
                              <a:gd name="T22" fmla="+- 0 1907 24"/>
                              <a:gd name="T23" fmla="*/ 1907 h 1883"/>
                              <a:gd name="T24" fmla="+- 0 5863 1116"/>
                              <a:gd name="T25" fmla="*/ T24 w 4850"/>
                              <a:gd name="T26" fmla="+- 0 1907 24"/>
                              <a:gd name="T27" fmla="*/ 1907 h 1883"/>
                              <a:gd name="T28" fmla="+- 0 5903 1116"/>
                              <a:gd name="T29" fmla="*/ T28 w 4850"/>
                              <a:gd name="T30" fmla="+- 0 1899 24"/>
                              <a:gd name="T31" fmla="*/ 1899 h 1883"/>
                              <a:gd name="T32" fmla="+- 0 5935 1116"/>
                              <a:gd name="T33" fmla="*/ T32 w 4850"/>
                              <a:gd name="T34" fmla="+- 0 1877 24"/>
                              <a:gd name="T35" fmla="*/ 1877 h 1883"/>
                              <a:gd name="T36" fmla="+- 0 5957 1116"/>
                              <a:gd name="T37" fmla="*/ T36 w 4850"/>
                              <a:gd name="T38" fmla="+- 0 1845 24"/>
                              <a:gd name="T39" fmla="*/ 1845 h 1883"/>
                              <a:gd name="T40" fmla="+- 0 5965 1116"/>
                              <a:gd name="T41" fmla="*/ T40 w 4850"/>
                              <a:gd name="T42" fmla="+- 0 1805 24"/>
                              <a:gd name="T43" fmla="*/ 1805 h 1883"/>
                              <a:gd name="T44" fmla="+- 0 5965 1116"/>
                              <a:gd name="T45" fmla="*/ T44 w 4850"/>
                              <a:gd name="T46" fmla="+- 0 127 24"/>
                              <a:gd name="T47" fmla="*/ 127 h 1883"/>
                              <a:gd name="T48" fmla="+- 0 5957 1116"/>
                              <a:gd name="T49" fmla="*/ T48 w 4850"/>
                              <a:gd name="T50" fmla="+- 0 87 24"/>
                              <a:gd name="T51" fmla="*/ 87 h 1883"/>
                              <a:gd name="T52" fmla="+- 0 5935 1116"/>
                              <a:gd name="T53" fmla="*/ T52 w 4850"/>
                              <a:gd name="T54" fmla="+- 0 54 24"/>
                              <a:gd name="T55" fmla="*/ 54 h 1883"/>
                              <a:gd name="T56" fmla="+- 0 5903 1116"/>
                              <a:gd name="T57" fmla="*/ T56 w 4850"/>
                              <a:gd name="T58" fmla="+- 0 32 24"/>
                              <a:gd name="T59" fmla="*/ 32 h 1883"/>
                              <a:gd name="T60" fmla="+- 0 5863 1116"/>
                              <a:gd name="T61" fmla="*/ T60 w 4850"/>
                              <a:gd name="T62" fmla="+- 0 24 24"/>
                              <a:gd name="T63" fmla="*/ 24 h 1883"/>
                              <a:gd name="T64" fmla="+- 0 1218 1116"/>
                              <a:gd name="T65" fmla="*/ T64 w 4850"/>
                              <a:gd name="T66" fmla="+- 0 24 24"/>
                              <a:gd name="T67" fmla="*/ 24 h 1883"/>
                              <a:gd name="T68" fmla="+- 0 1179 1116"/>
                              <a:gd name="T69" fmla="*/ T68 w 4850"/>
                              <a:gd name="T70" fmla="+- 0 32 24"/>
                              <a:gd name="T71" fmla="*/ 32 h 1883"/>
                              <a:gd name="T72" fmla="+- 0 1146 1116"/>
                              <a:gd name="T73" fmla="*/ T72 w 4850"/>
                              <a:gd name="T74" fmla="+- 0 54 24"/>
                              <a:gd name="T75" fmla="*/ 54 h 1883"/>
                              <a:gd name="T76" fmla="+- 0 1124 1116"/>
                              <a:gd name="T77" fmla="*/ T76 w 4850"/>
                              <a:gd name="T78" fmla="+- 0 87 24"/>
                              <a:gd name="T79" fmla="*/ 87 h 1883"/>
                              <a:gd name="T80" fmla="+- 0 1116 1116"/>
                              <a:gd name="T81" fmla="*/ T80 w 4850"/>
                              <a:gd name="T82" fmla="+- 0 127 24"/>
                              <a:gd name="T83" fmla="*/ 127 h 18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850" h="1883">
                                <a:moveTo>
                                  <a:pt x="0" y="103"/>
                                </a:moveTo>
                                <a:lnTo>
                                  <a:pt x="0" y="1781"/>
                                </a:lnTo>
                                <a:lnTo>
                                  <a:pt x="8" y="1821"/>
                                </a:lnTo>
                                <a:lnTo>
                                  <a:pt x="30" y="1853"/>
                                </a:lnTo>
                                <a:lnTo>
                                  <a:pt x="63" y="1875"/>
                                </a:lnTo>
                                <a:lnTo>
                                  <a:pt x="102" y="1883"/>
                                </a:lnTo>
                                <a:lnTo>
                                  <a:pt x="4747" y="1883"/>
                                </a:lnTo>
                                <a:lnTo>
                                  <a:pt x="4787" y="1875"/>
                                </a:lnTo>
                                <a:lnTo>
                                  <a:pt x="4819" y="1853"/>
                                </a:lnTo>
                                <a:lnTo>
                                  <a:pt x="4841" y="1821"/>
                                </a:lnTo>
                                <a:lnTo>
                                  <a:pt x="4849" y="1781"/>
                                </a:lnTo>
                                <a:lnTo>
                                  <a:pt x="4849" y="103"/>
                                </a:lnTo>
                                <a:lnTo>
                                  <a:pt x="4841" y="63"/>
                                </a:lnTo>
                                <a:lnTo>
                                  <a:pt x="4819" y="30"/>
                                </a:lnTo>
                                <a:lnTo>
                                  <a:pt x="4787" y="8"/>
                                </a:lnTo>
                                <a:lnTo>
                                  <a:pt x="4747" y="0"/>
                                </a:lnTo>
                                <a:lnTo>
                                  <a:pt x="102" y="0"/>
                                </a:lnTo>
                                <a:lnTo>
                                  <a:pt x="63" y="8"/>
                                </a:lnTo>
                                <a:lnTo>
                                  <a:pt x="30" y="30"/>
                                </a:lnTo>
                                <a:lnTo>
                                  <a:pt x="8" y="63"/>
                                </a:lnTo>
                                <a:lnTo>
                                  <a:pt x="0" y="103"/>
                                </a:lnTo>
                                <a:close/>
                              </a:path>
                            </a:pathLst>
                          </a:custGeom>
                          <a:noFill/>
                          <a:ln w="714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 name="AutoShape 274"/>
                        <wps:cNvSpPr>
                          <a:spLocks/>
                        </wps:cNvSpPr>
                        <wps:spPr bwMode="auto">
                          <a:xfrm>
                            <a:off x="1780" y="12019"/>
                            <a:ext cx="1880" cy="940"/>
                          </a:xfrm>
                          <a:custGeom>
                            <a:avLst/>
                            <a:gdLst>
                              <a:gd name="T0" fmla="+- 0 1811 1780"/>
                              <a:gd name="T1" fmla="*/ T0 w 1880"/>
                              <a:gd name="T2" fmla="+- 0 1324 12019"/>
                              <a:gd name="T3" fmla="*/ 1324 h 940"/>
                              <a:gd name="T4" fmla="+- 0 1811 1780"/>
                              <a:gd name="T5" fmla="*/ T4 w 1880"/>
                              <a:gd name="T6" fmla="+- 0 843 12019"/>
                              <a:gd name="T7" fmla="*/ 843 h 940"/>
                              <a:gd name="T8" fmla="+- 0 1811 1780"/>
                              <a:gd name="T9" fmla="*/ T8 w 1880"/>
                              <a:gd name="T10" fmla="+- 0 843 12019"/>
                              <a:gd name="T11" fmla="*/ 843 h 940"/>
                              <a:gd name="T12" fmla="+- 0 2770 1780"/>
                              <a:gd name="T13" fmla="*/ T12 w 1880"/>
                              <a:gd name="T14" fmla="+- 0 843 12019"/>
                              <a:gd name="T15" fmla="*/ 843 h 940"/>
                            </a:gdLst>
                            <a:ahLst/>
                            <a:cxnLst>
                              <a:cxn ang="0">
                                <a:pos x="T1" y="T3"/>
                              </a:cxn>
                              <a:cxn ang="0">
                                <a:pos x="T5" y="T7"/>
                              </a:cxn>
                              <a:cxn ang="0">
                                <a:pos x="T9" y="T11"/>
                              </a:cxn>
                              <a:cxn ang="0">
                                <a:pos x="T13" y="T15"/>
                              </a:cxn>
                            </a:cxnLst>
                            <a:rect l="0" t="0" r="r" b="b"/>
                            <a:pathLst>
                              <a:path w="1880" h="940">
                                <a:moveTo>
                                  <a:pt x="31" y="-10695"/>
                                </a:moveTo>
                                <a:lnTo>
                                  <a:pt x="31" y="-11176"/>
                                </a:lnTo>
                                <a:moveTo>
                                  <a:pt x="31" y="-11176"/>
                                </a:moveTo>
                                <a:lnTo>
                                  <a:pt x="990" y="-11176"/>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 name="AutoShape 273"/>
                        <wps:cNvSpPr>
                          <a:spLocks/>
                        </wps:cNvSpPr>
                        <wps:spPr bwMode="auto">
                          <a:xfrm>
                            <a:off x="1976" y="724"/>
                            <a:ext cx="98" cy="90"/>
                          </a:xfrm>
                          <a:custGeom>
                            <a:avLst/>
                            <a:gdLst>
                              <a:gd name="T0" fmla="+- 0 1997 1976"/>
                              <a:gd name="T1" fmla="*/ T0 w 98"/>
                              <a:gd name="T2" fmla="+- 0 751 724"/>
                              <a:gd name="T3" fmla="*/ 751 h 90"/>
                              <a:gd name="T4" fmla="+- 0 1987 1976"/>
                              <a:gd name="T5" fmla="*/ T4 w 98"/>
                              <a:gd name="T6" fmla="+- 0 751 724"/>
                              <a:gd name="T7" fmla="*/ 751 h 90"/>
                              <a:gd name="T8" fmla="+- 0 1987 1976"/>
                              <a:gd name="T9" fmla="*/ T8 w 98"/>
                              <a:gd name="T10" fmla="+- 0 736 724"/>
                              <a:gd name="T11" fmla="*/ 736 h 90"/>
                              <a:gd name="T12" fmla="+- 0 1997 1976"/>
                              <a:gd name="T13" fmla="*/ T12 w 98"/>
                              <a:gd name="T14" fmla="+- 0 733 724"/>
                              <a:gd name="T15" fmla="*/ 733 h 90"/>
                              <a:gd name="T16" fmla="+- 0 1997 1976"/>
                              <a:gd name="T17" fmla="*/ T16 w 98"/>
                              <a:gd name="T18" fmla="+- 0 751 724"/>
                              <a:gd name="T19" fmla="*/ 751 h 90"/>
                              <a:gd name="T20" fmla="+- 0 2012 1976"/>
                              <a:gd name="T21" fmla="*/ T20 w 98"/>
                              <a:gd name="T22" fmla="+- 0 759 724"/>
                              <a:gd name="T23" fmla="*/ 759 h 90"/>
                              <a:gd name="T24" fmla="+- 0 1976 1976"/>
                              <a:gd name="T25" fmla="*/ T24 w 98"/>
                              <a:gd name="T26" fmla="+- 0 759 724"/>
                              <a:gd name="T27" fmla="*/ 759 h 90"/>
                              <a:gd name="T28" fmla="+- 0 1976 1976"/>
                              <a:gd name="T29" fmla="*/ T28 w 98"/>
                              <a:gd name="T30" fmla="+- 0 751 724"/>
                              <a:gd name="T31" fmla="*/ 751 h 90"/>
                              <a:gd name="T32" fmla="+- 0 2012 1976"/>
                              <a:gd name="T33" fmla="*/ T32 w 98"/>
                              <a:gd name="T34" fmla="+- 0 751 724"/>
                              <a:gd name="T35" fmla="*/ 751 h 90"/>
                              <a:gd name="T36" fmla="+- 0 2012 1976"/>
                              <a:gd name="T37" fmla="*/ T36 w 98"/>
                              <a:gd name="T38" fmla="+- 0 759 724"/>
                              <a:gd name="T39" fmla="*/ 759 h 90"/>
                              <a:gd name="T40" fmla="+- 0 2009 1976"/>
                              <a:gd name="T41" fmla="*/ T40 w 98"/>
                              <a:gd name="T42" fmla="+- 0 814 724"/>
                              <a:gd name="T43" fmla="*/ 814 h 90"/>
                              <a:gd name="T44" fmla="+- 0 1987 1976"/>
                              <a:gd name="T45" fmla="*/ T44 w 98"/>
                              <a:gd name="T46" fmla="+- 0 814 724"/>
                              <a:gd name="T47" fmla="*/ 814 h 90"/>
                              <a:gd name="T48" fmla="+- 0 1987 1976"/>
                              <a:gd name="T49" fmla="*/ T48 w 98"/>
                              <a:gd name="T50" fmla="+- 0 759 724"/>
                              <a:gd name="T51" fmla="*/ 759 h 90"/>
                              <a:gd name="T52" fmla="+- 0 1997 1976"/>
                              <a:gd name="T53" fmla="*/ T52 w 98"/>
                              <a:gd name="T54" fmla="+- 0 759 724"/>
                              <a:gd name="T55" fmla="*/ 759 h 90"/>
                              <a:gd name="T56" fmla="+- 0 1997 1976"/>
                              <a:gd name="T57" fmla="*/ T56 w 98"/>
                              <a:gd name="T58" fmla="+- 0 800 724"/>
                              <a:gd name="T59" fmla="*/ 800 h 90"/>
                              <a:gd name="T60" fmla="+- 0 2001 1976"/>
                              <a:gd name="T61" fmla="*/ T60 w 98"/>
                              <a:gd name="T62" fmla="+- 0 805 724"/>
                              <a:gd name="T63" fmla="*/ 805 h 90"/>
                              <a:gd name="T64" fmla="+- 0 2012 1976"/>
                              <a:gd name="T65" fmla="*/ T64 w 98"/>
                              <a:gd name="T66" fmla="+- 0 805 724"/>
                              <a:gd name="T67" fmla="*/ 805 h 90"/>
                              <a:gd name="T68" fmla="+- 0 2012 1976"/>
                              <a:gd name="T69" fmla="*/ T68 w 98"/>
                              <a:gd name="T70" fmla="+- 0 812 724"/>
                              <a:gd name="T71" fmla="*/ 812 h 90"/>
                              <a:gd name="T72" fmla="+- 0 2009 1976"/>
                              <a:gd name="T73" fmla="*/ T72 w 98"/>
                              <a:gd name="T74" fmla="+- 0 814 724"/>
                              <a:gd name="T75" fmla="*/ 814 h 90"/>
                              <a:gd name="T76" fmla="+- 0 2012 1976"/>
                              <a:gd name="T77" fmla="*/ T76 w 98"/>
                              <a:gd name="T78" fmla="+- 0 805 724"/>
                              <a:gd name="T79" fmla="*/ 805 h 90"/>
                              <a:gd name="T80" fmla="+- 0 2010 1976"/>
                              <a:gd name="T81" fmla="*/ T80 w 98"/>
                              <a:gd name="T82" fmla="+- 0 805 724"/>
                              <a:gd name="T83" fmla="*/ 805 h 90"/>
                              <a:gd name="T84" fmla="+- 0 2012 1976"/>
                              <a:gd name="T85" fmla="*/ T84 w 98"/>
                              <a:gd name="T86" fmla="+- 0 803 724"/>
                              <a:gd name="T87" fmla="*/ 803 h 90"/>
                              <a:gd name="T88" fmla="+- 0 2012 1976"/>
                              <a:gd name="T89" fmla="*/ T88 w 98"/>
                              <a:gd name="T90" fmla="+- 0 805 724"/>
                              <a:gd name="T91" fmla="*/ 805 h 90"/>
                              <a:gd name="T92" fmla="+- 0 2025 1976"/>
                              <a:gd name="T93" fmla="*/ T92 w 98"/>
                              <a:gd name="T94" fmla="+- 0 743 724"/>
                              <a:gd name="T95" fmla="*/ 743 h 90"/>
                              <a:gd name="T96" fmla="+- 0 2025 1976"/>
                              <a:gd name="T97" fmla="*/ T96 w 98"/>
                              <a:gd name="T98" fmla="+- 0 733 724"/>
                              <a:gd name="T99" fmla="*/ 733 h 90"/>
                              <a:gd name="T100" fmla="+- 0 2055 1976"/>
                              <a:gd name="T101" fmla="*/ T100 w 98"/>
                              <a:gd name="T102" fmla="+- 0 724 724"/>
                              <a:gd name="T103" fmla="*/ 724 h 90"/>
                              <a:gd name="T104" fmla="+- 0 2055 1976"/>
                              <a:gd name="T105" fmla="*/ T104 w 98"/>
                              <a:gd name="T106" fmla="+- 0 737 724"/>
                              <a:gd name="T107" fmla="*/ 737 h 90"/>
                              <a:gd name="T108" fmla="+- 0 2045 1976"/>
                              <a:gd name="T109" fmla="*/ T108 w 98"/>
                              <a:gd name="T110" fmla="+- 0 737 724"/>
                              <a:gd name="T111" fmla="*/ 737 h 90"/>
                              <a:gd name="T112" fmla="+- 0 2025 1976"/>
                              <a:gd name="T113" fmla="*/ T112 w 98"/>
                              <a:gd name="T114" fmla="+- 0 743 724"/>
                              <a:gd name="T115" fmla="*/ 743 h 90"/>
                              <a:gd name="T116" fmla="+- 0 2055 1976"/>
                              <a:gd name="T117" fmla="*/ T116 w 98"/>
                              <a:gd name="T118" fmla="+- 0 804 724"/>
                              <a:gd name="T119" fmla="*/ 804 h 90"/>
                              <a:gd name="T120" fmla="+- 0 2045 1976"/>
                              <a:gd name="T121" fmla="*/ T120 w 98"/>
                              <a:gd name="T122" fmla="+- 0 804 724"/>
                              <a:gd name="T123" fmla="*/ 804 h 90"/>
                              <a:gd name="T124" fmla="+- 0 2045 1976"/>
                              <a:gd name="T125" fmla="*/ T124 w 98"/>
                              <a:gd name="T126" fmla="+- 0 737 724"/>
                              <a:gd name="T127" fmla="*/ 737 h 90"/>
                              <a:gd name="T128" fmla="+- 0 2055 1976"/>
                              <a:gd name="T129" fmla="*/ T128 w 98"/>
                              <a:gd name="T130" fmla="+- 0 737 724"/>
                              <a:gd name="T131" fmla="*/ 737 h 90"/>
                              <a:gd name="T132" fmla="+- 0 2055 1976"/>
                              <a:gd name="T133" fmla="*/ T132 w 98"/>
                              <a:gd name="T134" fmla="+- 0 804 724"/>
                              <a:gd name="T135" fmla="*/ 804 h 90"/>
                              <a:gd name="T136" fmla="+- 0 2074 1976"/>
                              <a:gd name="T137" fmla="*/ T136 w 98"/>
                              <a:gd name="T138" fmla="+- 0 812 724"/>
                              <a:gd name="T139" fmla="*/ 812 h 90"/>
                              <a:gd name="T140" fmla="+- 0 2026 1976"/>
                              <a:gd name="T141" fmla="*/ T140 w 98"/>
                              <a:gd name="T142" fmla="+- 0 812 724"/>
                              <a:gd name="T143" fmla="*/ 812 h 90"/>
                              <a:gd name="T144" fmla="+- 0 2026 1976"/>
                              <a:gd name="T145" fmla="*/ T144 w 98"/>
                              <a:gd name="T146" fmla="+- 0 804 724"/>
                              <a:gd name="T147" fmla="*/ 804 h 90"/>
                              <a:gd name="T148" fmla="+- 0 2074 1976"/>
                              <a:gd name="T149" fmla="*/ T148 w 98"/>
                              <a:gd name="T150" fmla="+- 0 804 724"/>
                              <a:gd name="T151" fmla="*/ 804 h 90"/>
                              <a:gd name="T152" fmla="+- 0 2074 1976"/>
                              <a:gd name="T153" fmla="*/ T152 w 98"/>
                              <a:gd name="T154" fmla="+- 0 812 724"/>
                              <a:gd name="T155" fmla="*/ 812 h 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98" h="90">
                                <a:moveTo>
                                  <a:pt x="21" y="27"/>
                                </a:moveTo>
                                <a:lnTo>
                                  <a:pt x="11" y="27"/>
                                </a:lnTo>
                                <a:lnTo>
                                  <a:pt x="11" y="12"/>
                                </a:lnTo>
                                <a:lnTo>
                                  <a:pt x="21" y="9"/>
                                </a:lnTo>
                                <a:lnTo>
                                  <a:pt x="21" y="27"/>
                                </a:lnTo>
                                <a:close/>
                                <a:moveTo>
                                  <a:pt x="36" y="35"/>
                                </a:moveTo>
                                <a:lnTo>
                                  <a:pt x="0" y="35"/>
                                </a:lnTo>
                                <a:lnTo>
                                  <a:pt x="0" y="27"/>
                                </a:lnTo>
                                <a:lnTo>
                                  <a:pt x="36" y="27"/>
                                </a:lnTo>
                                <a:lnTo>
                                  <a:pt x="36" y="35"/>
                                </a:lnTo>
                                <a:close/>
                                <a:moveTo>
                                  <a:pt x="33" y="90"/>
                                </a:moveTo>
                                <a:lnTo>
                                  <a:pt x="11" y="90"/>
                                </a:lnTo>
                                <a:lnTo>
                                  <a:pt x="11" y="35"/>
                                </a:lnTo>
                                <a:lnTo>
                                  <a:pt x="21" y="35"/>
                                </a:lnTo>
                                <a:lnTo>
                                  <a:pt x="21" y="76"/>
                                </a:lnTo>
                                <a:lnTo>
                                  <a:pt x="25" y="81"/>
                                </a:lnTo>
                                <a:lnTo>
                                  <a:pt x="36" y="81"/>
                                </a:lnTo>
                                <a:lnTo>
                                  <a:pt x="36" y="88"/>
                                </a:lnTo>
                                <a:lnTo>
                                  <a:pt x="33" y="90"/>
                                </a:lnTo>
                                <a:close/>
                                <a:moveTo>
                                  <a:pt x="36" y="81"/>
                                </a:moveTo>
                                <a:lnTo>
                                  <a:pt x="34" y="81"/>
                                </a:lnTo>
                                <a:lnTo>
                                  <a:pt x="36" y="79"/>
                                </a:lnTo>
                                <a:lnTo>
                                  <a:pt x="36" y="81"/>
                                </a:lnTo>
                                <a:close/>
                                <a:moveTo>
                                  <a:pt x="49" y="19"/>
                                </a:moveTo>
                                <a:lnTo>
                                  <a:pt x="49" y="9"/>
                                </a:lnTo>
                                <a:lnTo>
                                  <a:pt x="79" y="0"/>
                                </a:lnTo>
                                <a:lnTo>
                                  <a:pt x="79" y="13"/>
                                </a:lnTo>
                                <a:lnTo>
                                  <a:pt x="69" y="13"/>
                                </a:lnTo>
                                <a:lnTo>
                                  <a:pt x="49" y="19"/>
                                </a:lnTo>
                                <a:close/>
                                <a:moveTo>
                                  <a:pt x="79" y="80"/>
                                </a:moveTo>
                                <a:lnTo>
                                  <a:pt x="69" y="80"/>
                                </a:lnTo>
                                <a:lnTo>
                                  <a:pt x="69" y="13"/>
                                </a:lnTo>
                                <a:lnTo>
                                  <a:pt x="79" y="13"/>
                                </a:lnTo>
                                <a:lnTo>
                                  <a:pt x="79" y="80"/>
                                </a:lnTo>
                                <a:close/>
                                <a:moveTo>
                                  <a:pt x="98" y="88"/>
                                </a:moveTo>
                                <a:lnTo>
                                  <a:pt x="50" y="88"/>
                                </a:lnTo>
                                <a:lnTo>
                                  <a:pt x="50" y="80"/>
                                </a:lnTo>
                                <a:lnTo>
                                  <a:pt x="98" y="80"/>
                                </a:lnTo>
                                <a:lnTo>
                                  <a:pt x="98" y="8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2" name="AutoShape 272"/>
                        <wps:cNvSpPr>
                          <a:spLocks/>
                        </wps:cNvSpPr>
                        <wps:spPr bwMode="auto">
                          <a:xfrm>
                            <a:off x="3360" y="12859"/>
                            <a:ext cx="300" cy="200"/>
                          </a:xfrm>
                          <a:custGeom>
                            <a:avLst/>
                            <a:gdLst>
                              <a:gd name="T0" fmla="+- 0 2617 3360"/>
                              <a:gd name="T1" fmla="*/ T0 w 300"/>
                              <a:gd name="T2" fmla="+- 0 894 12859"/>
                              <a:gd name="T3" fmla="*/ 894 h 200"/>
                              <a:gd name="T4" fmla="+- 0 2770 3360"/>
                              <a:gd name="T5" fmla="*/ T4 w 300"/>
                              <a:gd name="T6" fmla="+- 0 843 12859"/>
                              <a:gd name="T7" fmla="*/ 843 h 200"/>
                              <a:gd name="T8" fmla="+- 0 2770 3360"/>
                              <a:gd name="T9" fmla="*/ T8 w 300"/>
                              <a:gd name="T10" fmla="+- 0 843 12859"/>
                              <a:gd name="T11" fmla="*/ 843 h 200"/>
                              <a:gd name="T12" fmla="+- 0 2617 3360"/>
                              <a:gd name="T13" fmla="*/ T12 w 300"/>
                              <a:gd name="T14" fmla="+- 0 792 12859"/>
                              <a:gd name="T15" fmla="*/ 792 h 200"/>
                            </a:gdLst>
                            <a:ahLst/>
                            <a:cxnLst>
                              <a:cxn ang="0">
                                <a:pos x="T1" y="T3"/>
                              </a:cxn>
                              <a:cxn ang="0">
                                <a:pos x="T5" y="T7"/>
                              </a:cxn>
                              <a:cxn ang="0">
                                <a:pos x="T9" y="T11"/>
                              </a:cxn>
                              <a:cxn ang="0">
                                <a:pos x="T13" y="T15"/>
                              </a:cxn>
                            </a:cxnLst>
                            <a:rect l="0" t="0" r="r" b="b"/>
                            <a:pathLst>
                              <a:path w="300" h="200">
                                <a:moveTo>
                                  <a:pt x="-743" y="-11965"/>
                                </a:moveTo>
                                <a:lnTo>
                                  <a:pt x="-590" y="-12016"/>
                                </a:lnTo>
                                <a:moveTo>
                                  <a:pt x="-590" y="-12016"/>
                                </a:moveTo>
                                <a:lnTo>
                                  <a:pt x="-743" y="-12067"/>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 name="AutoShape 271"/>
                        <wps:cNvSpPr>
                          <a:spLocks/>
                        </wps:cNvSpPr>
                        <wps:spPr bwMode="auto">
                          <a:xfrm>
                            <a:off x="920" y="11859"/>
                            <a:ext cx="320" cy="1680"/>
                          </a:xfrm>
                          <a:custGeom>
                            <a:avLst/>
                            <a:gdLst>
                              <a:gd name="T0" fmla="+- 0 1372 920"/>
                              <a:gd name="T1" fmla="*/ T0 w 320"/>
                              <a:gd name="T2" fmla="+- 0 546 11859"/>
                              <a:gd name="T3" fmla="*/ 546 h 1680"/>
                              <a:gd name="T4" fmla="+- 0 1372 920"/>
                              <a:gd name="T5" fmla="*/ T4 w 320"/>
                              <a:gd name="T6" fmla="+- 0 1406 11859"/>
                              <a:gd name="T7" fmla="*/ 1406 h 1680"/>
                              <a:gd name="T8" fmla="+- 0 1372 920"/>
                              <a:gd name="T9" fmla="*/ T8 w 320"/>
                              <a:gd name="T10" fmla="+- 0 1406 11859"/>
                              <a:gd name="T11" fmla="*/ 1406 h 1680"/>
                              <a:gd name="T12" fmla="+- 0 1535 920"/>
                              <a:gd name="T13" fmla="*/ T12 w 320"/>
                              <a:gd name="T14" fmla="+- 0 1406 11859"/>
                              <a:gd name="T15" fmla="*/ 1406 h 1680"/>
                            </a:gdLst>
                            <a:ahLst/>
                            <a:cxnLst>
                              <a:cxn ang="0">
                                <a:pos x="T1" y="T3"/>
                              </a:cxn>
                              <a:cxn ang="0">
                                <a:pos x="T5" y="T7"/>
                              </a:cxn>
                              <a:cxn ang="0">
                                <a:pos x="T9" y="T11"/>
                              </a:cxn>
                              <a:cxn ang="0">
                                <a:pos x="T13" y="T15"/>
                              </a:cxn>
                            </a:cxnLst>
                            <a:rect l="0" t="0" r="r" b="b"/>
                            <a:pathLst>
                              <a:path w="320" h="1680">
                                <a:moveTo>
                                  <a:pt x="452" y="-11313"/>
                                </a:moveTo>
                                <a:lnTo>
                                  <a:pt x="452" y="-10453"/>
                                </a:lnTo>
                                <a:moveTo>
                                  <a:pt x="452" y="-10453"/>
                                </a:moveTo>
                                <a:lnTo>
                                  <a:pt x="615" y="-10453"/>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 name="AutoShape 270"/>
                        <wps:cNvSpPr>
                          <a:spLocks/>
                        </wps:cNvSpPr>
                        <wps:spPr bwMode="auto">
                          <a:xfrm>
                            <a:off x="940" y="11759"/>
                            <a:ext cx="300" cy="200"/>
                          </a:xfrm>
                          <a:custGeom>
                            <a:avLst/>
                            <a:gdLst>
                              <a:gd name="T0" fmla="+- 0 1382 940"/>
                              <a:gd name="T1" fmla="*/ T0 w 300"/>
                              <a:gd name="T2" fmla="+- 0 1457 11759"/>
                              <a:gd name="T3" fmla="*/ 1457 h 200"/>
                              <a:gd name="T4" fmla="+- 0 1535 940"/>
                              <a:gd name="T5" fmla="*/ T4 w 300"/>
                              <a:gd name="T6" fmla="+- 0 1406 11759"/>
                              <a:gd name="T7" fmla="*/ 1406 h 200"/>
                              <a:gd name="T8" fmla="+- 0 1535 940"/>
                              <a:gd name="T9" fmla="*/ T8 w 300"/>
                              <a:gd name="T10" fmla="+- 0 1406 11759"/>
                              <a:gd name="T11" fmla="*/ 1406 h 200"/>
                              <a:gd name="T12" fmla="+- 0 1382 940"/>
                              <a:gd name="T13" fmla="*/ T12 w 300"/>
                              <a:gd name="T14" fmla="+- 0 1354 11759"/>
                              <a:gd name="T15" fmla="*/ 1354 h 200"/>
                            </a:gdLst>
                            <a:ahLst/>
                            <a:cxnLst>
                              <a:cxn ang="0">
                                <a:pos x="T1" y="T3"/>
                              </a:cxn>
                              <a:cxn ang="0">
                                <a:pos x="T5" y="T7"/>
                              </a:cxn>
                              <a:cxn ang="0">
                                <a:pos x="T9" y="T11"/>
                              </a:cxn>
                              <a:cxn ang="0">
                                <a:pos x="T13" y="T15"/>
                              </a:cxn>
                            </a:cxnLst>
                            <a:rect l="0" t="0" r="r" b="b"/>
                            <a:pathLst>
                              <a:path w="300" h="200">
                                <a:moveTo>
                                  <a:pt x="442" y="-10302"/>
                                </a:moveTo>
                                <a:lnTo>
                                  <a:pt x="595" y="-10353"/>
                                </a:lnTo>
                                <a:moveTo>
                                  <a:pt x="595" y="-10353"/>
                                </a:moveTo>
                                <a:lnTo>
                                  <a:pt x="442" y="-10405"/>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 name="Line 269"/>
                        <wps:cNvCnPr>
                          <a:cxnSpLocks noChangeShapeType="1"/>
                        </wps:cNvCnPr>
                        <wps:spPr bwMode="auto">
                          <a:xfrm>
                            <a:off x="2893" y="1641"/>
                            <a:ext cx="561" cy="0"/>
                          </a:xfrm>
                          <a:prstGeom prst="line">
                            <a:avLst/>
                          </a:prstGeom>
                          <a:noFill/>
                          <a:ln w="7147">
                            <a:solidFill>
                              <a:srgbClr val="000000"/>
                            </a:solidFill>
                            <a:round/>
                            <a:headEnd/>
                            <a:tailEnd/>
                          </a:ln>
                          <a:extLst>
                            <a:ext uri="{909E8E84-426E-40DD-AFC4-6F175D3DCCD1}">
                              <a14:hiddenFill xmlns:a14="http://schemas.microsoft.com/office/drawing/2010/main">
                                <a:noFill/>
                              </a14:hiddenFill>
                            </a:ext>
                          </a:extLst>
                        </wps:spPr>
                        <wps:bodyPr/>
                      </wps:wsp>
                      <wps:wsp>
                        <wps:cNvPr id="246" name="AutoShape 268"/>
                        <wps:cNvSpPr>
                          <a:spLocks/>
                        </wps:cNvSpPr>
                        <wps:spPr bwMode="auto">
                          <a:xfrm>
                            <a:off x="3048" y="1545"/>
                            <a:ext cx="100" cy="88"/>
                          </a:xfrm>
                          <a:custGeom>
                            <a:avLst/>
                            <a:gdLst>
                              <a:gd name="T0" fmla="+- 0 3069 3048"/>
                              <a:gd name="T1" fmla="*/ T0 w 100"/>
                              <a:gd name="T2" fmla="+- 0 1569 1545"/>
                              <a:gd name="T3" fmla="*/ 1569 h 88"/>
                              <a:gd name="T4" fmla="+- 0 3059 3048"/>
                              <a:gd name="T5" fmla="*/ T4 w 100"/>
                              <a:gd name="T6" fmla="+- 0 1569 1545"/>
                              <a:gd name="T7" fmla="*/ 1569 h 88"/>
                              <a:gd name="T8" fmla="+- 0 3059 3048"/>
                              <a:gd name="T9" fmla="*/ T8 w 100"/>
                              <a:gd name="T10" fmla="+- 0 1554 1545"/>
                              <a:gd name="T11" fmla="*/ 1554 h 88"/>
                              <a:gd name="T12" fmla="+- 0 3069 3048"/>
                              <a:gd name="T13" fmla="*/ T12 w 100"/>
                              <a:gd name="T14" fmla="+- 0 1551 1545"/>
                              <a:gd name="T15" fmla="*/ 1551 h 88"/>
                              <a:gd name="T16" fmla="+- 0 3069 3048"/>
                              <a:gd name="T17" fmla="*/ T16 w 100"/>
                              <a:gd name="T18" fmla="+- 0 1569 1545"/>
                              <a:gd name="T19" fmla="*/ 1569 h 88"/>
                              <a:gd name="T20" fmla="+- 0 3084 3048"/>
                              <a:gd name="T21" fmla="*/ T20 w 100"/>
                              <a:gd name="T22" fmla="+- 0 1578 1545"/>
                              <a:gd name="T23" fmla="*/ 1578 h 88"/>
                              <a:gd name="T24" fmla="+- 0 3048 3048"/>
                              <a:gd name="T25" fmla="*/ T24 w 100"/>
                              <a:gd name="T26" fmla="+- 0 1578 1545"/>
                              <a:gd name="T27" fmla="*/ 1578 h 88"/>
                              <a:gd name="T28" fmla="+- 0 3048 3048"/>
                              <a:gd name="T29" fmla="*/ T28 w 100"/>
                              <a:gd name="T30" fmla="+- 0 1569 1545"/>
                              <a:gd name="T31" fmla="*/ 1569 h 88"/>
                              <a:gd name="T32" fmla="+- 0 3084 3048"/>
                              <a:gd name="T33" fmla="*/ T32 w 100"/>
                              <a:gd name="T34" fmla="+- 0 1569 1545"/>
                              <a:gd name="T35" fmla="*/ 1569 h 88"/>
                              <a:gd name="T36" fmla="+- 0 3084 3048"/>
                              <a:gd name="T37" fmla="*/ T36 w 100"/>
                              <a:gd name="T38" fmla="+- 0 1578 1545"/>
                              <a:gd name="T39" fmla="*/ 1578 h 88"/>
                              <a:gd name="T40" fmla="+- 0 3081 3048"/>
                              <a:gd name="T41" fmla="*/ T40 w 100"/>
                              <a:gd name="T42" fmla="+- 0 1632 1545"/>
                              <a:gd name="T43" fmla="*/ 1632 h 88"/>
                              <a:gd name="T44" fmla="+- 0 3059 3048"/>
                              <a:gd name="T45" fmla="*/ T44 w 100"/>
                              <a:gd name="T46" fmla="+- 0 1632 1545"/>
                              <a:gd name="T47" fmla="*/ 1632 h 88"/>
                              <a:gd name="T48" fmla="+- 0 3059 3048"/>
                              <a:gd name="T49" fmla="*/ T48 w 100"/>
                              <a:gd name="T50" fmla="+- 0 1578 1545"/>
                              <a:gd name="T51" fmla="*/ 1578 h 88"/>
                              <a:gd name="T52" fmla="+- 0 3069 3048"/>
                              <a:gd name="T53" fmla="*/ T52 w 100"/>
                              <a:gd name="T54" fmla="+- 0 1578 1545"/>
                              <a:gd name="T55" fmla="*/ 1578 h 88"/>
                              <a:gd name="T56" fmla="+- 0 3069 3048"/>
                              <a:gd name="T57" fmla="*/ T56 w 100"/>
                              <a:gd name="T58" fmla="+- 0 1619 1545"/>
                              <a:gd name="T59" fmla="*/ 1619 h 88"/>
                              <a:gd name="T60" fmla="+- 0 3073 3048"/>
                              <a:gd name="T61" fmla="*/ T60 w 100"/>
                              <a:gd name="T62" fmla="+- 0 1624 1545"/>
                              <a:gd name="T63" fmla="*/ 1624 h 88"/>
                              <a:gd name="T64" fmla="+- 0 3084 3048"/>
                              <a:gd name="T65" fmla="*/ T64 w 100"/>
                              <a:gd name="T66" fmla="+- 0 1624 1545"/>
                              <a:gd name="T67" fmla="*/ 1624 h 88"/>
                              <a:gd name="T68" fmla="+- 0 3084 3048"/>
                              <a:gd name="T69" fmla="*/ T68 w 100"/>
                              <a:gd name="T70" fmla="+- 0 1630 1545"/>
                              <a:gd name="T71" fmla="*/ 1630 h 88"/>
                              <a:gd name="T72" fmla="+- 0 3081 3048"/>
                              <a:gd name="T73" fmla="*/ T72 w 100"/>
                              <a:gd name="T74" fmla="+- 0 1632 1545"/>
                              <a:gd name="T75" fmla="*/ 1632 h 88"/>
                              <a:gd name="T76" fmla="+- 0 3084 3048"/>
                              <a:gd name="T77" fmla="*/ T76 w 100"/>
                              <a:gd name="T78" fmla="+- 0 1624 1545"/>
                              <a:gd name="T79" fmla="*/ 1624 h 88"/>
                              <a:gd name="T80" fmla="+- 0 3081 3048"/>
                              <a:gd name="T81" fmla="*/ T80 w 100"/>
                              <a:gd name="T82" fmla="+- 0 1624 1545"/>
                              <a:gd name="T83" fmla="*/ 1624 h 88"/>
                              <a:gd name="T84" fmla="+- 0 3084 3048"/>
                              <a:gd name="T85" fmla="*/ T84 w 100"/>
                              <a:gd name="T86" fmla="+- 0 1622 1545"/>
                              <a:gd name="T87" fmla="*/ 1622 h 88"/>
                              <a:gd name="T88" fmla="+- 0 3084 3048"/>
                              <a:gd name="T89" fmla="*/ T88 w 100"/>
                              <a:gd name="T90" fmla="+- 0 1624 1545"/>
                              <a:gd name="T91" fmla="*/ 1624 h 88"/>
                              <a:gd name="T92" fmla="+- 0 3114 3048"/>
                              <a:gd name="T93" fmla="*/ T92 w 100"/>
                              <a:gd name="T94" fmla="+- 0 1631 1545"/>
                              <a:gd name="T95" fmla="*/ 1631 h 88"/>
                              <a:gd name="T96" fmla="+- 0 3104 3048"/>
                              <a:gd name="T97" fmla="*/ T96 w 100"/>
                              <a:gd name="T98" fmla="+- 0 1631 1545"/>
                              <a:gd name="T99" fmla="*/ 1631 h 88"/>
                              <a:gd name="T100" fmla="+- 0 3136 3048"/>
                              <a:gd name="T101" fmla="*/ T100 w 100"/>
                              <a:gd name="T102" fmla="+- 0 1554 1545"/>
                              <a:gd name="T103" fmla="*/ 1554 h 88"/>
                              <a:gd name="T104" fmla="+- 0 3092 3048"/>
                              <a:gd name="T105" fmla="*/ T104 w 100"/>
                              <a:gd name="T106" fmla="+- 0 1554 1545"/>
                              <a:gd name="T107" fmla="*/ 1554 h 88"/>
                              <a:gd name="T108" fmla="+- 0 3092 3048"/>
                              <a:gd name="T109" fmla="*/ T108 w 100"/>
                              <a:gd name="T110" fmla="+- 0 1545 1545"/>
                              <a:gd name="T111" fmla="*/ 1545 h 88"/>
                              <a:gd name="T112" fmla="+- 0 3148 3048"/>
                              <a:gd name="T113" fmla="*/ T112 w 100"/>
                              <a:gd name="T114" fmla="+- 0 1545 1545"/>
                              <a:gd name="T115" fmla="*/ 1545 h 88"/>
                              <a:gd name="T116" fmla="+- 0 3148 3048"/>
                              <a:gd name="T117" fmla="*/ T116 w 100"/>
                              <a:gd name="T118" fmla="+- 0 1548 1545"/>
                              <a:gd name="T119" fmla="*/ 1548 h 88"/>
                              <a:gd name="T120" fmla="+- 0 3114 3048"/>
                              <a:gd name="T121" fmla="*/ T120 w 100"/>
                              <a:gd name="T122" fmla="+- 0 1631 1545"/>
                              <a:gd name="T123" fmla="*/ 1631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0" h="88">
                                <a:moveTo>
                                  <a:pt x="21" y="24"/>
                                </a:moveTo>
                                <a:lnTo>
                                  <a:pt x="11" y="24"/>
                                </a:lnTo>
                                <a:lnTo>
                                  <a:pt x="11" y="9"/>
                                </a:lnTo>
                                <a:lnTo>
                                  <a:pt x="21" y="6"/>
                                </a:lnTo>
                                <a:lnTo>
                                  <a:pt x="21" y="24"/>
                                </a:lnTo>
                                <a:close/>
                                <a:moveTo>
                                  <a:pt x="36" y="33"/>
                                </a:moveTo>
                                <a:lnTo>
                                  <a:pt x="0" y="33"/>
                                </a:lnTo>
                                <a:lnTo>
                                  <a:pt x="0" y="24"/>
                                </a:lnTo>
                                <a:lnTo>
                                  <a:pt x="36" y="24"/>
                                </a:lnTo>
                                <a:lnTo>
                                  <a:pt x="36" y="33"/>
                                </a:lnTo>
                                <a:close/>
                                <a:moveTo>
                                  <a:pt x="33" y="87"/>
                                </a:moveTo>
                                <a:lnTo>
                                  <a:pt x="11" y="87"/>
                                </a:lnTo>
                                <a:lnTo>
                                  <a:pt x="11" y="33"/>
                                </a:lnTo>
                                <a:lnTo>
                                  <a:pt x="21" y="33"/>
                                </a:lnTo>
                                <a:lnTo>
                                  <a:pt x="21" y="74"/>
                                </a:lnTo>
                                <a:lnTo>
                                  <a:pt x="25" y="79"/>
                                </a:lnTo>
                                <a:lnTo>
                                  <a:pt x="36" y="79"/>
                                </a:lnTo>
                                <a:lnTo>
                                  <a:pt x="36" y="85"/>
                                </a:lnTo>
                                <a:lnTo>
                                  <a:pt x="33" y="87"/>
                                </a:lnTo>
                                <a:close/>
                                <a:moveTo>
                                  <a:pt x="36" y="79"/>
                                </a:moveTo>
                                <a:lnTo>
                                  <a:pt x="33" y="79"/>
                                </a:lnTo>
                                <a:lnTo>
                                  <a:pt x="36" y="77"/>
                                </a:lnTo>
                                <a:lnTo>
                                  <a:pt x="36" y="79"/>
                                </a:lnTo>
                                <a:close/>
                                <a:moveTo>
                                  <a:pt x="66" y="86"/>
                                </a:moveTo>
                                <a:lnTo>
                                  <a:pt x="56" y="86"/>
                                </a:lnTo>
                                <a:lnTo>
                                  <a:pt x="88" y="9"/>
                                </a:lnTo>
                                <a:lnTo>
                                  <a:pt x="44" y="9"/>
                                </a:lnTo>
                                <a:lnTo>
                                  <a:pt x="44" y="0"/>
                                </a:lnTo>
                                <a:lnTo>
                                  <a:pt x="100" y="0"/>
                                </a:lnTo>
                                <a:lnTo>
                                  <a:pt x="100" y="3"/>
                                </a:lnTo>
                                <a:lnTo>
                                  <a:pt x="66" y="8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 name="AutoShape 267"/>
                        <wps:cNvSpPr>
                          <a:spLocks/>
                        </wps:cNvSpPr>
                        <wps:spPr bwMode="auto">
                          <a:xfrm>
                            <a:off x="4700" y="11299"/>
                            <a:ext cx="300" cy="200"/>
                          </a:xfrm>
                          <a:custGeom>
                            <a:avLst/>
                            <a:gdLst>
                              <a:gd name="T0" fmla="+- 0 3301 4700"/>
                              <a:gd name="T1" fmla="*/ T0 w 300"/>
                              <a:gd name="T2" fmla="+- 0 1692 11299"/>
                              <a:gd name="T3" fmla="*/ 1692 h 200"/>
                              <a:gd name="T4" fmla="+- 0 3454 4700"/>
                              <a:gd name="T5" fmla="*/ T4 w 300"/>
                              <a:gd name="T6" fmla="+- 0 1641 11299"/>
                              <a:gd name="T7" fmla="*/ 1641 h 200"/>
                              <a:gd name="T8" fmla="+- 0 3454 4700"/>
                              <a:gd name="T9" fmla="*/ T8 w 300"/>
                              <a:gd name="T10" fmla="+- 0 1641 11299"/>
                              <a:gd name="T11" fmla="*/ 1641 h 200"/>
                              <a:gd name="T12" fmla="+- 0 3301 4700"/>
                              <a:gd name="T13" fmla="*/ T12 w 300"/>
                              <a:gd name="T14" fmla="+- 0 1590 11299"/>
                              <a:gd name="T15" fmla="*/ 1590 h 200"/>
                            </a:gdLst>
                            <a:ahLst/>
                            <a:cxnLst>
                              <a:cxn ang="0">
                                <a:pos x="T1" y="T3"/>
                              </a:cxn>
                              <a:cxn ang="0">
                                <a:pos x="T5" y="T7"/>
                              </a:cxn>
                              <a:cxn ang="0">
                                <a:pos x="T9" y="T11"/>
                              </a:cxn>
                              <a:cxn ang="0">
                                <a:pos x="T13" y="T15"/>
                              </a:cxn>
                            </a:cxnLst>
                            <a:rect l="0" t="0" r="r" b="b"/>
                            <a:pathLst>
                              <a:path w="300" h="200">
                                <a:moveTo>
                                  <a:pt x="-1399" y="-9607"/>
                                </a:moveTo>
                                <a:lnTo>
                                  <a:pt x="-1246" y="-9658"/>
                                </a:lnTo>
                                <a:moveTo>
                                  <a:pt x="-1246" y="-9658"/>
                                </a:moveTo>
                                <a:lnTo>
                                  <a:pt x="-1399" y="-9709"/>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 name="AutoShape 266"/>
                        <wps:cNvSpPr>
                          <a:spLocks/>
                        </wps:cNvSpPr>
                        <wps:spPr bwMode="auto">
                          <a:xfrm>
                            <a:off x="1900" y="12019"/>
                            <a:ext cx="1940" cy="560"/>
                          </a:xfrm>
                          <a:custGeom>
                            <a:avLst/>
                            <a:gdLst>
                              <a:gd name="T0" fmla="+- 0 1872 1900"/>
                              <a:gd name="T1" fmla="*/ T0 w 1940"/>
                              <a:gd name="T2" fmla="+- 0 1324 12019"/>
                              <a:gd name="T3" fmla="*/ 1324 h 560"/>
                              <a:gd name="T4" fmla="+- 0 1872 1900"/>
                              <a:gd name="T5" fmla="*/ T4 w 1940"/>
                              <a:gd name="T6" fmla="+- 0 1037 12019"/>
                              <a:gd name="T7" fmla="*/ 1037 h 560"/>
                              <a:gd name="T8" fmla="+- 0 1872 1900"/>
                              <a:gd name="T9" fmla="*/ T8 w 1940"/>
                              <a:gd name="T10" fmla="+- 0 1037 12019"/>
                              <a:gd name="T11" fmla="*/ 1037 h 560"/>
                              <a:gd name="T12" fmla="+- 0 2862 1900"/>
                              <a:gd name="T13" fmla="*/ T12 w 1940"/>
                              <a:gd name="T14" fmla="+- 0 1037 12019"/>
                              <a:gd name="T15" fmla="*/ 1037 h 560"/>
                            </a:gdLst>
                            <a:ahLst/>
                            <a:cxnLst>
                              <a:cxn ang="0">
                                <a:pos x="T1" y="T3"/>
                              </a:cxn>
                              <a:cxn ang="0">
                                <a:pos x="T5" y="T7"/>
                              </a:cxn>
                              <a:cxn ang="0">
                                <a:pos x="T9" y="T11"/>
                              </a:cxn>
                              <a:cxn ang="0">
                                <a:pos x="T13" y="T15"/>
                              </a:cxn>
                            </a:cxnLst>
                            <a:rect l="0" t="0" r="r" b="b"/>
                            <a:pathLst>
                              <a:path w="1940" h="560">
                                <a:moveTo>
                                  <a:pt x="-28" y="-10695"/>
                                </a:moveTo>
                                <a:lnTo>
                                  <a:pt x="-28" y="-10982"/>
                                </a:lnTo>
                                <a:moveTo>
                                  <a:pt x="-28" y="-10982"/>
                                </a:moveTo>
                                <a:lnTo>
                                  <a:pt x="962" y="-10982"/>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 name="AutoShape 265"/>
                        <wps:cNvSpPr>
                          <a:spLocks/>
                        </wps:cNvSpPr>
                        <wps:spPr bwMode="auto">
                          <a:xfrm>
                            <a:off x="2130" y="940"/>
                            <a:ext cx="98" cy="89"/>
                          </a:xfrm>
                          <a:custGeom>
                            <a:avLst/>
                            <a:gdLst>
                              <a:gd name="T0" fmla="+- 0 2150 2130"/>
                              <a:gd name="T1" fmla="*/ T0 w 98"/>
                              <a:gd name="T2" fmla="+- 0 966 940"/>
                              <a:gd name="T3" fmla="*/ 966 h 89"/>
                              <a:gd name="T4" fmla="+- 0 2140 2130"/>
                              <a:gd name="T5" fmla="*/ T4 w 98"/>
                              <a:gd name="T6" fmla="+- 0 966 940"/>
                              <a:gd name="T7" fmla="*/ 966 h 89"/>
                              <a:gd name="T8" fmla="+- 0 2140 2130"/>
                              <a:gd name="T9" fmla="*/ T8 w 98"/>
                              <a:gd name="T10" fmla="+- 0 951 940"/>
                              <a:gd name="T11" fmla="*/ 951 h 89"/>
                              <a:gd name="T12" fmla="+- 0 2150 2130"/>
                              <a:gd name="T13" fmla="*/ T12 w 98"/>
                              <a:gd name="T14" fmla="+- 0 947 940"/>
                              <a:gd name="T15" fmla="*/ 947 h 89"/>
                              <a:gd name="T16" fmla="+- 0 2150 2130"/>
                              <a:gd name="T17" fmla="*/ T16 w 98"/>
                              <a:gd name="T18" fmla="+- 0 966 940"/>
                              <a:gd name="T19" fmla="*/ 966 h 89"/>
                              <a:gd name="T20" fmla="+- 0 2165 2130"/>
                              <a:gd name="T21" fmla="*/ T20 w 98"/>
                              <a:gd name="T22" fmla="+- 0 974 940"/>
                              <a:gd name="T23" fmla="*/ 974 h 89"/>
                              <a:gd name="T24" fmla="+- 0 2130 2130"/>
                              <a:gd name="T25" fmla="*/ T24 w 98"/>
                              <a:gd name="T26" fmla="+- 0 974 940"/>
                              <a:gd name="T27" fmla="*/ 974 h 89"/>
                              <a:gd name="T28" fmla="+- 0 2130 2130"/>
                              <a:gd name="T29" fmla="*/ T28 w 98"/>
                              <a:gd name="T30" fmla="+- 0 966 940"/>
                              <a:gd name="T31" fmla="*/ 966 h 89"/>
                              <a:gd name="T32" fmla="+- 0 2165 2130"/>
                              <a:gd name="T33" fmla="*/ T32 w 98"/>
                              <a:gd name="T34" fmla="+- 0 966 940"/>
                              <a:gd name="T35" fmla="*/ 966 h 89"/>
                              <a:gd name="T36" fmla="+- 0 2165 2130"/>
                              <a:gd name="T37" fmla="*/ T36 w 98"/>
                              <a:gd name="T38" fmla="+- 0 974 940"/>
                              <a:gd name="T39" fmla="*/ 974 h 89"/>
                              <a:gd name="T40" fmla="+- 0 2162 2130"/>
                              <a:gd name="T41" fmla="*/ T40 w 98"/>
                              <a:gd name="T42" fmla="+- 0 1028 940"/>
                              <a:gd name="T43" fmla="*/ 1028 h 89"/>
                              <a:gd name="T44" fmla="+- 0 2140 2130"/>
                              <a:gd name="T45" fmla="*/ T44 w 98"/>
                              <a:gd name="T46" fmla="+- 0 1028 940"/>
                              <a:gd name="T47" fmla="*/ 1028 h 89"/>
                              <a:gd name="T48" fmla="+- 0 2140 2130"/>
                              <a:gd name="T49" fmla="*/ T48 w 98"/>
                              <a:gd name="T50" fmla="+- 0 974 940"/>
                              <a:gd name="T51" fmla="*/ 974 h 89"/>
                              <a:gd name="T52" fmla="+- 0 2150 2130"/>
                              <a:gd name="T53" fmla="*/ T52 w 98"/>
                              <a:gd name="T54" fmla="+- 0 974 940"/>
                              <a:gd name="T55" fmla="*/ 974 h 89"/>
                              <a:gd name="T56" fmla="+- 0 2150 2130"/>
                              <a:gd name="T57" fmla="*/ T56 w 98"/>
                              <a:gd name="T58" fmla="+- 0 1015 940"/>
                              <a:gd name="T59" fmla="*/ 1015 h 89"/>
                              <a:gd name="T60" fmla="+- 0 2154 2130"/>
                              <a:gd name="T61" fmla="*/ T60 w 98"/>
                              <a:gd name="T62" fmla="+- 0 1020 940"/>
                              <a:gd name="T63" fmla="*/ 1020 h 89"/>
                              <a:gd name="T64" fmla="+- 0 2165 2130"/>
                              <a:gd name="T65" fmla="*/ T64 w 98"/>
                              <a:gd name="T66" fmla="+- 0 1020 940"/>
                              <a:gd name="T67" fmla="*/ 1020 h 89"/>
                              <a:gd name="T68" fmla="+- 0 2165 2130"/>
                              <a:gd name="T69" fmla="*/ T68 w 98"/>
                              <a:gd name="T70" fmla="+- 0 1026 940"/>
                              <a:gd name="T71" fmla="*/ 1026 h 89"/>
                              <a:gd name="T72" fmla="+- 0 2162 2130"/>
                              <a:gd name="T73" fmla="*/ T72 w 98"/>
                              <a:gd name="T74" fmla="+- 0 1028 940"/>
                              <a:gd name="T75" fmla="*/ 1028 h 89"/>
                              <a:gd name="T76" fmla="+- 0 2165 2130"/>
                              <a:gd name="T77" fmla="*/ T76 w 98"/>
                              <a:gd name="T78" fmla="+- 0 1020 940"/>
                              <a:gd name="T79" fmla="*/ 1020 h 89"/>
                              <a:gd name="T80" fmla="+- 0 2163 2130"/>
                              <a:gd name="T81" fmla="*/ T80 w 98"/>
                              <a:gd name="T82" fmla="+- 0 1020 940"/>
                              <a:gd name="T83" fmla="*/ 1020 h 89"/>
                              <a:gd name="T84" fmla="+- 0 2165 2130"/>
                              <a:gd name="T85" fmla="*/ T84 w 98"/>
                              <a:gd name="T86" fmla="+- 0 1018 940"/>
                              <a:gd name="T87" fmla="*/ 1018 h 89"/>
                              <a:gd name="T88" fmla="+- 0 2165 2130"/>
                              <a:gd name="T89" fmla="*/ T88 w 98"/>
                              <a:gd name="T90" fmla="+- 0 1020 940"/>
                              <a:gd name="T91" fmla="*/ 1020 h 89"/>
                              <a:gd name="T92" fmla="+- 0 2179 2130"/>
                              <a:gd name="T93" fmla="*/ T92 w 98"/>
                              <a:gd name="T94" fmla="+- 0 958 940"/>
                              <a:gd name="T95" fmla="*/ 958 h 89"/>
                              <a:gd name="T96" fmla="+- 0 2179 2130"/>
                              <a:gd name="T97" fmla="*/ T96 w 98"/>
                              <a:gd name="T98" fmla="+- 0 947 940"/>
                              <a:gd name="T99" fmla="*/ 947 h 89"/>
                              <a:gd name="T100" fmla="+- 0 2189 2130"/>
                              <a:gd name="T101" fmla="*/ T100 w 98"/>
                              <a:gd name="T102" fmla="+- 0 940 940"/>
                              <a:gd name="T103" fmla="*/ 940 h 89"/>
                              <a:gd name="T104" fmla="+- 0 2214 2130"/>
                              <a:gd name="T105" fmla="*/ T104 w 98"/>
                              <a:gd name="T106" fmla="+- 0 940 940"/>
                              <a:gd name="T107" fmla="*/ 940 h 89"/>
                              <a:gd name="T108" fmla="+- 0 2222 2130"/>
                              <a:gd name="T109" fmla="*/ T108 w 98"/>
                              <a:gd name="T110" fmla="+- 0 948 940"/>
                              <a:gd name="T111" fmla="*/ 948 h 89"/>
                              <a:gd name="T112" fmla="+- 0 2189 2130"/>
                              <a:gd name="T113" fmla="*/ T112 w 98"/>
                              <a:gd name="T114" fmla="+- 0 948 940"/>
                              <a:gd name="T115" fmla="*/ 948 h 89"/>
                              <a:gd name="T116" fmla="+- 0 2179 2130"/>
                              <a:gd name="T117" fmla="*/ T116 w 98"/>
                              <a:gd name="T118" fmla="+- 0 958 940"/>
                              <a:gd name="T119" fmla="*/ 958 h 89"/>
                              <a:gd name="T120" fmla="+- 0 2226 2130"/>
                              <a:gd name="T121" fmla="*/ T120 w 98"/>
                              <a:gd name="T122" fmla="+- 0 1027 940"/>
                              <a:gd name="T123" fmla="*/ 1027 h 89"/>
                              <a:gd name="T124" fmla="+- 0 2174 2130"/>
                              <a:gd name="T125" fmla="*/ T124 w 98"/>
                              <a:gd name="T126" fmla="+- 0 1027 940"/>
                              <a:gd name="T127" fmla="*/ 1027 h 89"/>
                              <a:gd name="T128" fmla="+- 0 2174 2130"/>
                              <a:gd name="T129" fmla="*/ T128 w 98"/>
                              <a:gd name="T130" fmla="+- 0 1018 940"/>
                              <a:gd name="T131" fmla="*/ 1018 h 89"/>
                              <a:gd name="T132" fmla="+- 0 2209 2130"/>
                              <a:gd name="T133" fmla="*/ T132 w 98"/>
                              <a:gd name="T134" fmla="+- 0 984 940"/>
                              <a:gd name="T135" fmla="*/ 984 h 89"/>
                              <a:gd name="T136" fmla="+- 0 2217 2130"/>
                              <a:gd name="T137" fmla="*/ T136 w 98"/>
                              <a:gd name="T138" fmla="+- 0 971 940"/>
                              <a:gd name="T139" fmla="*/ 971 h 89"/>
                              <a:gd name="T140" fmla="+- 0 2217 2130"/>
                              <a:gd name="T141" fmla="*/ T140 w 98"/>
                              <a:gd name="T142" fmla="+- 0 956 940"/>
                              <a:gd name="T143" fmla="*/ 956 h 89"/>
                              <a:gd name="T144" fmla="+- 0 2209 2130"/>
                              <a:gd name="T145" fmla="*/ T144 w 98"/>
                              <a:gd name="T146" fmla="+- 0 948 940"/>
                              <a:gd name="T147" fmla="*/ 948 h 89"/>
                              <a:gd name="T148" fmla="+- 0 2222 2130"/>
                              <a:gd name="T149" fmla="*/ T148 w 98"/>
                              <a:gd name="T150" fmla="+- 0 948 940"/>
                              <a:gd name="T151" fmla="*/ 948 h 89"/>
                              <a:gd name="T152" fmla="+- 0 2227 2130"/>
                              <a:gd name="T153" fmla="*/ T152 w 98"/>
                              <a:gd name="T154" fmla="+- 0 952 940"/>
                              <a:gd name="T155" fmla="*/ 952 h 89"/>
                              <a:gd name="T156" fmla="+- 0 2227 2130"/>
                              <a:gd name="T157" fmla="*/ T156 w 98"/>
                              <a:gd name="T158" fmla="+- 0 971 940"/>
                              <a:gd name="T159" fmla="*/ 971 h 89"/>
                              <a:gd name="T160" fmla="+- 0 2218 2130"/>
                              <a:gd name="T161" fmla="*/ T160 w 98"/>
                              <a:gd name="T162" fmla="+- 0 987 940"/>
                              <a:gd name="T163" fmla="*/ 987 h 89"/>
                              <a:gd name="T164" fmla="+- 0 2186 2130"/>
                              <a:gd name="T165" fmla="*/ T164 w 98"/>
                              <a:gd name="T166" fmla="+- 0 1018 940"/>
                              <a:gd name="T167" fmla="*/ 1018 h 89"/>
                              <a:gd name="T168" fmla="+- 0 2186 2130"/>
                              <a:gd name="T169" fmla="*/ T168 w 98"/>
                              <a:gd name="T170" fmla="+- 0 1018 940"/>
                              <a:gd name="T171" fmla="*/ 1018 h 89"/>
                              <a:gd name="T172" fmla="+- 0 2226 2130"/>
                              <a:gd name="T173" fmla="*/ T172 w 98"/>
                              <a:gd name="T174" fmla="+- 0 1018 940"/>
                              <a:gd name="T175" fmla="*/ 1018 h 89"/>
                              <a:gd name="T176" fmla="+- 0 2226 2130"/>
                              <a:gd name="T177" fmla="*/ T176 w 98"/>
                              <a:gd name="T178" fmla="+- 0 1027 940"/>
                              <a:gd name="T179" fmla="*/ 102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98" h="89">
                                <a:moveTo>
                                  <a:pt x="20" y="26"/>
                                </a:moveTo>
                                <a:lnTo>
                                  <a:pt x="10" y="26"/>
                                </a:lnTo>
                                <a:lnTo>
                                  <a:pt x="10" y="11"/>
                                </a:lnTo>
                                <a:lnTo>
                                  <a:pt x="20" y="7"/>
                                </a:lnTo>
                                <a:lnTo>
                                  <a:pt x="20" y="26"/>
                                </a:lnTo>
                                <a:close/>
                                <a:moveTo>
                                  <a:pt x="35" y="34"/>
                                </a:moveTo>
                                <a:lnTo>
                                  <a:pt x="0" y="34"/>
                                </a:lnTo>
                                <a:lnTo>
                                  <a:pt x="0" y="26"/>
                                </a:lnTo>
                                <a:lnTo>
                                  <a:pt x="35" y="26"/>
                                </a:lnTo>
                                <a:lnTo>
                                  <a:pt x="35" y="34"/>
                                </a:lnTo>
                                <a:close/>
                                <a:moveTo>
                                  <a:pt x="32" y="88"/>
                                </a:moveTo>
                                <a:lnTo>
                                  <a:pt x="10" y="88"/>
                                </a:lnTo>
                                <a:lnTo>
                                  <a:pt x="10" y="34"/>
                                </a:lnTo>
                                <a:lnTo>
                                  <a:pt x="20" y="34"/>
                                </a:lnTo>
                                <a:lnTo>
                                  <a:pt x="20" y="75"/>
                                </a:lnTo>
                                <a:lnTo>
                                  <a:pt x="24" y="80"/>
                                </a:lnTo>
                                <a:lnTo>
                                  <a:pt x="35" y="80"/>
                                </a:lnTo>
                                <a:lnTo>
                                  <a:pt x="35" y="86"/>
                                </a:lnTo>
                                <a:lnTo>
                                  <a:pt x="32" y="88"/>
                                </a:lnTo>
                                <a:close/>
                                <a:moveTo>
                                  <a:pt x="35" y="80"/>
                                </a:moveTo>
                                <a:lnTo>
                                  <a:pt x="33" y="80"/>
                                </a:lnTo>
                                <a:lnTo>
                                  <a:pt x="35" y="78"/>
                                </a:lnTo>
                                <a:lnTo>
                                  <a:pt x="35" y="80"/>
                                </a:lnTo>
                                <a:close/>
                                <a:moveTo>
                                  <a:pt x="49" y="18"/>
                                </a:moveTo>
                                <a:lnTo>
                                  <a:pt x="49" y="7"/>
                                </a:lnTo>
                                <a:lnTo>
                                  <a:pt x="59" y="0"/>
                                </a:lnTo>
                                <a:lnTo>
                                  <a:pt x="84" y="0"/>
                                </a:lnTo>
                                <a:lnTo>
                                  <a:pt x="92" y="8"/>
                                </a:lnTo>
                                <a:lnTo>
                                  <a:pt x="59" y="8"/>
                                </a:lnTo>
                                <a:lnTo>
                                  <a:pt x="49" y="18"/>
                                </a:lnTo>
                                <a:close/>
                                <a:moveTo>
                                  <a:pt x="96" y="87"/>
                                </a:moveTo>
                                <a:lnTo>
                                  <a:pt x="44" y="87"/>
                                </a:lnTo>
                                <a:lnTo>
                                  <a:pt x="44" y="78"/>
                                </a:lnTo>
                                <a:lnTo>
                                  <a:pt x="79" y="44"/>
                                </a:lnTo>
                                <a:lnTo>
                                  <a:pt x="87" y="31"/>
                                </a:lnTo>
                                <a:lnTo>
                                  <a:pt x="87" y="16"/>
                                </a:lnTo>
                                <a:lnTo>
                                  <a:pt x="79" y="8"/>
                                </a:lnTo>
                                <a:lnTo>
                                  <a:pt x="92" y="8"/>
                                </a:lnTo>
                                <a:lnTo>
                                  <a:pt x="97" y="12"/>
                                </a:lnTo>
                                <a:lnTo>
                                  <a:pt x="97" y="31"/>
                                </a:lnTo>
                                <a:lnTo>
                                  <a:pt x="88" y="47"/>
                                </a:lnTo>
                                <a:lnTo>
                                  <a:pt x="56" y="78"/>
                                </a:lnTo>
                                <a:lnTo>
                                  <a:pt x="96" y="78"/>
                                </a:lnTo>
                                <a:lnTo>
                                  <a:pt x="96" y="8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 name="AutoShape 264"/>
                        <wps:cNvSpPr>
                          <a:spLocks/>
                        </wps:cNvSpPr>
                        <wps:spPr bwMode="auto">
                          <a:xfrm>
                            <a:off x="3540" y="12479"/>
                            <a:ext cx="300" cy="200"/>
                          </a:xfrm>
                          <a:custGeom>
                            <a:avLst/>
                            <a:gdLst>
                              <a:gd name="T0" fmla="+- 0 2709 3540"/>
                              <a:gd name="T1" fmla="*/ T0 w 300"/>
                              <a:gd name="T2" fmla="+- 0 1088 12479"/>
                              <a:gd name="T3" fmla="*/ 1088 h 200"/>
                              <a:gd name="T4" fmla="+- 0 2862 3540"/>
                              <a:gd name="T5" fmla="*/ T4 w 300"/>
                              <a:gd name="T6" fmla="+- 0 1037 12479"/>
                              <a:gd name="T7" fmla="*/ 1037 h 200"/>
                              <a:gd name="T8" fmla="+- 0 2862 3540"/>
                              <a:gd name="T9" fmla="*/ T8 w 300"/>
                              <a:gd name="T10" fmla="+- 0 1037 12479"/>
                              <a:gd name="T11" fmla="*/ 1037 h 200"/>
                              <a:gd name="T12" fmla="+- 0 2709 3540"/>
                              <a:gd name="T13" fmla="*/ T12 w 300"/>
                              <a:gd name="T14" fmla="+- 0 986 12479"/>
                              <a:gd name="T15" fmla="*/ 986 h 200"/>
                            </a:gdLst>
                            <a:ahLst/>
                            <a:cxnLst>
                              <a:cxn ang="0">
                                <a:pos x="T1" y="T3"/>
                              </a:cxn>
                              <a:cxn ang="0">
                                <a:pos x="T5" y="T7"/>
                              </a:cxn>
                              <a:cxn ang="0">
                                <a:pos x="T9" y="T11"/>
                              </a:cxn>
                              <a:cxn ang="0">
                                <a:pos x="T13" y="T15"/>
                              </a:cxn>
                            </a:cxnLst>
                            <a:rect l="0" t="0" r="r" b="b"/>
                            <a:pathLst>
                              <a:path w="300" h="200">
                                <a:moveTo>
                                  <a:pt x="-831" y="-11391"/>
                                </a:moveTo>
                                <a:lnTo>
                                  <a:pt x="-678" y="-11442"/>
                                </a:lnTo>
                                <a:moveTo>
                                  <a:pt x="-678" y="-11442"/>
                                </a:moveTo>
                                <a:lnTo>
                                  <a:pt x="-831" y="-11493"/>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 name="AutoShape 263"/>
                        <wps:cNvSpPr>
                          <a:spLocks/>
                        </wps:cNvSpPr>
                        <wps:spPr bwMode="auto">
                          <a:xfrm>
                            <a:off x="1960" y="12019"/>
                            <a:ext cx="3200" cy="200"/>
                          </a:xfrm>
                          <a:custGeom>
                            <a:avLst/>
                            <a:gdLst>
                              <a:gd name="T0" fmla="+- 0 1902 1960"/>
                              <a:gd name="T1" fmla="*/ T0 w 3200"/>
                              <a:gd name="T2" fmla="+- 0 1324 12019"/>
                              <a:gd name="T3" fmla="*/ 1324 h 200"/>
                              <a:gd name="T4" fmla="+- 0 2025 1960"/>
                              <a:gd name="T5" fmla="*/ T4 w 3200"/>
                              <a:gd name="T6" fmla="+- 0 1221 12019"/>
                              <a:gd name="T7" fmla="*/ 1221 h 200"/>
                              <a:gd name="T8" fmla="+- 0 2025 1960"/>
                              <a:gd name="T9" fmla="*/ T8 w 3200"/>
                              <a:gd name="T10" fmla="+- 0 1221 12019"/>
                              <a:gd name="T11" fmla="*/ 1221 h 200"/>
                              <a:gd name="T12" fmla="+- 0 3536 1960"/>
                              <a:gd name="T13" fmla="*/ T12 w 3200"/>
                              <a:gd name="T14" fmla="+- 0 1221 12019"/>
                              <a:gd name="T15" fmla="*/ 1221 h 200"/>
                            </a:gdLst>
                            <a:ahLst/>
                            <a:cxnLst>
                              <a:cxn ang="0">
                                <a:pos x="T1" y="T3"/>
                              </a:cxn>
                              <a:cxn ang="0">
                                <a:pos x="T5" y="T7"/>
                              </a:cxn>
                              <a:cxn ang="0">
                                <a:pos x="T9" y="T11"/>
                              </a:cxn>
                              <a:cxn ang="0">
                                <a:pos x="T13" y="T15"/>
                              </a:cxn>
                            </a:cxnLst>
                            <a:rect l="0" t="0" r="r" b="b"/>
                            <a:pathLst>
                              <a:path w="3200" h="200">
                                <a:moveTo>
                                  <a:pt x="-58" y="-10695"/>
                                </a:moveTo>
                                <a:lnTo>
                                  <a:pt x="65" y="-10798"/>
                                </a:lnTo>
                                <a:moveTo>
                                  <a:pt x="65" y="-10798"/>
                                </a:moveTo>
                                <a:lnTo>
                                  <a:pt x="1576" y="-10798"/>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 name="AutoShape 262"/>
                        <wps:cNvSpPr>
                          <a:spLocks/>
                        </wps:cNvSpPr>
                        <wps:spPr bwMode="auto">
                          <a:xfrm>
                            <a:off x="2324" y="1125"/>
                            <a:ext cx="97" cy="88"/>
                          </a:xfrm>
                          <a:custGeom>
                            <a:avLst/>
                            <a:gdLst>
                              <a:gd name="T0" fmla="+- 0 2344 2324"/>
                              <a:gd name="T1" fmla="*/ T0 w 97"/>
                              <a:gd name="T2" fmla="+- 0 1150 1125"/>
                              <a:gd name="T3" fmla="*/ 1150 h 88"/>
                              <a:gd name="T4" fmla="+- 0 2334 2324"/>
                              <a:gd name="T5" fmla="*/ T4 w 97"/>
                              <a:gd name="T6" fmla="+- 0 1150 1125"/>
                              <a:gd name="T7" fmla="*/ 1150 h 88"/>
                              <a:gd name="T8" fmla="+- 0 2334 2324"/>
                              <a:gd name="T9" fmla="*/ T8 w 97"/>
                              <a:gd name="T10" fmla="+- 0 1135 1125"/>
                              <a:gd name="T11" fmla="*/ 1135 h 88"/>
                              <a:gd name="T12" fmla="+- 0 2344 2324"/>
                              <a:gd name="T13" fmla="*/ T12 w 97"/>
                              <a:gd name="T14" fmla="+- 0 1132 1125"/>
                              <a:gd name="T15" fmla="*/ 1132 h 88"/>
                              <a:gd name="T16" fmla="+- 0 2344 2324"/>
                              <a:gd name="T17" fmla="*/ T16 w 97"/>
                              <a:gd name="T18" fmla="+- 0 1150 1125"/>
                              <a:gd name="T19" fmla="*/ 1150 h 88"/>
                              <a:gd name="T20" fmla="+- 0 2359 2324"/>
                              <a:gd name="T21" fmla="*/ T20 w 97"/>
                              <a:gd name="T22" fmla="+- 0 1158 1125"/>
                              <a:gd name="T23" fmla="*/ 1158 h 88"/>
                              <a:gd name="T24" fmla="+- 0 2324 2324"/>
                              <a:gd name="T25" fmla="*/ T24 w 97"/>
                              <a:gd name="T26" fmla="+- 0 1158 1125"/>
                              <a:gd name="T27" fmla="*/ 1158 h 88"/>
                              <a:gd name="T28" fmla="+- 0 2324 2324"/>
                              <a:gd name="T29" fmla="*/ T28 w 97"/>
                              <a:gd name="T30" fmla="+- 0 1150 1125"/>
                              <a:gd name="T31" fmla="*/ 1150 h 88"/>
                              <a:gd name="T32" fmla="+- 0 2359 2324"/>
                              <a:gd name="T33" fmla="*/ T32 w 97"/>
                              <a:gd name="T34" fmla="+- 0 1150 1125"/>
                              <a:gd name="T35" fmla="*/ 1150 h 88"/>
                              <a:gd name="T36" fmla="+- 0 2359 2324"/>
                              <a:gd name="T37" fmla="*/ T36 w 97"/>
                              <a:gd name="T38" fmla="+- 0 1158 1125"/>
                              <a:gd name="T39" fmla="*/ 1158 h 88"/>
                              <a:gd name="T40" fmla="+- 0 2356 2324"/>
                              <a:gd name="T41" fmla="*/ T40 w 97"/>
                              <a:gd name="T42" fmla="+- 0 1213 1125"/>
                              <a:gd name="T43" fmla="*/ 1213 h 88"/>
                              <a:gd name="T44" fmla="+- 0 2334 2324"/>
                              <a:gd name="T45" fmla="*/ T44 w 97"/>
                              <a:gd name="T46" fmla="+- 0 1213 1125"/>
                              <a:gd name="T47" fmla="*/ 1213 h 88"/>
                              <a:gd name="T48" fmla="+- 0 2334 2324"/>
                              <a:gd name="T49" fmla="*/ T48 w 97"/>
                              <a:gd name="T50" fmla="+- 0 1158 1125"/>
                              <a:gd name="T51" fmla="*/ 1158 h 88"/>
                              <a:gd name="T52" fmla="+- 0 2344 2324"/>
                              <a:gd name="T53" fmla="*/ T52 w 97"/>
                              <a:gd name="T54" fmla="+- 0 1158 1125"/>
                              <a:gd name="T55" fmla="*/ 1158 h 88"/>
                              <a:gd name="T56" fmla="+- 0 2344 2324"/>
                              <a:gd name="T57" fmla="*/ T56 w 97"/>
                              <a:gd name="T58" fmla="+- 0 1199 1125"/>
                              <a:gd name="T59" fmla="*/ 1199 h 88"/>
                              <a:gd name="T60" fmla="+- 0 2348 2324"/>
                              <a:gd name="T61" fmla="*/ T60 w 97"/>
                              <a:gd name="T62" fmla="+- 0 1204 1125"/>
                              <a:gd name="T63" fmla="*/ 1204 h 88"/>
                              <a:gd name="T64" fmla="+- 0 2359 2324"/>
                              <a:gd name="T65" fmla="*/ T64 w 97"/>
                              <a:gd name="T66" fmla="+- 0 1204 1125"/>
                              <a:gd name="T67" fmla="*/ 1204 h 88"/>
                              <a:gd name="T68" fmla="+- 0 2359 2324"/>
                              <a:gd name="T69" fmla="*/ T68 w 97"/>
                              <a:gd name="T70" fmla="+- 0 1211 1125"/>
                              <a:gd name="T71" fmla="*/ 1211 h 88"/>
                              <a:gd name="T72" fmla="+- 0 2356 2324"/>
                              <a:gd name="T73" fmla="*/ T72 w 97"/>
                              <a:gd name="T74" fmla="+- 0 1213 1125"/>
                              <a:gd name="T75" fmla="*/ 1213 h 88"/>
                              <a:gd name="T76" fmla="+- 0 2359 2324"/>
                              <a:gd name="T77" fmla="*/ T76 w 97"/>
                              <a:gd name="T78" fmla="+- 0 1204 1125"/>
                              <a:gd name="T79" fmla="*/ 1204 h 88"/>
                              <a:gd name="T80" fmla="+- 0 2357 2324"/>
                              <a:gd name="T81" fmla="*/ T80 w 97"/>
                              <a:gd name="T82" fmla="+- 0 1204 1125"/>
                              <a:gd name="T83" fmla="*/ 1204 h 88"/>
                              <a:gd name="T84" fmla="+- 0 2359 2324"/>
                              <a:gd name="T85" fmla="*/ T84 w 97"/>
                              <a:gd name="T86" fmla="+- 0 1202 1125"/>
                              <a:gd name="T87" fmla="*/ 1202 h 88"/>
                              <a:gd name="T88" fmla="+- 0 2359 2324"/>
                              <a:gd name="T89" fmla="*/ T88 w 97"/>
                              <a:gd name="T90" fmla="+- 0 1204 1125"/>
                              <a:gd name="T91" fmla="*/ 1204 h 88"/>
                              <a:gd name="T92" fmla="+- 0 2375 2324"/>
                              <a:gd name="T93" fmla="*/ T92 w 97"/>
                              <a:gd name="T94" fmla="+- 0 1168 1125"/>
                              <a:gd name="T95" fmla="*/ 1168 h 88"/>
                              <a:gd name="T96" fmla="+- 0 2375 2324"/>
                              <a:gd name="T97" fmla="*/ T96 w 97"/>
                              <a:gd name="T98" fmla="+- 0 1125 1125"/>
                              <a:gd name="T99" fmla="*/ 1125 h 88"/>
                              <a:gd name="T100" fmla="+- 0 2416 2324"/>
                              <a:gd name="T101" fmla="*/ T100 w 97"/>
                              <a:gd name="T102" fmla="+- 0 1125 1125"/>
                              <a:gd name="T103" fmla="*/ 1125 h 88"/>
                              <a:gd name="T104" fmla="+- 0 2416 2324"/>
                              <a:gd name="T105" fmla="*/ T104 w 97"/>
                              <a:gd name="T106" fmla="+- 0 1134 1125"/>
                              <a:gd name="T107" fmla="*/ 1134 h 88"/>
                              <a:gd name="T108" fmla="+- 0 2384 2324"/>
                              <a:gd name="T109" fmla="*/ T108 w 97"/>
                              <a:gd name="T110" fmla="+- 0 1134 1125"/>
                              <a:gd name="T111" fmla="*/ 1134 h 88"/>
                              <a:gd name="T112" fmla="+- 0 2384 2324"/>
                              <a:gd name="T113" fmla="*/ T112 w 97"/>
                              <a:gd name="T114" fmla="+- 0 1159 1125"/>
                              <a:gd name="T115" fmla="*/ 1159 h 88"/>
                              <a:gd name="T116" fmla="+- 0 2406 2324"/>
                              <a:gd name="T117" fmla="*/ T116 w 97"/>
                              <a:gd name="T118" fmla="+- 0 1159 1125"/>
                              <a:gd name="T119" fmla="*/ 1159 h 88"/>
                              <a:gd name="T120" fmla="+- 0 2415 2324"/>
                              <a:gd name="T121" fmla="*/ T120 w 97"/>
                              <a:gd name="T122" fmla="+- 0 1168 1125"/>
                              <a:gd name="T123" fmla="*/ 1168 h 88"/>
                              <a:gd name="T124" fmla="+- 0 2385 2324"/>
                              <a:gd name="T125" fmla="*/ T124 w 97"/>
                              <a:gd name="T126" fmla="+- 0 1168 1125"/>
                              <a:gd name="T127" fmla="*/ 1168 h 88"/>
                              <a:gd name="T128" fmla="+- 0 2375 2324"/>
                              <a:gd name="T129" fmla="*/ T128 w 97"/>
                              <a:gd name="T130" fmla="+- 0 1168 1125"/>
                              <a:gd name="T131" fmla="*/ 1168 h 88"/>
                              <a:gd name="T132" fmla="+- 0 2406 2324"/>
                              <a:gd name="T133" fmla="*/ T132 w 97"/>
                              <a:gd name="T134" fmla="+- 0 1159 1125"/>
                              <a:gd name="T135" fmla="*/ 1159 h 88"/>
                              <a:gd name="T136" fmla="+- 0 2384 2324"/>
                              <a:gd name="T137" fmla="*/ T136 w 97"/>
                              <a:gd name="T138" fmla="+- 0 1159 1125"/>
                              <a:gd name="T139" fmla="*/ 1159 h 88"/>
                              <a:gd name="T140" fmla="+- 0 2388 2324"/>
                              <a:gd name="T141" fmla="*/ T140 w 97"/>
                              <a:gd name="T142" fmla="+- 0 1159 1125"/>
                              <a:gd name="T143" fmla="*/ 1159 h 88"/>
                              <a:gd name="T144" fmla="+- 0 2405 2324"/>
                              <a:gd name="T145" fmla="*/ T144 w 97"/>
                              <a:gd name="T146" fmla="+- 0 1159 1125"/>
                              <a:gd name="T147" fmla="*/ 1159 h 88"/>
                              <a:gd name="T148" fmla="+- 0 2406 2324"/>
                              <a:gd name="T149" fmla="*/ T148 w 97"/>
                              <a:gd name="T150" fmla="+- 0 1159 1125"/>
                              <a:gd name="T151" fmla="*/ 1159 h 88"/>
                              <a:gd name="T152" fmla="+- 0 2413 2324"/>
                              <a:gd name="T153" fmla="*/ T152 w 97"/>
                              <a:gd name="T154" fmla="+- 0 1204 1125"/>
                              <a:gd name="T155" fmla="*/ 1204 h 88"/>
                              <a:gd name="T156" fmla="+- 0 2399 2324"/>
                              <a:gd name="T157" fmla="*/ T156 w 97"/>
                              <a:gd name="T158" fmla="+- 0 1204 1125"/>
                              <a:gd name="T159" fmla="*/ 1204 h 88"/>
                              <a:gd name="T160" fmla="+- 0 2410 2324"/>
                              <a:gd name="T161" fmla="*/ T160 w 97"/>
                              <a:gd name="T162" fmla="+- 0 1194 1125"/>
                              <a:gd name="T163" fmla="*/ 1194 h 88"/>
                              <a:gd name="T164" fmla="+- 0 2410 2324"/>
                              <a:gd name="T165" fmla="*/ T164 w 97"/>
                              <a:gd name="T166" fmla="+- 0 1177 1125"/>
                              <a:gd name="T167" fmla="*/ 1177 h 88"/>
                              <a:gd name="T168" fmla="+- 0 2399 2324"/>
                              <a:gd name="T169" fmla="*/ T168 w 97"/>
                              <a:gd name="T170" fmla="+- 0 1168 1125"/>
                              <a:gd name="T171" fmla="*/ 1168 h 88"/>
                              <a:gd name="T172" fmla="+- 0 2415 2324"/>
                              <a:gd name="T173" fmla="*/ T172 w 97"/>
                              <a:gd name="T174" fmla="+- 0 1168 1125"/>
                              <a:gd name="T175" fmla="*/ 1168 h 88"/>
                              <a:gd name="T176" fmla="+- 0 2420 2324"/>
                              <a:gd name="T177" fmla="*/ T176 w 97"/>
                              <a:gd name="T178" fmla="+- 0 1173 1125"/>
                              <a:gd name="T179" fmla="*/ 1173 h 88"/>
                              <a:gd name="T180" fmla="+- 0 2420 2324"/>
                              <a:gd name="T181" fmla="*/ T180 w 97"/>
                              <a:gd name="T182" fmla="+- 0 1197 1125"/>
                              <a:gd name="T183" fmla="*/ 1197 h 88"/>
                              <a:gd name="T184" fmla="+- 0 2413 2324"/>
                              <a:gd name="T185" fmla="*/ T184 w 97"/>
                              <a:gd name="T186" fmla="+- 0 1204 1125"/>
                              <a:gd name="T187" fmla="*/ 1204 h 88"/>
                              <a:gd name="T188" fmla="+- 0 2404 2324"/>
                              <a:gd name="T189" fmla="*/ T188 w 97"/>
                              <a:gd name="T190" fmla="+- 0 1213 1125"/>
                              <a:gd name="T191" fmla="*/ 1213 h 88"/>
                              <a:gd name="T192" fmla="+- 0 2378 2324"/>
                              <a:gd name="T193" fmla="*/ T192 w 97"/>
                              <a:gd name="T194" fmla="+- 0 1213 1125"/>
                              <a:gd name="T195" fmla="*/ 1213 h 88"/>
                              <a:gd name="T196" fmla="+- 0 2372 2324"/>
                              <a:gd name="T197" fmla="*/ T196 w 97"/>
                              <a:gd name="T198" fmla="+- 0 1209 1125"/>
                              <a:gd name="T199" fmla="*/ 1209 h 88"/>
                              <a:gd name="T200" fmla="+- 0 2372 2324"/>
                              <a:gd name="T201" fmla="*/ T200 w 97"/>
                              <a:gd name="T202" fmla="+- 0 1199 1125"/>
                              <a:gd name="T203" fmla="*/ 1199 h 88"/>
                              <a:gd name="T204" fmla="+- 0 2381 2324"/>
                              <a:gd name="T205" fmla="*/ T204 w 97"/>
                              <a:gd name="T206" fmla="+- 0 1204 1125"/>
                              <a:gd name="T207" fmla="*/ 1204 h 88"/>
                              <a:gd name="T208" fmla="+- 0 2413 2324"/>
                              <a:gd name="T209" fmla="*/ T208 w 97"/>
                              <a:gd name="T210" fmla="+- 0 1204 1125"/>
                              <a:gd name="T211" fmla="*/ 1204 h 88"/>
                              <a:gd name="T212" fmla="+- 0 2404 2324"/>
                              <a:gd name="T213" fmla="*/ T212 w 97"/>
                              <a:gd name="T214" fmla="+- 0 1213 1125"/>
                              <a:gd name="T215" fmla="*/ 1213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97" h="88">
                                <a:moveTo>
                                  <a:pt x="20" y="25"/>
                                </a:moveTo>
                                <a:lnTo>
                                  <a:pt x="10" y="25"/>
                                </a:lnTo>
                                <a:lnTo>
                                  <a:pt x="10" y="10"/>
                                </a:lnTo>
                                <a:lnTo>
                                  <a:pt x="20" y="7"/>
                                </a:lnTo>
                                <a:lnTo>
                                  <a:pt x="20" y="25"/>
                                </a:lnTo>
                                <a:close/>
                                <a:moveTo>
                                  <a:pt x="35" y="33"/>
                                </a:moveTo>
                                <a:lnTo>
                                  <a:pt x="0" y="33"/>
                                </a:lnTo>
                                <a:lnTo>
                                  <a:pt x="0" y="25"/>
                                </a:lnTo>
                                <a:lnTo>
                                  <a:pt x="35" y="25"/>
                                </a:lnTo>
                                <a:lnTo>
                                  <a:pt x="35" y="33"/>
                                </a:lnTo>
                                <a:close/>
                                <a:moveTo>
                                  <a:pt x="32" y="88"/>
                                </a:moveTo>
                                <a:lnTo>
                                  <a:pt x="10" y="88"/>
                                </a:lnTo>
                                <a:lnTo>
                                  <a:pt x="10" y="33"/>
                                </a:lnTo>
                                <a:lnTo>
                                  <a:pt x="20" y="33"/>
                                </a:lnTo>
                                <a:lnTo>
                                  <a:pt x="20" y="74"/>
                                </a:lnTo>
                                <a:lnTo>
                                  <a:pt x="24" y="79"/>
                                </a:lnTo>
                                <a:lnTo>
                                  <a:pt x="35" y="79"/>
                                </a:lnTo>
                                <a:lnTo>
                                  <a:pt x="35" y="86"/>
                                </a:lnTo>
                                <a:lnTo>
                                  <a:pt x="32" y="88"/>
                                </a:lnTo>
                                <a:close/>
                                <a:moveTo>
                                  <a:pt x="35" y="79"/>
                                </a:moveTo>
                                <a:lnTo>
                                  <a:pt x="33" y="79"/>
                                </a:lnTo>
                                <a:lnTo>
                                  <a:pt x="35" y="77"/>
                                </a:lnTo>
                                <a:lnTo>
                                  <a:pt x="35" y="79"/>
                                </a:lnTo>
                                <a:close/>
                                <a:moveTo>
                                  <a:pt x="51" y="43"/>
                                </a:moveTo>
                                <a:lnTo>
                                  <a:pt x="51" y="0"/>
                                </a:lnTo>
                                <a:lnTo>
                                  <a:pt x="92" y="0"/>
                                </a:lnTo>
                                <a:lnTo>
                                  <a:pt x="92" y="9"/>
                                </a:lnTo>
                                <a:lnTo>
                                  <a:pt x="60" y="9"/>
                                </a:lnTo>
                                <a:lnTo>
                                  <a:pt x="60" y="34"/>
                                </a:lnTo>
                                <a:lnTo>
                                  <a:pt x="82" y="34"/>
                                </a:lnTo>
                                <a:lnTo>
                                  <a:pt x="91" y="43"/>
                                </a:lnTo>
                                <a:lnTo>
                                  <a:pt x="61" y="43"/>
                                </a:lnTo>
                                <a:lnTo>
                                  <a:pt x="51" y="43"/>
                                </a:lnTo>
                                <a:close/>
                                <a:moveTo>
                                  <a:pt x="82" y="34"/>
                                </a:moveTo>
                                <a:lnTo>
                                  <a:pt x="60" y="34"/>
                                </a:lnTo>
                                <a:lnTo>
                                  <a:pt x="64" y="34"/>
                                </a:lnTo>
                                <a:lnTo>
                                  <a:pt x="81" y="34"/>
                                </a:lnTo>
                                <a:lnTo>
                                  <a:pt x="82" y="34"/>
                                </a:lnTo>
                                <a:close/>
                                <a:moveTo>
                                  <a:pt x="89" y="79"/>
                                </a:moveTo>
                                <a:lnTo>
                                  <a:pt x="75" y="79"/>
                                </a:lnTo>
                                <a:lnTo>
                                  <a:pt x="86" y="69"/>
                                </a:lnTo>
                                <a:lnTo>
                                  <a:pt x="86" y="52"/>
                                </a:lnTo>
                                <a:lnTo>
                                  <a:pt x="75" y="43"/>
                                </a:lnTo>
                                <a:lnTo>
                                  <a:pt x="91" y="43"/>
                                </a:lnTo>
                                <a:lnTo>
                                  <a:pt x="96" y="48"/>
                                </a:lnTo>
                                <a:lnTo>
                                  <a:pt x="96" y="72"/>
                                </a:lnTo>
                                <a:lnTo>
                                  <a:pt x="89" y="79"/>
                                </a:lnTo>
                                <a:close/>
                                <a:moveTo>
                                  <a:pt x="80" y="88"/>
                                </a:moveTo>
                                <a:lnTo>
                                  <a:pt x="54" y="88"/>
                                </a:lnTo>
                                <a:lnTo>
                                  <a:pt x="48" y="84"/>
                                </a:lnTo>
                                <a:lnTo>
                                  <a:pt x="48" y="74"/>
                                </a:lnTo>
                                <a:lnTo>
                                  <a:pt x="57" y="79"/>
                                </a:lnTo>
                                <a:lnTo>
                                  <a:pt x="89" y="79"/>
                                </a:lnTo>
                                <a:lnTo>
                                  <a:pt x="80" y="8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3" name="AutoShape 261"/>
                        <wps:cNvSpPr>
                          <a:spLocks/>
                        </wps:cNvSpPr>
                        <wps:spPr bwMode="auto">
                          <a:xfrm>
                            <a:off x="4860" y="12119"/>
                            <a:ext cx="300" cy="200"/>
                          </a:xfrm>
                          <a:custGeom>
                            <a:avLst/>
                            <a:gdLst>
                              <a:gd name="T0" fmla="+- 0 3383 4860"/>
                              <a:gd name="T1" fmla="*/ T0 w 300"/>
                              <a:gd name="T2" fmla="+- 0 1273 12119"/>
                              <a:gd name="T3" fmla="*/ 1273 h 200"/>
                              <a:gd name="T4" fmla="+- 0 3536 4860"/>
                              <a:gd name="T5" fmla="*/ T4 w 300"/>
                              <a:gd name="T6" fmla="+- 0 1221 12119"/>
                              <a:gd name="T7" fmla="*/ 1221 h 200"/>
                              <a:gd name="T8" fmla="+- 0 3536 4860"/>
                              <a:gd name="T9" fmla="*/ T8 w 300"/>
                              <a:gd name="T10" fmla="+- 0 1221 12119"/>
                              <a:gd name="T11" fmla="*/ 1221 h 200"/>
                              <a:gd name="T12" fmla="+- 0 3383 4860"/>
                              <a:gd name="T13" fmla="*/ T12 w 300"/>
                              <a:gd name="T14" fmla="+- 0 1170 12119"/>
                              <a:gd name="T15" fmla="*/ 1170 h 200"/>
                            </a:gdLst>
                            <a:ahLst/>
                            <a:cxnLst>
                              <a:cxn ang="0">
                                <a:pos x="T1" y="T3"/>
                              </a:cxn>
                              <a:cxn ang="0">
                                <a:pos x="T5" y="T7"/>
                              </a:cxn>
                              <a:cxn ang="0">
                                <a:pos x="T9" y="T11"/>
                              </a:cxn>
                              <a:cxn ang="0">
                                <a:pos x="T13" y="T15"/>
                              </a:cxn>
                            </a:cxnLst>
                            <a:rect l="0" t="0" r="r" b="b"/>
                            <a:pathLst>
                              <a:path w="300" h="200">
                                <a:moveTo>
                                  <a:pt x="-1477" y="-10846"/>
                                </a:moveTo>
                                <a:lnTo>
                                  <a:pt x="-1324" y="-10898"/>
                                </a:lnTo>
                                <a:moveTo>
                                  <a:pt x="-1324" y="-10898"/>
                                </a:moveTo>
                                <a:lnTo>
                                  <a:pt x="-1477" y="-10949"/>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4" name="Line 260"/>
                        <wps:cNvCnPr>
                          <a:cxnSpLocks noChangeShapeType="1"/>
                        </wps:cNvCnPr>
                        <wps:spPr bwMode="auto">
                          <a:xfrm>
                            <a:off x="3087" y="1037"/>
                            <a:ext cx="449" cy="0"/>
                          </a:xfrm>
                          <a:prstGeom prst="line">
                            <a:avLst/>
                          </a:prstGeom>
                          <a:noFill/>
                          <a:ln w="7147">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55" name="Picture 25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3253" y="921"/>
                            <a:ext cx="289" cy="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56" name="Line 258"/>
                        <wps:cNvCnPr>
                          <a:cxnSpLocks noChangeShapeType="1"/>
                        </wps:cNvCnPr>
                        <wps:spPr bwMode="auto">
                          <a:xfrm>
                            <a:off x="1943" y="1426"/>
                            <a:ext cx="2767" cy="0"/>
                          </a:xfrm>
                          <a:prstGeom prst="line">
                            <a:avLst/>
                          </a:prstGeom>
                          <a:noFill/>
                          <a:ln w="7147">
                            <a:solidFill>
                              <a:srgbClr val="000000"/>
                            </a:solidFill>
                            <a:round/>
                            <a:headEnd/>
                            <a:tailEnd/>
                          </a:ln>
                          <a:extLst>
                            <a:ext uri="{909E8E84-426E-40DD-AFC4-6F175D3DCCD1}">
                              <a14:hiddenFill xmlns:a14="http://schemas.microsoft.com/office/drawing/2010/main">
                                <a:noFill/>
                              </a14:hiddenFill>
                            </a:ext>
                          </a:extLst>
                        </wps:spPr>
                        <wps:bodyPr/>
                      </wps:wsp>
                      <wps:wsp>
                        <wps:cNvPr id="257" name="AutoShape 257"/>
                        <wps:cNvSpPr>
                          <a:spLocks/>
                        </wps:cNvSpPr>
                        <wps:spPr bwMode="auto">
                          <a:xfrm>
                            <a:off x="3804" y="1318"/>
                            <a:ext cx="97" cy="89"/>
                          </a:xfrm>
                          <a:custGeom>
                            <a:avLst/>
                            <a:gdLst>
                              <a:gd name="T0" fmla="+- 0 3824 3804"/>
                              <a:gd name="T1" fmla="*/ T0 w 97"/>
                              <a:gd name="T2" fmla="+- 0 1344 1318"/>
                              <a:gd name="T3" fmla="*/ 1344 h 89"/>
                              <a:gd name="T4" fmla="+- 0 3814 3804"/>
                              <a:gd name="T5" fmla="*/ T4 w 97"/>
                              <a:gd name="T6" fmla="+- 0 1344 1318"/>
                              <a:gd name="T7" fmla="*/ 1344 h 89"/>
                              <a:gd name="T8" fmla="+- 0 3814 3804"/>
                              <a:gd name="T9" fmla="*/ T8 w 97"/>
                              <a:gd name="T10" fmla="+- 0 1329 1318"/>
                              <a:gd name="T11" fmla="*/ 1329 h 89"/>
                              <a:gd name="T12" fmla="+- 0 3824 3804"/>
                              <a:gd name="T13" fmla="*/ T12 w 97"/>
                              <a:gd name="T14" fmla="+- 0 1326 1318"/>
                              <a:gd name="T15" fmla="*/ 1326 h 89"/>
                              <a:gd name="T16" fmla="+- 0 3824 3804"/>
                              <a:gd name="T17" fmla="*/ T16 w 97"/>
                              <a:gd name="T18" fmla="+- 0 1344 1318"/>
                              <a:gd name="T19" fmla="*/ 1344 h 89"/>
                              <a:gd name="T20" fmla="+- 0 3840 3804"/>
                              <a:gd name="T21" fmla="*/ T20 w 97"/>
                              <a:gd name="T22" fmla="+- 0 1353 1318"/>
                              <a:gd name="T23" fmla="*/ 1353 h 89"/>
                              <a:gd name="T24" fmla="+- 0 3804 3804"/>
                              <a:gd name="T25" fmla="*/ T24 w 97"/>
                              <a:gd name="T26" fmla="+- 0 1353 1318"/>
                              <a:gd name="T27" fmla="*/ 1353 h 89"/>
                              <a:gd name="T28" fmla="+- 0 3804 3804"/>
                              <a:gd name="T29" fmla="*/ T28 w 97"/>
                              <a:gd name="T30" fmla="+- 0 1344 1318"/>
                              <a:gd name="T31" fmla="*/ 1344 h 89"/>
                              <a:gd name="T32" fmla="+- 0 3840 3804"/>
                              <a:gd name="T33" fmla="*/ T32 w 97"/>
                              <a:gd name="T34" fmla="+- 0 1344 1318"/>
                              <a:gd name="T35" fmla="*/ 1344 h 89"/>
                              <a:gd name="T36" fmla="+- 0 3840 3804"/>
                              <a:gd name="T37" fmla="*/ T36 w 97"/>
                              <a:gd name="T38" fmla="+- 0 1353 1318"/>
                              <a:gd name="T39" fmla="*/ 1353 h 89"/>
                              <a:gd name="T40" fmla="+- 0 3836 3804"/>
                              <a:gd name="T41" fmla="*/ T40 w 97"/>
                              <a:gd name="T42" fmla="+- 0 1407 1318"/>
                              <a:gd name="T43" fmla="*/ 1407 h 89"/>
                              <a:gd name="T44" fmla="+- 0 3814 3804"/>
                              <a:gd name="T45" fmla="*/ T44 w 97"/>
                              <a:gd name="T46" fmla="+- 0 1407 1318"/>
                              <a:gd name="T47" fmla="*/ 1407 h 89"/>
                              <a:gd name="T48" fmla="+- 0 3814 3804"/>
                              <a:gd name="T49" fmla="*/ T48 w 97"/>
                              <a:gd name="T50" fmla="+- 0 1353 1318"/>
                              <a:gd name="T51" fmla="*/ 1353 h 89"/>
                              <a:gd name="T52" fmla="+- 0 3824 3804"/>
                              <a:gd name="T53" fmla="*/ T52 w 97"/>
                              <a:gd name="T54" fmla="+- 0 1353 1318"/>
                              <a:gd name="T55" fmla="*/ 1353 h 89"/>
                              <a:gd name="T56" fmla="+- 0 3824 3804"/>
                              <a:gd name="T57" fmla="*/ T56 w 97"/>
                              <a:gd name="T58" fmla="+- 0 1393 1318"/>
                              <a:gd name="T59" fmla="*/ 1393 h 89"/>
                              <a:gd name="T60" fmla="+- 0 3828 3804"/>
                              <a:gd name="T61" fmla="*/ T60 w 97"/>
                              <a:gd name="T62" fmla="+- 0 1399 1318"/>
                              <a:gd name="T63" fmla="*/ 1399 h 89"/>
                              <a:gd name="T64" fmla="+- 0 3840 3804"/>
                              <a:gd name="T65" fmla="*/ T64 w 97"/>
                              <a:gd name="T66" fmla="+- 0 1399 1318"/>
                              <a:gd name="T67" fmla="*/ 1399 h 89"/>
                              <a:gd name="T68" fmla="+- 0 3840 3804"/>
                              <a:gd name="T69" fmla="*/ T68 w 97"/>
                              <a:gd name="T70" fmla="+- 0 1405 1318"/>
                              <a:gd name="T71" fmla="*/ 1405 h 89"/>
                              <a:gd name="T72" fmla="+- 0 3836 3804"/>
                              <a:gd name="T73" fmla="*/ T72 w 97"/>
                              <a:gd name="T74" fmla="+- 0 1407 1318"/>
                              <a:gd name="T75" fmla="*/ 1407 h 89"/>
                              <a:gd name="T76" fmla="+- 0 3840 3804"/>
                              <a:gd name="T77" fmla="*/ T76 w 97"/>
                              <a:gd name="T78" fmla="+- 0 1399 1318"/>
                              <a:gd name="T79" fmla="*/ 1399 h 89"/>
                              <a:gd name="T80" fmla="+- 0 3837 3804"/>
                              <a:gd name="T81" fmla="*/ T80 w 97"/>
                              <a:gd name="T82" fmla="+- 0 1399 1318"/>
                              <a:gd name="T83" fmla="*/ 1399 h 89"/>
                              <a:gd name="T84" fmla="+- 0 3840 3804"/>
                              <a:gd name="T85" fmla="*/ T84 w 97"/>
                              <a:gd name="T86" fmla="+- 0 1397 1318"/>
                              <a:gd name="T87" fmla="*/ 1397 h 89"/>
                              <a:gd name="T88" fmla="+- 0 3840 3804"/>
                              <a:gd name="T89" fmla="*/ T88 w 97"/>
                              <a:gd name="T90" fmla="+- 0 1399 1318"/>
                              <a:gd name="T91" fmla="*/ 1399 h 89"/>
                              <a:gd name="T92" fmla="+- 0 3854 3804"/>
                              <a:gd name="T93" fmla="*/ T92 w 97"/>
                              <a:gd name="T94" fmla="+- 0 1333 1318"/>
                              <a:gd name="T95" fmla="*/ 1333 h 89"/>
                              <a:gd name="T96" fmla="+- 0 3854 3804"/>
                              <a:gd name="T97" fmla="*/ T96 w 97"/>
                              <a:gd name="T98" fmla="+- 0 1323 1318"/>
                              <a:gd name="T99" fmla="*/ 1323 h 89"/>
                              <a:gd name="T100" fmla="+- 0 3862 3804"/>
                              <a:gd name="T101" fmla="*/ T100 w 97"/>
                              <a:gd name="T102" fmla="+- 0 1318 1318"/>
                              <a:gd name="T103" fmla="*/ 1318 h 89"/>
                              <a:gd name="T104" fmla="+- 0 3884 3804"/>
                              <a:gd name="T105" fmla="*/ T104 w 97"/>
                              <a:gd name="T106" fmla="+- 0 1318 1318"/>
                              <a:gd name="T107" fmla="*/ 1318 h 89"/>
                              <a:gd name="T108" fmla="+- 0 3894 3804"/>
                              <a:gd name="T109" fmla="*/ T108 w 97"/>
                              <a:gd name="T110" fmla="+- 0 1327 1318"/>
                              <a:gd name="T111" fmla="*/ 1327 h 89"/>
                              <a:gd name="T112" fmla="+- 0 3862 3804"/>
                              <a:gd name="T113" fmla="*/ T112 w 97"/>
                              <a:gd name="T114" fmla="+- 0 1327 1318"/>
                              <a:gd name="T115" fmla="*/ 1327 h 89"/>
                              <a:gd name="T116" fmla="+- 0 3854 3804"/>
                              <a:gd name="T117" fmla="*/ T116 w 97"/>
                              <a:gd name="T118" fmla="+- 0 1333 1318"/>
                              <a:gd name="T119" fmla="*/ 1333 h 89"/>
                              <a:gd name="T120" fmla="+- 0 3893 3804"/>
                              <a:gd name="T121" fmla="*/ T120 w 97"/>
                              <a:gd name="T122" fmla="+- 0 1399 1318"/>
                              <a:gd name="T123" fmla="*/ 1399 h 89"/>
                              <a:gd name="T124" fmla="+- 0 3879 3804"/>
                              <a:gd name="T125" fmla="*/ T124 w 97"/>
                              <a:gd name="T126" fmla="+- 0 1399 1318"/>
                              <a:gd name="T127" fmla="*/ 1399 h 89"/>
                              <a:gd name="T128" fmla="+- 0 3890 3804"/>
                              <a:gd name="T129" fmla="*/ T128 w 97"/>
                              <a:gd name="T130" fmla="+- 0 1390 1318"/>
                              <a:gd name="T131" fmla="*/ 1390 h 89"/>
                              <a:gd name="T132" fmla="+- 0 3890 3804"/>
                              <a:gd name="T133" fmla="*/ T132 w 97"/>
                              <a:gd name="T134" fmla="+- 0 1365 1318"/>
                              <a:gd name="T135" fmla="*/ 1365 h 89"/>
                              <a:gd name="T136" fmla="+- 0 3859 3804"/>
                              <a:gd name="T137" fmla="*/ T136 w 97"/>
                              <a:gd name="T138" fmla="+- 0 1365 1318"/>
                              <a:gd name="T139" fmla="*/ 1365 h 89"/>
                              <a:gd name="T140" fmla="+- 0 3859 3804"/>
                              <a:gd name="T141" fmla="*/ T140 w 97"/>
                              <a:gd name="T142" fmla="+- 0 1357 1318"/>
                              <a:gd name="T143" fmla="*/ 1357 h 89"/>
                              <a:gd name="T144" fmla="+- 0 3887 3804"/>
                              <a:gd name="T145" fmla="*/ T144 w 97"/>
                              <a:gd name="T146" fmla="+- 0 1357 1318"/>
                              <a:gd name="T147" fmla="*/ 1357 h 89"/>
                              <a:gd name="T148" fmla="+- 0 3887 3804"/>
                              <a:gd name="T149" fmla="*/ T148 w 97"/>
                              <a:gd name="T150" fmla="+- 0 1327 1318"/>
                              <a:gd name="T151" fmla="*/ 1327 h 89"/>
                              <a:gd name="T152" fmla="+- 0 3894 3804"/>
                              <a:gd name="T153" fmla="*/ T152 w 97"/>
                              <a:gd name="T154" fmla="+- 0 1327 1318"/>
                              <a:gd name="T155" fmla="*/ 1327 h 89"/>
                              <a:gd name="T156" fmla="+- 0 3897 3804"/>
                              <a:gd name="T157" fmla="*/ T156 w 97"/>
                              <a:gd name="T158" fmla="+- 0 1330 1318"/>
                              <a:gd name="T159" fmla="*/ 1330 h 89"/>
                              <a:gd name="T160" fmla="+- 0 3897 3804"/>
                              <a:gd name="T161" fmla="*/ T160 w 97"/>
                              <a:gd name="T162" fmla="+- 0 1356 1318"/>
                              <a:gd name="T163" fmla="*/ 1356 h 89"/>
                              <a:gd name="T164" fmla="+- 0 3880 3804"/>
                              <a:gd name="T165" fmla="*/ T164 w 97"/>
                              <a:gd name="T166" fmla="+- 0 1361 1318"/>
                              <a:gd name="T167" fmla="*/ 1361 h 89"/>
                              <a:gd name="T168" fmla="+- 0 3880 3804"/>
                              <a:gd name="T169" fmla="*/ T168 w 97"/>
                              <a:gd name="T170" fmla="+- 0 1361 1318"/>
                              <a:gd name="T171" fmla="*/ 1361 h 89"/>
                              <a:gd name="T172" fmla="+- 0 3889 3804"/>
                              <a:gd name="T173" fmla="*/ T172 w 97"/>
                              <a:gd name="T174" fmla="+- 0 1362 1318"/>
                              <a:gd name="T175" fmla="*/ 1362 h 89"/>
                              <a:gd name="T176" fmla="+- 0 3900 3804"/>
                              <a:gd name="T177" fmla="*/ T176 w 97"/>
                              <a:gd name="T178" fmla="+- 0 1373 1318"/>
                              <a:gd name="T179" fmla="*/ 1373 h 89"/>
                              <a:gd name="T180" fmla="+- 0 3900 3804"/>
                              <a:gd name="T181" fmla="*/ T180 w 97"/>
                              <a:gd name="T182" fmla="+- 0 1393 1318"/>
                              <a:gd name="T183" fmla="*/ 1393 h 89"/>
                              <a:gd name="T184" fmla="+- 0 3893 3804"/>
                              <a:gd name="T185" fmla="*/ T184 w 97"/>
                              <a:gd name="T186" fmla="+- 0 1399 1318"/>
                              <a:gd name="T187" fmla="*/ 1399 h 89"/>
                              <a:gd name="T188" fmla="+- 0 3884 3804"/>
                              <a:gd name="T189" fmla="*/ T188 w 97"/>
                              <a:gd name="T190" fmla="+- 0 1407 1318"/>
                              <a:gd name="T191" fmla="*/ 1407 h 89"/>
                              <a:gd name="T192" fmla="+- 0 3858 3804"/>
                              <a:gd name="T193" fmla="*/ T192 w 97"/>
                              <a:gd name="T194" fmla="+- 0 1407 1318"/>
                              <a:gd name="T195" fmla="*/ 1407 h 89"/>
                              <a:gd name="T196" fmla="+- 0 3851 3804"/>
                              <a:gd name="T197" fmla="*/ T196 w 97"/>
                              <a:gd name="T198" fmla="+- 0 1402 1318"/>
                              <a:gd name="T199" fmla="*/ 1402 h 89"/>
                              <a:gd name="T200" fmla="+- 0 3851 3804"/>
                              <a:gd name="T201" fmla="*/ T200 w 97"/>
                              <a:gd name="T202" fmla="+- 0 1392 1318"/>
                              <a:gd name="T203" fmla="*/ 1392 h 89"/>
                              <a:gd name="T204" fmla="+- 0 3859 3804"/>
                              <a:gd name="T205" fmla="*/ T204 w 97"/>
                              <a:gd name="T206" fmla="+- 0 1399 1318"/>
                              <a:gd name="T207" fmla="*/ 1399 h 89"/>
                              <a:gd name="T208" fmla="+- 0 3893 3804"/>
                              <a:gd name="T209" fmla="*/ T208 w 97"/>
                              <a:gd name="T210" fmla="+- 0 1399 1318"/>
                              <a:gd name="T211" fmla="*/ 1399 h 89"/>
                              <a:gd name="T212" fmla="+- 0 3884 3804"/>
                              <a:gd name="T213" fmla="*/ T212 w 97"/>
                              <a:gd name="T214" fmla="+- 0 1407 1318"/>
                              <a:gd name="T215" fmla="*/ 140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97" h="89">
                                <a:moveTo>
                                  <a:pt x="20" y="26"/>
                                </a:moveTo>
                                <a:lnTo>
                                  <a:pt x="10" y="26"/>
                                </a:lnTo>
                                <a:lnTo>
                                  <a:pt x="10" y="11"/>
                                </a:lnTo>
                                <a:lnTo>
                                  <a:pt x="20" y="8"/>
                                </a:lnTo>
                                <a:lnTo>
                                  <a:pt x="20" y="26"/>
                                </a:lnTo>
                                <a:close/>
                                <a:moveTo>
                                  <a:pt x="36" y="35"/>
                                </a:moveTo>
                                <a:lnTo>
                                  <a:pt x="0" y="35"/>
                                </a:lnTo>
                                <a:lnTo>
                                  <a:pt x="0" y="26"/>
                                </a:lnTo>
                                <a:lnTo>
                                  <a:pt x="36" y="26"/>
                                </a:lnTo>
                                <a:lnTo>
                                  <a:pt x="36" y="35"/>
                                </a:lnTo>
                                <a:close/>
                                <a:moveTo>
                                  <a:pt x="32" y="89"/>
                                </a:moveTo>
                                <a:lnTo>
                                  <a:pt x="10" y="89"/>
                                </a:lnTo>
                                <a:lnTo>
                                  <a:pt x="10" y="35"/>
                                </a:lnTo>
                                <a:lnTo>
                                  <a:pt x="20" y="35"/>
                                </a:lnTo>
                                <a:lnTo>
                                  <a:pt x="20" y="75"/>
                                </a:lnTo>
                                <a:lnTo>
                                  <a:pt x="24" y="81"/>
                                </a:lnTo>
                                <a:lnTo>
                                  <a:pt x="36" y="81"/>
                                </a:lnTo>
                                <a:lnTo>
                                  <a:pt x="36" y="87"/>
                                </a:lnTo>
                                <a:lnTo>
                                  <a:pt x="32" y="89"/>
                                </a:lnTo>
                                <a:close/>
                                <a:moveTo>
                                  <a:pt x="36" y="81"/>
                                </a:moveTo>
                                <a:lnTo>
                                  <a:pt x="33" y="81"/>
                                </a:lnTo>
                                <a:lnTo>
                                  <a:pt x="36" y="79"/>
                                </a:lnTo>
                                <a:lnTo>
                                  <a:pt x="36" y="81"/>
                                </a:lnTo>
                                <a:close/>
                                <a:moveTo>
                                  <a:pt x="50" y="15"/>
                                </a:moveTo>
                                <a:lnTo>
                                  <a:pt x="50" y="5"/>
                                </a:lnTo>
                                <a:lnTo>
                                  <a:pt x="58" y="0"/>
                                </a:lnTo>
                                <a:lnTo>
                                  <a:pt x="80" y="0"/>
                                </a:lnTo>
                                <a:lnTo>
                                  <a:pt x="90" y="9"/>
                                </a:lnTo>
                                <a:lnTo>
                                  <a:pt x="58" y="9"/>
                                </a:lnTo>
                                <a:lnTo>
                                  <a:pt x="50" y="15"/>
                                </a:lnTo>
                                <a:close/>
                                <a:moveTo>
                                  <a:pt x="89" y="81"/>
                                </a:moveTo>
                                <a:lnTo>
                                  <a:pt x="75" y="81"/>
                                </a:lnTo>
                                <a:lnTo>
                                  <a:pt x="86" y="72"/>
                                </a:lnTo>
                                <a:lnTo>
                                  <a:pt x="86" y="47"/>
                                </a:lnTo>
                                <a:lnTo>
                                  <a:pt x="55" y="47"/>
                                </a:lnTo>
                                <a:lnTo>
                                  <a:pt x="55" y="39"/>
                                </a:lnTo>
                                <a:lnTo>
                                  <a:pt x="83" y="39"/>
                                </a:lnTo>
                                <a:lnTo>
                                  <a:pt x="83" y="9"/>
                                </a:lnTo>
                                <a:lnTo>
                                  <a:pt x="90" y="9"/>
                                </a:lnTo>
                                <a:lnTo>
                                  <a:pt x="93" y="12"/>
                                </a:lnTo>
                                <a:lnTo>
                                  <a:pt x="93" y="38"/>
                                </a:lnTo>
                                <a:lnTo>
                                  <a:pt x="76" y="43"/>
                                </a:lnTo>
                                <a:lnTo>
                                  <a:pt x="85" y="44"/>
                                </a:lnTo>
                                <a:lnTo>
                                  <a:pt x="96" y="55"/>
                                </a:lnTo>
                                <a:lnTo>
                                  <a:pt x="96" y="75"/>
                                </a:lnTo>
                                <a:lnTo>
                                  <a:pt x="89" y="81"/>
                                </a:lnTo>
                                <a:close/>
                                <a:moveTo>
                                  <a:pt x="80" y="89"/>
                                </a:moveTo>
                                <a:lnTo>
                                  <a:pt x="54" y="89"/>
                                </a:lnTo>
                                <a:lnTo>
                                  <a:pt x="47" y="84"/>
                                </a:lnTo>
                                <a:lnTo>
                                  <a:pt x="47" y="74"/>
                                </a:lnTo>
                                <a:lnTo>
                                  <a:pt x="55" y="81"/>
                                </a:lnTo>
                                <a:lnTo>
                                  <a:pt x="89" y="81"/>
                                </a:lnTo>
                                <a:lnTo>
                                  <a:pt x="80" y="8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8" name="AutoShape 256"/>
                        <wps:cNvSpPr>
                          <a:spLocks/>
                        </wps:cNvSpPr>
                        <wps:spPr bwMode="auto">
                          <a:xfrm>
                            <a:off x="7160" y="11719"/>
                            <a:ext cx="300" cy="200"/>
                          </a:xfrm>
                          <a:custGeom>
                            <a:avLst/>
                            <a:gdLst>
                              <a:gd name="T0" fmla="+- 0 4557 7160"/>
                              <a:gd name="T1" fmla="*/ T0 w 300"/>
                              <a:gd name="T2" fmla="+- 0 1477 11719"/>
                              <a:gd name="T3" fmla="*/ 1477 h 200"/>
                              <a:gd name="T4" fmla="+- 0 4710 7160"/>
                              <a:gd name="T5" fmla="*/ T4 w 300"/>
                              <a:gd name="T6" fmla="+- 0 1426 11719"/>
                              <a:gd name="T7" fmla="*/ 1426 h 200"/>
                              <a:gd name="T8" fmla="+- 0 4710 7160"/>
                              <a:gd name="T9" fmla="*/ T8 w 300"/>
                              <a:gd name="T10" fmla="+- 0 1426 11719"/>
                              <a:gd name="T11" fmla="*/ 1426 h 200"/>
                              <a:gd name="T12" fmla="+- 0 4557 7160"/>
                              <a:gd name="T13" fmla="*/ T12 w 300"/>
                              <a:gd name="T14" fmla="+- 0 1375 11719"/>
                              <a:gd name="T15" fmla="*/ 1375 h 200"/>
                            </a:gdLst>
                            <a:ahLst/>
                            <a:cxnLst>
                              <a:cxn ang="0">
                                <a:pos x="T1" y="T3"/>
                              </a:cxn>
                              <a:cxn ang="0">
                                <a:pos x="T5" y="T7"/>
                              </a:cxn>
                              <a:cxn ang="0">
                                <a:pos x="T9" y="T11"/>
                              </a:cxn>
                              <a:cxn ang="0">
                                <a:pos x="T13" y="T15"/>
                              </a:cxn>
                            </a:cxnLst>
                            <a:rect l="0" t="0" r="r" b="b"/>
                            <a:pathLst>
                              <a:path w="300" h="200">
                                <a:moveTo>
                                  <a:pt x="-2603" y="-10242"/>
                                </a:moveTo>
                                <a:lnTo>
                                  <a:pt x="-2450" y="-10293"/>
                                </a:lnTo>
                                <a:moveTo>
                                  <a:pt x="-2450" y="-10293"/>
                                </a:moveTo>
                                <a:lnTo>
                                  <a:pt x="-2603" y="-10344"/>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 name="Line 255"/>
                        <wps:cNvCnPr>
                          <a:cxnSpLocks noChangeShapeType="1"/>
                        </wps:cNvCnPr>
                        <wps:spPr bwMode="auto">
                          <a:xfrm>
                            <a:off x="1943" y="1600"/>
                            <a:ext cx="725" cy="0"/>
                          </a:xfrm>
                          <a:prstGeom prst="line">
                            <a:avLst/>
                          </a:prstGeom>
                          <a:noFill/>
                          <a:ln w="7147">
                            <a:solidFill>
                              <a:srgbClr val="000000"/>
                            </a:solidFill>
                            <a:round/>
                            <a:headEnd/>
                            <a:tailEnd/>
                          </a:ln>
                          <a:extLst>
                            <a:ext uri="{909E8E84-426E-40DD-AFC4-6F175D3DCCD1}">
                              <a14:hiddenFill xmlns:a14="http://schemas.microsoft.com/office/drawing/2010/main">
                                <a:noFill/>
                              </a14:hiddenFill>
                            </a:ext>
                          </a:extLst>
                        </wps:spPr>
                        <wps:bodyPr/>
                      </wps:wsp>
                      <wps:wsp>
                        <wps:cNvPr id="260" name="AutoShape 254"/>
                        <wps:cNvSpPr>
                          <a:spLocks/>
                        </wps:cNvSpPr>
                        <wps:spPr bwMode="auto">
                          <a:xfrm>
                            <a:off x="2130" y="1492"/>
                            <a:ext cx="101" cy="89"/>
                          </a:xfrm>
                          <a:custGeom>
                            <a:avLst/>
                            <a:gdLst>
                              <a:gd name="T0" fmla="+- 0 2150 2130"/>
                              <a:gd name="T1" fmla="*/ T0 w 101"/>
                              <a:gd name="T2" fmla="+- 0 1518 1492"/>
                              <a:gd name="T3" fmla="*/ 1518 h 89"/>
                              <a:gd name="T4" fmla="+- 0 2140 2130"/>
                              <a:gd name="T5" fmla="*/ T4 w 101"/>
                              <a:gd name="T6" fmla="+- 0 1518 1492"/>
                              <a:gd name="T7" fmla="*/ 1518 h 89"/>
                              <a:gd name="T8" fmla="+- 0 2140 2130"/>
                              <a:gd name="T9" fmla="*/ T8 w 101"/>
                              <a:gd name="T10" fmla="+- 0 1503 1492"/>
                              <a:gd name="T11" fmla="*/ 1503 h 89"/>
                              <a:gd name="T12" fmla="+- 0 2150 2130"/>
                              <a:gd name="T13" fmla="*/ T12 w 101"/>
                              <a:gd name="T14" fmla="+- 0 1500 1492"/>
                              <a:gd name="T15" fmla="*/ 1500 h 89"/>
                              <a:gd name="T16" fmla="+- 0 2150 2130"/>
                              <a:gd name="T17" fmla="*/ T16 w 101"/>
                              <a:gd name="T18" fmla="+- 0 1518 1492"/>
                              <a:gd name="T19" fmla="*/ 1518 h 89"/>
                              <a:gd name="T20" fmla="+- 0 2165 2130"/>
                              <a:gd name="T21" fmla="*/ T20 w 101"/>
                              <a:gd name="T22" fmla="+- 0 1527 1492"/>
                              <a:gd name="T23" fmla="*/ 1527 h 89"/>
                              <a:gd name="T24" fmla="+- 0 2130 2130"/>
                              <a:gd name="T25" fmla="*/ T24 w 101"/>
                              <a:gd name="T26" fmla="+- 0 1527 1492"/>
                              <a:gd name="T27" fmla="*/ 1527 h 89"/>
                              <a:gd name="T28" fmla="+- 0 2130 2130"/>
                              <a:gd name="T29" fmla="*/ T28 w 101"/>
                              <a:gd name="T30" fmla="+- 0 1518 1492"/>
                              <a:gd name="T31" fmla="*/ 1518 h 89"/>
                              <a:gd name="T32" fmla="+- 0 2165 2130"/>
                              <a:gd name="T33" fmla="*/ T32 w 101"/>
                              <a:gd name="T34" fmla="+- 0 1518 1492"/>
                              <a:gd name="T35" fmla="*/ 1518 h 89"/>
                              <a:gd name="T36" fmla="+- 0 2165 2130"/>
                              <a:gd name="T37" fmla="*/ T36 w 101"/>
                              <a:gd name="T38" fmla="+- 0 1527 1492"/>
                              <a:gd name="T39" fmla="*/ 1527 h 89"/>
                              <a:gd name="T40" fmla="+- 0 2162 2130"/>
                              <a:gd name="T41" fmla="*/ T40 w 101"/>
                              <a:gd name="T42" fmla="+- 0 1581 1492"/>
                              <a:gd name="T43" fmla="*/ 1581 h 89"/>
                              <a:gd name="T44" fmla="+- 0 2140 2130"/>
                              <a:gd name="T45" fmla="*/ T44 w 101"/>
                              <a:gd name="T46" fmla="+- 0 1581 1492"/>
                              <a:gd name="T47" fmla="*/ 1581 h 89"/>
                              <a:gd name="T48" fmla="+- 0 2140 2130"/>
                              <a:gd name="T49" fmla="*/ T48 w 101"/>
                              <a:gd name="T50" fmla="+- 0 1527 1492"/>
                              <a:gd name="T51" fmla="*/ 1527 h 89"/>
                              <a:gd name="T52" fmla="+- 0 2150 2130"/>
                              <a:gd name="T53" fmla="*/ T52 w 101"/>
                              <a:gd name="T54" fmla="+- 0 1527 1492"/>
                              <a:gd name="T55" fmla="*/ 1527 h 89"/>
                              <a:gd name="T56" fmla="+- 0 2150 2130"/>
                              <a:gd name="T57" fmla="*/ T56 w 101"/>
                              <a:gd name="T58" fmla="+- 0 1567 1492"/>
                              <a:gd name="T59" fmla="*/ 1567 h 89"/>
                              <a:gd name="T60" fmla="+- 0 2154 2130"/>
                              <a:gd name="T61" fmla="*/ T60 w 101"/>
                              <a:gd name="T62" fmla="+- 0 1573 1492"/>
                              <a:gd name="T63" fmla="*/ 1573 h 89"/>
                              <a:gd name="T64" fmla="+- 0 2165 2130"/>
                              <a:gd name="T65" fmla="*/ T64 w 101"/>
                              <a:gd name="T66" fmla="+- 0 1573 1492"/>
                              <a:gd name="T67" fmla="*/ 1573 h 89"/>
                              <a:gd name="T68" fmla="+- 0 2165 2130"/>
                              <a:gd name="T69" fmla="*/ T68 w 101"/>
                              <a:gd name="T70" fmla="+- 0 1579 1492"/>
                              <a:gd name="T71" fmla="*/ 1579 h 89"/>
                              <a:gd name="T72" fmla="+- 0 2162 2130"/>
                              <a:gd name="T73" fmla="*/ T72 w 101"/>
                              <a:gd name="T74" fmla="+- 0 1581 1492"/>
                              <a:gd name="T75" fmla="*/ 1581 h 89"/>
                              <a:gd name="T76" fmla="+- 0 2165 2130"/>
                              <a:gd name="T77" fmla="*/ T76 w 101"/>
                              <a:gd name="T78" fmla="+- 0 1573 1492"/>
                              <a:gd name="T79" fmla="*/ 1573 h 89"/>
                              <a:gd name="T80" fmla="+- 0 2163 2130"/>
                              <a:gd name="T81" fmla="*/ T80 w 101"/>
                              <a:gd name="T82" fmla="+- 0 1573 1492"/>
                              <a:gd name="T83" fmla="*/ 1573 h 89"/>
                              <a:gd name="T84" fmla="+- 0 2165 2130"/>
                              <a:gd name="T85" fmla="*/ T84 w 101"/>
                              <a:gd name="T86" fmla="+- 0 1571 1492"/>
                              <a:gd name="T87" fmla="*/ 1571 h 89"/>
                              <a:gd name="T88" fmla="+- 0 2165 2130"/>
                              <a:gd name="T89" fmla="*/ T88 w 101"/>
                              <a:gd name="T90" fmla="+- 0 1573 1492"/>
                              <a:gd name="T91" fmla="*/ 1573 h 89"/>
                              <a:gd name="T92" fmla="+- 0 2214 2130"/>
                              <a:gd name="T93" fmla="*/ T92 w 101"/>
                              <a:gd name="T94" fmla="+- 0 1581 1492"/>
                              <a:gd name="T95" fmla="*/ 1581 h 89"/>
                              <a:gd name="T96" fmla="+- 0 2190 2130"/>
                              <a:gd name="T97" fmla="*/ T96 w 101"/>
                              <a:gd name="T98" fmla="+- 0 1581 1492"/>
                              <a:gd name="T99" fmla="*/ 1581 h 89"/>
                              <a:gd name="T100" fmla="+- 0 2175 2130"/>
                              <a:gd name="T101" fmla="*/ T100 w 101"/>
                              <a:gd name="T102" fmla="+- 0 1560 1492"/>
                              <a:gd name="T103" fmla="*/ 1560 h 89"/>
                              <a:gd name="T104" fmla="+- 0 2175 2130"/>
                              <a:gd name="T105" fmla="*/ T104 w 101"/>
                              <a:gd name="T106" fmla="+- 0 1519 1492"/>
                              <a:gd name="T107" fmla="*/ 1519 h 89"/>
                              <a:gd name="T108" fmla="+- 0 2194 2130"/>
                              <a:gd name="T109" fmla="*/ T108 w 101"/>
                              <a:gd name="T110" fmla="+- 0 1492 1492"/>
                              <a:gd name="T111" fmla="*/ 1492 h 89"/>
                              <a:gd name="T112" fmla="+- 0 2219 2130"/>
                              <a:gd name="T113" fmla="*/ T112 w 101"/>
                              <a:gd name="T114" fmla="+- 0 1492 1492"/>
                              <a:gd name="T115" fmla="*/ 1492 h 89"/>
                              <a:gd name="T116" fmla="+- 0 2224 2130"/>
                              <a:gd name="T117" fmla="*/ T116 w 101"/>
                              <a:gd name="T118" fmla="+- 0 1495 1492"/>
                              <a:gd name="T119" fmla="*/ 1495 h 89"/>
                              <a:gd name="T120" fmla="+- 0 2224 2130"/>
                              <a:gd name="T121" fmla="*/ T120 w 101"/>
                              <a:gd name="T122" fmla="+- 0 1500 1492"/>
                              <a:gd name="T123" fmla="*/ 1500 h 89"/>
                              <a:gd name="T124" fmla="+- 0 2199 2130"/>
                              <a:gd name="T125" fmla="*/ T124 w 101"/>
                              <a:gd name="T126" fmla="+- 0 1500 1492"/>
                              <a:gd name="T127" fmla="*/ 1500 h 89"/>
                              <a:gd name="T128" fmla="+- 0 2185 2130"/>
                              <a:gd name="T129" fmla="*/ T128 w 101"/>
                              <a:gd name="T130" fmla="+- 0 1521 1492"/>
                              <a:gd name="T131" fmla="*/ 1521 h 89"/>
                              <a:gd name="T132" fmla="+- 0 2185 2130"/>
                              <a:gd name="T133" fmla="*/ T132 w 101"/>
                              <a:gd name="T134" fmla="+- 0 1538 1492"/>
                              <a:gd name="T135" fmla="*/ 1538 h 89"/>
                              <a:gd name="T136" fmla="+- 0 2192 2130"/>
                              <a:gd name="T137" fmla="*/ T136 w 101"/>
                              <a:gd name="T138" fmla="+- 0 1538 1492"/>
                              <a:gd name="T139" fmla="*/ 1538 h 89"/>
                              <a:gd name="T140" fmla="+- 0 2186 2130"/>
                              <a:gd name="T141" fmla="*/ T140 w 101"/>
                              <a:gd name="T142" fmla="+- 0 1544 1492"/>
                              <a:gd name="T143" fmla="*/ 1544 h 89"/>
                              <a:gd name="T144" fmla="+- 0 2186 2130"/>
                              <a:gd name="T145" fmla="*/ T144 w 101"/>
                              <a:gd name="T146" fmla="+- 0 1560 1492"/>
                              <a:gd name="T147" fmla="*/ 1560 h 89"/>
                              <a:gd name="T148" fmla="+- 0 2195 2130"/>
                              <a:gd name="T149" fmla="*/ T148 w 101"/>
                              <a:gd name="T150" fmla="+- 0 1573 1492"/>
                              <a:gd name="T151" fmla="*/ 1573 h 89"/>
                              <a:gd name="T152" fmla="+- 0 2222 2130"/>
                              <a:gd name="T153" fmla="*/ T152 w 101"/>
                              <a:gd name="T154" fmla="+- 0 1573 1492"/>
                              <a:gd name="T155" fmla="*/ 1573 h 89"/>
                              <a:gd name="T156" fmla="+- 0 2214 2130"/>
                              <a:gd name="T157" fmla="*/ T156 w 101"/>
                              <a:gd name="T158" fmla="+- 0 1581 1492"/>
                              <a:gd name="T159" fmla="*/ 1581 h 89"/>
                              <a:gd name="T160" fmla="+- 0 2224 2130"/>
                              <a:gd name="T161" fmla="*/ T160 w 101"/>
                              <a:gd name="T162" fmla="+- 0 1504 1492"/>
                              <a:gd name="T163" fmla="*/ 1504 h 89"/>
                              <a:gd name="T164" fmla="+- 0 2218 2130"/>
                              <a:gd name="T165" fmla="*/ T164 w 101"/>
                              <a:gd name="T166" fmla="+- 0 1500 1492"/>
                              <a:gd name="T167" fmla="*/ 1500 h 89"/>
                              <a:gd name="T168" fmla="+- 0 2224 2130"/>
                              <a:gd name="T169" fmla="*/ T168 w 101"/>
                              <a:gd name="T170" fmla="+- 0 1500 1492"/>
                              <a:gd name="T171" fmla="*/ 1500 h 89"/>
                              <a:gd name="T172" fmla="+- 0 2224 2130"/>
                              <a:gd name="T173" fmla="*/ T172 w 101"/>
                              <a:gd name="T174" fmla="+- 0 1504 1492"/>
                              <a:gd name="T175" fmla="*/ 1504 h 89"/>
                              <a:gd name="T176" fmla="+- 0 2192 2130"/>
                              <a:gd name="T177" fmla="*/ T176 w 101"/>
                              <a:gd name="T178" fmla="+- 0 1538 1492"/>
                              <a:gd name="T179" fmla="*/ 1538 h 89"/>
                              <a:gd name="T180" fmla="+- 0 2185 2130"/>
                              <a:gd name="T181" fmla="*/ T180 w 101"/>
                              <a:gd name="T182" fmla="+- 0 1538 1492"/>
                              <a:gd name="T183" fmla="*/ 1538 h 89"/>
                              <a:gd name="T184" fmla="+- 0 2191 2130"/>
                              <a:gd name="T185" fmla="*/ T184 w 101"/>
                              <a:gd name="T186" fmla="+- 0 1526 1492"/>
                              <a:gd name="T187" fmla="*/ 1526 h 89"/>
                              <a:gd name="T188" fmla="+- 0 2216 2130"/>
                              <a:gd name="T189" fmla="*/ T188 w 101"/>
                              <a:gd name="T190" fmla="+- 0 1526 1492"/>
                              <a:gd name="T191" fmla="*/ 1526 h 89"/>
                              <a:gd name="T192" fmla="+- 0 2224 2130"/>
                              <a:gd name="T193" fmla="*/ T192 w 101"/>
                              <a:gd name="T194" fmla="+- 0 1534 1492"/>
                              <a:gd name="T195" fmla="*/ 1534 h 89"/>
                              <a:gd name="T196" fmla="+- 0 2195 2130"/>
                              <a:gd name="T197" fmla="*/ T196 w 101"/>
                              <a:gd name="T198" fmla="+- 0 1534 1492"/>
                              <a:gd name="T199" fmla="*/ 1534 h 89"/>
                              <a:gd name="T200" fmla="+- 0 2192 2130"/>
                              <a:gd name="T201" fmla="*/ T200 w 101"/>
                              <a:gd name="T202" fmla="+- 0 1538 1492"/>
                              <a:gd name="T203" fmla="*/ 1538 h 89"/>
                              <a:gd name="T204" fmla="+- 0 2222 2130"/>
                              <a:gd name="T205" fmla="*/ T204 w 101"/>
                              <a:gd name="T206" fmla="+- 0 1573 1492"/>
                              <a:gd name="T207" fmla="*/ 1573 h 89"/>
                              <a:gd name="T208" fmla="+- 0 2210 2130"/>
                              <a:gd name="T209" fmla="*/ T208 w 101"/>
                              <a:gd name="T210" fmla="+- 0 1573 1492"/>
                              <a:gd name="T211" fmla="*/ 1573 h 89"/>
                              <a:gd name="T212" fmla="+- 0 2220 2130"/>
                              <a:gd name="T213" fmla="*/ T212 w 101"/>
                              <a:gd name="T214" fmla="+- 0 1562 1492"/>
                              <a:gd name="T215" fmla="*/ 1562 h 89"/>
                              <a:gd name="T216" fmla="+- 0 2220 2130"/>
                              <a:gd name="T217" fmla="*/ T216 w 101"/>
                              <a:gd name="T218" fmla="+- 0 1544 1492"/>
                              <a:gd name="T219" fmla="*/ 1544 h 89"/>
                              <a:gd name="T220" fmla="+- 0 2211 2130"/>
                              <a:gd name="T221" fmla="*/ T220 w 101"/>
                              <a:gd name="T222" fmla="+- 0 1534 1492"/>
                              <a:gd name="T223" fmla="*/ 1534 h 89"/>
                              <a:gd name="T224" fmla="+- 0 2224 2130"/>
                              <a:gd name="T225" fmla="*/ T224 w 101"/>
                              <a:gd name="T226" fmla="+- 0 1534 1492"/>
                              <a:gd name="T227" fmla="*/ 1534 h 89"/>
                              <a:gd name="T228" fmla="+- 0 2230 2130"/>
                              <a:gd name="T229" fmla="*/ T228 w 101"/>
                              <a:gd name="T230" fmla="+- 0 1540 1492"/>
                              <a:gd name="T231" fmla="*/ 1540 h 89"/>
                              <a:gd name="T232" fmla="+- 0 2230 2130"/>
                              <a:gd name="T233" fmla="*/ T232 w 101"/>
                              <a:gd name="T234" fmla="+- 0 1565 1492"/>
                              <a:gd name="T235" fmla="*/ 1565 h 89"/>
                              <a:gd name="T236" fmla="+- 0 2222 2130"/>
                              <a:gd name="T237" fmla="*/ T236 w 101"/>
                              <a:gd name="T238" fmla="+- 0 1573 1492"/>
                              <a:gd name="T239" fmla="*/ 157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 h="89">
                                <a:moveTo>
                                  <a:pt x="20" y="26"/>
                                </a:moveTo>
                                <a:lnTo>
                                  <a:pt x="10" y="26"/>
                                </a:lnTo>
                                <a:lnTo>
                                  <a:pt x="10" y="11"/>
                                </a:lnTo>
                                <a:lnTo>
                                  <a:pt x="20" y="8"/>
                                </a:lnTo>
                                <a:lnTo>
                                  <a:pt x="20" y="26"/>
                                </a:lnTo>
                                <a:close/>
                                <a:moveTo>
                                  <a:pt x="35" y="35"/>
                                </a:moveTo>
                                <a:lnTo>
                                  <a:pt x="0" y="35"/>
                                </a:lnTo>
                                <a:lnTo>
                                  <a:pt x="0" y="26"/>
                                </a:lnTo>
                                <a:lnTo>
                                  <a:pt x="35" y="26"/>
                                </a:lnTo>
                                <a:lnTo>
                                  <a:pt x="35" y="35"/>
                                </a:lnTo>
                                <a:close/>
                                <a:moveTo>
                                  <a:pt x="32" y="89"/>
                                </a:moveTo>
                                <a:lnTo>
                                  <a:pt x="10" y="89"/>
                                </a:lnTo>
                                <a:lnTo>
                                  <a:pt x="10" y="35"/>
                                </a:lnTo>
                                <a:lnTo>
                                  <a:pt x="20" y="35"/>
                                </a:lnTo>
                                <a:lnTo>
                                  <a:pt x="20" y="75"/>
                                </a:lnTo>
                                <a:lnTo>
                                  <a:pt x="24" y="81"/>
                                </a:lnTo>
                                <a:lnTo>
                                  <a:pt x="35" y="81"/>
                                </a:lnTo>
                                <a:lnTo>
                                  <a:pt x="35" y="87"/>
                                </a:lnTo>
                                <a:lnTo>
                                  <a:pt x="32" y="89"/>
                                </a:lnTo>
                                <a:close/>
                                <a:moveTo>
                                  <a:pt x="35" y="81"/>
                                </a:moveTo>
                                <a:lnTo>
                                  <a:pt x="33" y="81"/>
                                </a:lnTo>
                                <a:lnTo>
                                  <a:pt x="35" y="79"/>
                                </a:lnTo>
                                <a:lnTo>
                                  <a:pt x="35" y="81"/>
                                </a:lnTo>
                                <a:close/>
                                <a:moveTo>
                                  <a:pt x="84" y="89"/>
                                </a:moveTo>
                                <a:lnTo>
                                  <a:pt x="60" y="89"/>
                                </a:lnTo>
                                <a:lnTo>
                                  <a:pt x="45" y="68"/>
                                </a:lnTo>
                                <a:lnTo>
                                  <a:pt x="45" y="27"/>
                                </a:lnTo>
                                <a:lnTo>
                                  <a:pt x="64" y="0"/>
                                </a:lnTo>
                                <a:lnTo>
                                  <a:pt x="89" y="0"/>
                                </a:lnTo>
                                <a:lnTo>
                                  <a:pt x="94" y="3"/>
                                </a:lnTo>
                                <a:lnTo>
                                  <a:pt x="94" y="8"/>
                                </a:lnTo>
                                <a:lnTo>
                                  <a:pt x="69" y="8"/>
                                </a:lnTo>
                                <a:lnTo>
                                  <a:pt x="55" y="29"/>
                                </a:lnTo>
                                <a:lnTo>
                                  <a:pt x="55" y="46"/>
                                </a:lnTo>
                                <a:lnTo>
                                  <a:pt x="62" y="46"/>
                                </a:lnTo>
                                <a:lnTo>
                                  <a:pt x="56" y="52"/>
                                </a:lnTo>
                                <a:lnTo>
                                  <a:pt x="56" y="68"/>
                                </a:lnTo>
                                <a:lnTo>
                                  <a:pt x="65" y="81"/>
                                </a:lnTo>
                                <a:lnTo>
                                  <a:pt x="92" y="81"/>
                                </a:lnTo>
                                <a:lnTo>
                                  <a:pt x="84" y="89"/>
                                </a:lnTo>
                                <a:close/>
                                <a:moveTo>
                                  <a:pt x="94" y="12"/>
                                </a:moveTo>
                                <a:lnTo>
                                  <a:pt x="88" y="8"/>
                                </a:lnTo>
                                <a:lnTo>
                                  <a:pt x="94" y="8"/>
                                </a:lnTo>
                                <a:lnTo>
                                  <a:pt x="94" y="12"/>
                                </a:lnTo>
                                <a:close/>
                                <a:moveTo>
                                  <a:pt x="62" y="46"/>
                                </a:moveTo>
                                <a:lnTo>
                                  <a:pt x="55" y="46"/>
                                </a:lnTo>
                                <a:lnTo>
                                  <a:pt x="61" y="34"/>
                                </a:lnTo>
                                <a:lnTo>
                                  <a:pt x="86" y="34"/>
                                </a:lnTo>
                                <a:lnTo>
                                  <a:pt x="94" y="42"/>
                                </a:lnTo>
                                <a:lnTo>
                                  <a:pt x="65" y="42"/>
                                </a:lnTo>
                                <a:lnTo>
                                  <a:pt x="62" y="46"/>
                                </a:lnTo>
                                <a:close/>
                                <a:moveTo>
                                  <a:pt x="92" y="81"/>
                                </a:moveTo>
                                <a:lnTo>
                                  <a:pt x="80" y="81"/>
                                </a:lnTo>
                                <a:lnTo>
                                  <a:pt x="90" y="70"/>
                                </a:lnTo>
                                <a:lnTo>
                                  <a:pt x="90" y="52"/>
                                </a:lnTo>
                                <a:lnTo>
                                  <a:pt x="81" y="42"/>
                                </a:lnTo>
                                <a:lnTo>
                                  <a:pt x="94" y="42"/>
                                </a:lnTo>
                                <a:lnTo>
                                  <a:pt x="100" y="48"/>
                                </a:lnTo>
                                <a:lnTo>
                                  <a:pt x="100" y="73"/>
                                </a:lnTo>
                                <a:lnTo>
                                  <a:pt x="92" y="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1" name="AutoShape 253"/>
                        <wps:cNvSpPr>
                          <a:spLocks/>
                        </wps:cNvSpPr>
                        <wps:spPr bwMode="auto">
                          <a:xfrm>
                            <a:off x="3160" y="11379"/>
                            <a:ext cx="300" cy="200"/>
                          </a:xfrm>
                          <a:custGeom>
                            <a:avLst/>
                            <a:gdLst>
                              <a:gd name="T0" fmla="+- 0 2515 3160"/>
                              <a:gd name="T1" fmla="*/ T0 w 300"/>
                              <a:gd name="T2" fmla="+- 0 1651 11379"/>
                              <a:gd name="T3" fmla="*/ 1651 h 200"/>
                              <a:gd name="T4" fmla="+- 0 2668 3160"/>
                              <a:gd name="T5" fmla="*/ T4 w 300"/>
                              <a:gd name="T6" fmla="+- 0 1600 11379"/>
                              <a:gd name="T7" fmla="*/ 1600 h 200"/>
                              <a:gd name="T8" fmla="+- 0 2668 3160"/>
                              <a:gd name="T9" fmla="*/ T8 w 300"/>
                              <a:gd name="T10" fmla="+- 0 1600 11379"/>
                              <a:gd name="T11" fmla="*/ 1600 h 200"/>
                              <a:gd name="T12" fmla="+- 0 2515 3160"/>
                              <a:gd name="T13" fmla="*/ T12 w 300"/>
                              <a:gd name="T14" fmla="+- 0 1549 11379"/>
                              <a:gd name="T15" fmla="*/ 1549 h 200"/>
                            </a:gdLst>
                            <a:ahLst/>
                            <a:cxnLst>
                              <a:cxn ang="0">
                                <a:pos x="T1" y="T3"/>
                              </a:cxn>
                              <a:cxn ang="0">
                                <a:pos x="T5" y="T7"/>
                              </a:cxn>
                              <a:cxn ang="0">
                                <a:pos x="T9" y="T11"/>
                              </a:cxn>
                              <a:cxn ang="0">
                                <a:pos x="T13" y="T15"/>
                              </a:cxn>
                            </a:cxnLst>
                            <a:rect l="0" t="0" r="r" b="b"/>
                            <a:pathLst>
                              <a:path w="300" h="200">
                                <a:moveTo>
                                  <a:pt x="-645" y="-9728"/>
                                </a:moveTo>
                                <a:lnTo>
                                  <a:pt x="-492" y="-9779"/>
                                </a:lnTo>
                                <a:moveTo>
                                  <a:pt x="-492" y="-9779"/>
                                </a:moveTo>
                                <a:lnTo>
                                  <a:pt x="-645" y="-9830"/>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 name="AutoShape 252"/>
                        <wps:cNvSpPr>
                          <a:spLocks/>
                        </wps:cNvSpPr>
                        <wps:spPr bwMode="auto">
                          <a:xfrm>
                            <a:off x="4440" y="13079"/>
                            <a:ext cx="2200" cy="280"/>
                          </a:xfrm>
                          <a:custGeom>
                            <a:avLst/>
                            <a:gdLst>
                              <a:gd name="T0" fmla="+- 0 3168 4440"/>
                              <a:gd name="T1" fmla="*/ T0 w 2200"/>
                              <a:gd name="T2" fmla="+- 0 638 13079"/>
                              <a:gd name="T3" fmla="*/ 638 h 280"/>
                              <a:gd name="T4" fmla="+- 0 4291 4440"/>
                              <a:gd name="T5" fmla="*/ T4 w 2200"/>
                              <a:gd name="T6" fmla="+- 0 638 13079"/>
                              <a:gd name="T7" fmla="*/ 638 h 280"/>
                              <a:gd name="T8" fmla="+- 0 4291 4440"/>
                              <a:gd name="T9" fmla="*/ T8 w 2200"/>
                              <a:gd name="T10" fmla="+- 0 638 13079"/>
                              <a:gd name="T11" fmla="*/ 638 h 280"/>
                              <a:gd name="T12" fmla="+- 0 4291 4440"/>
                              <a:gd name="T13" fmla="*/ T12 w 2200"/>
                              <a:gd name="T14" fmla="+- 0 782 13079"/>
                              <a:gd name="T15" fmla="*/ 782 h 280"/>
                            </a:gdLst>
                            <a:ahLst/>
                            <a:cxnLst>
                              <a:cxn ang="0">
                                <a:pos x="T1" y="T3"/>
                              </a:cxn>
                              <a:cxn ang="0">
                                <a:pos x="T5" y="T7"/>
                              </a:cxn>
                              <a:cxn ang="0">
                                <a:pos x="T9" y="T11"/>
                              </a:cxn>
                              <a:cxn ang="0">
                                <a:pos x="T13" y="T15"/>
                              </a:cxn>
                            </a:cxnLst>
                            <a:rect l="0" t="0" r="r" b="b"/>
                            <a:pathLst>
                              <a:path w="2200" h="280">
                                <a:moveTo>
                                  <a:pt x="-1272" y="-12441"/>
                                </a:moveTo>
                                <a:lnTo>
                                  <a:pt x="-149" y="-12441"/>
                                </a:lnTo>
                                <a:moveTo>
                                  <a:pt x="-149" y="-12441"/>
                                </a:moveTo>
                                <a:lnTo>
                                  <a:pt x="-149" y="-12297"/>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 name="AutoShape 251"/>
                        <wps:cNvSpPr>
                          <a:spLocks/>
                        </wps:cNvSpPr>
                        <wps:spPr bwMode="auto">
                          <a:xfrm>
                            <a:off x="3640" y="725"/>
                            <a:ext cx="100" cy="89"/>
                          </a:xfrm>
                          <a:custGeom>
                            <a:avLst/>
                            <a:gdLst>
                              <a:gd name="T0" fmla="+- 0 3651 3640"/>
                              <a:gd name="T1" fmla="*/ T0 w 100"/>
                              <a:gd name="T2" fmla="+- 0 751 725"/>
                              <a:gd name="T3" fmla="*/ 751 h 89"/>
                              <a:gd name="T4" fmla="+- 0 3661 3640"/>
                              <a:gd name="T5" fmla="*/ T4 w 100"/>
                              <a:gd name="T6" fmla="+- 0 733 725"/>
                              <a:gd name="T7" fmla="*/ 733 h 89"/>
                              <a:gd name="T8" fmla="+- 0 3676 3640"/>
                              <a:gd name="T9" fmla="*/ T8 w 100"/>
                              <a:gd name="T10" fmla="+- 0 759 725"/>
                              <a:gd name="T11" fmla="*/ 759 h 89"/>
                              <a:gd name="T12" fmla="+- 0 3640 3640"/>
                              <a:gd name="T13" fmla="*/ T12 w 100"/>
                              <a:gd name="T14" fmla="+- 0 751 725"/>
                              <a:gd name="T15" fmla="*/ 751 h 89"/>
                              <a:gd name="T16" fmla="+- 0 3676 3640"/>
                              <a:gd name="T17" fmla="*/ T16 w 100"/>
                              <a:gd name="T18" fmla="+- 0 759 725"/>
                              <a:gd name="T19" fmla="*/ 759 h 89"/>
                              <a:gd name="T20" fmla="+- 0 3651 3640"/>
                              <a:gd name="T21" fmla="*/ T20 w 100"/>
                              <a:gd name="T22" fmla="+- 0 814 725"/>
                              <a:gd name="T23" fmla="*/ 814 h 89"/>
                              <a:gd name="T24" fmla="+- 0 3661 3640"/>
                              <a:gd name="T25" fmla="*/ T24 w 100"/>
                              <a:gd name="T26" fmla="+- 0 759 725"/>
                              <a:gd name="T27" fmla="*/ 759 h 89"/>
                              <a:gd name="T28" fmla="+- 0 3665 3640"/>
                              <a:gd name="T29" fmla="*/ T28 w 100"/>
                              <a:gd name="T30" fmla="+- 0 805 725"/>
                              <a:gd name="T31" fmla="*/ 805 h 89"/>
                              <a:gd name="T32" fmla="+- 0 3676 3640"/>
                              <a:gd name="T33" fmla="*/ T32 w 100"/>
                              <a:gd name="T34" fmla="+- 0 812 725"/>
                              <a:gd name="T35" fmla="*/ 812 h 89"/>
                              <a:gd name="T36" fmla="+- 0 3676 3640"/>
                              <a:gd name="T37" fmla="*/ T36 w 100"/>
                              <a:gd name="T38" fmla="+- 0 805 725"/>
                              <a:gd name="T39" fmla="*/ 805 h 89"/>
                              <a:gd name="T40" fmla="+- 0 3676 3640"/>
                              <a:gd name="T41" fmla="*/ T40 w 100"/>
                              <a:gd name="T42" fmla="+- 0 803 725"/>
                              <a:gd name="T43" fmla="*/ 803 h 89"/>
                              <a:gd name="T44" fmla="+- 0 3724 3640"/>
                              <a:gd name="T45" fmla="*/ T44 w 100"/>
                              <a:gd name="T46" fmla="+- 0 814 725"/>
                              <a:gd name="T47" fmla="*/ 814 h 89"/>
                              <a:gd name="T48" fmla="+- 0 3685 3640"/>
                              <a:gd name="T49" fmla="*/ T48 w 100"/>
                              <a:gd name="T50" fmla="+- 0 801 725"/>
                              <a:gd name="T51" fmla="*/ 801 h 89"/>
                              <a:gd name="T52" fmla="+- 0 3704 3640"/>
                              <a:gd name="T53" fmla="*/ T52 w 100"/>
                              <a:gd name="T54" fmla="+- 0 767 725"/>
                              <a:gd name="T55" fmla="*/ 767 h 89"/>
                              <a:gd name="T56" fmla="+- 0 3688 3640"/>
                              <a:gd name="T57" fmla="*/ T56 w 100"/>
                              <a:gd name="T58" fmla="+- 0 760 725"/>
                              <a:gd name="T59" fmla="*/ 760 h 89"/>
                              <a:gd name="T60" fmla="+- 0 3703 3640"/>
                              <a:gd name="T61" fmla="*/ T60 w 100"/>
                              <a:gd name="T62" fmla="+- 0 725 725"/>
                              <a:gd name="T63" fmla="*/ 725 h 89"/>
                              <a:gd name="T64" fmla="+- 0 3733 3640"/>
                              <a:gd name="T65" fmla="*/ T64 w 100"/>
                              <a:gd name="T66" fmla="+- 0 733 725"/>
                              <a:gd name="T67" fmla="*/ 733 h 89"/>
                              <a:gd name="T68" fmla="+- 0 3698 3640"/>
                              <a:gd name="T69" fmla="*/ T68 w 100"/>
                              <a:gd name="T70" fmla="+- 0 740 725"/>
                              <a:gd name="T71" fmla="*/ 740 h 89"/>
                              <a:gd name="T72" fmla="+- 0 3712 3640"/>
                              <a:gd name="T73" fmla="*/ T72 w 100"/>
                              <a:gd name="T74" fmla="+- 0 763 725"/>
                              <a:gd name="T75" fmla="*/ 763 h 89"/>
                              <a:gd name="T76" fmla="+- 0 3721 3640"/>
                              <a:gd name="T77" fmla="*/ T76 w 100"/>
                              <a:gd name="T78" fmla="+- 0 767 725"/>
                              <a:gd name="T79" fmla="*/ 767 h 89"/>
                              <a:gd name="T80" fmla="+- 0 3734 3640"/>
                              <a:gd name="T81" fmla="*/ T80 w 100"/>
                              <a:gd name="T82" fmla="+- 0 772 725"/>
                              <a:gd name="T83" fmla="*/ 772 h 89"/>
                              <a:gd name="T84" fmla="+- 0 3695 3640"/>
                              <a:gd name="T85" fmla="*/ T84 w 100"/>
                              <a:gd name="T86" fmla="+- 0 778 725"/>
                              <a:gd name="T87" fmla="*/ 778 h 89"/>
                              <a:gd name="T88" fmla="+- 0 3705 3640"/>
                              <a:gd name="T89" fmla="*/ T88 w 100"/>
                              <a:gd name="T90" fmla="+- 0 805 725"/>
                              <a:gd name="T91" fmla="*/ 805 h 89"/>
                              <a:gd name="T92" fmla="+- 0 3724 3640"/>
                              <a:gd name="T93" fmla="*/ T92 w 100"/>
                              <a:gd name="T94" fmla="+- 0 814 725"/>
                              <a:gd name="T95" fmla="*/ 814 h 89"/>
                              <a:gd name="T96" fmla="+- 0 3712 3640"/>
                              <a:gd name="T97" fmla="*/ T96 w 100"/>
                              <a:gd name="T98" fmla="+- 0 763 725"/>
                              <a:gd name="T99" fmla="*/ 763 h 89"/>
                              <a:gd name="T100" fmla="+- 0 3727 3640"/>
                              <a:gd name="T101" fmla="*/ T100 w 100"/>
                              <a:gd name="T102" fmla="+- 0 740 725"/>
                              <a:gd name="T103" fmla="*/ 740 h 89"/>
                              <a:gd name="T104" fmla="+- 0 3733 3640"/>
                              <a:gd name="T105" fmla="*/ T104 w 100"/>
                              <a:gd name="T106" fmla="+- 0 733 725"/>
                              <a:gd name="T107" fmla="*/ 733 h 89"/>
                              <a:gd name="T108" fmla="+- 0 3737 3640"/>
                              <a:gd name="T109" fmla="*/ T108 w 100"/>
                              <a:gd name="T110" fmla="+- 0 759 725"/>
                              <a:gd name="T111" fmla="*/ 759 h 89"/>
                              <a:gd name="T112" fmla="+- 0 3734 3640"/>
                              <a:gd name="T113" fmla="*/ T112 w 100"/>
                              <a:gd name="T114" fmla="+- 0 805 725"/>
                              <a:gd name="T115" fmla="*/ 805 h 89"/>
                              <a:gd name="T116" fmla="+- 0 3729 3640"/>
                              <a:gd name="T117" fmla="*/ T116 w 100"/>
                              <a:gd name="T118" fmla="+- 0 797 725"/>
                              <a:gd name="T119" fmla="*/ 797 h 89"/>
                              <a:gd name="T120" fmla="+- 0 3712 3640"/>
                              <a:gd name="T121" fmla="*/ T120 w 100"/>
                              <a:gd name="T122" fmla="+- 0 772 725"/>
                              <a:gd name="T123" fmla="*/ 772 h 89"/>
                              <a:gd name="T124" fmla="+- 0 3740 3640"/>
                              <a:gd name="T125" fmla="*/ T124 w 100"/>
                              <a:gd name="T126" fmla="+- 0 774 725"/>
                              <a:gd name="T127" fmla="*/ 774 h 89"/>
                              <a:gd name="T128" fmla="+- 0 3734 3640"/>
                              <a:gd name="T129" fmla="*/ T128 w 100"/>
                              <a:gd name="T130" fmla="+- 0 805 725"/>
                              <a:gd name="T131" fmla="*/ 80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00" h="89">
                                <a:moveTo>
                                  <a:pt x="21" y="26"/>
                                </a:moveTo>
                                <a:lnTo>
                                  <a:pt x="11" y="26"/>
                                </a:lnTo>
                                <a:lnTo>
                                  <a:pt x="11" y="11"/>
                                </a:lnTo>
                                <a:lnTo>
                                  <a:pt x="21" y="8"/>
                                </a:lnTo>
                                <a:lnTo>
                                  <a:pt x="21" y="26"/>
                                </a:lnTo>
                                <a:close/>
                                <a:moveTo>
                                  <a:pt x="36" y="34"/>
                                </a:moveTo>
                                <a:lnTo>
                                  <a:pt x="0" y="34"/>
                                </a:lnTo>
                                <a:lnTo>
                                  <a:pt x="0" y="26"/>
                                </a:lnTo>
                                <a:lnTo>
                                  <a:pt x="36" y="26"/>
                                </a:lnTo>
                                <a:lnTo>
                                  <a:pt x="36" y="34"/>
                                </a:lnTo>
                                <a:close/>
                                <a:moveTo>
                                  <a:pt x="33" y="89"/>
                                </a:moveTo>
                                <a:lnTo>
                                  <a:pt x="11" y="89"/>
                                </a:lnTo>
                                <a:lnTo>
                                  <a:pt x="11" y="34"/>
                                </a:lnTo>
                                <a:lnTo>
                                  <a:pt x="21" y="34"/>
                                </a:lnTo>
                                <a:lnTo>
                                  <a:pt x="21" y="75"/>
                                </a:lnTo>
                                <a:lnTo>
                                  <a:pt x="25" y="80"/>
                                </a:lnTo>
                                <a:lnTo>
                                  <a:pt x="36" y="80"/>
                                </a:lnTo>
                                <a:lnTo>
                                  <a:pt x="36" y="87"/>
                                </a:lnTo>
                                <a:lnTo>
                                  <a:pt x="33" y="89"/>
                                </a:lnTo>
                                <a:close/>
                                <a:moveTo>
                                  <a:pt x="36" y="80"/>
                                </a:moveTo>
                                <a:lnTo>
                                  <a:pt x="33" y="80"/>
                                </a:lnTo>
                                <a:lnTo>
                                  <a:pt x="36" y="78"/>
                                </a:lnTo>
                                <a:lnTo>
                                  <a:pt x="36" y="80"/>
                                </a:lnTo>
                                <a:close/>
                                <a:moveTo>
                                  <a:pt x="84" y="89"/>
                                </a:moveTo>
                                <a:lnTo>
                                  <a:pt x="60" y="89"/>
                                </a:lnTo>
                                <a:lnTo>
                                  <a:pt x="45" y="76"/>
                                </a:lnTo>
                                <a:lnTo>
                                  <a:pt x="45" y="50"/>
                                </a:lnTo>
                                <a:lnTo>
                                  <a:pt x="64" y="42"/>
                                </a:lnTo>
                                <a:lnTo>
                                  <a:pt x="48" y="35"/>
                                </a:lnTo>
                                <a:lnTo>
                                  <a:pt x="48" y="12"/>
                                </a:lnTo>
                                <a:lnTo>
                                  <a:pt x="63" y="0"/>
                                </a:lnTo>
                                <a:lnTo>
                                  <a:pt x="84" y="0"/>
                                </a:lnTo>
                                <a:lnTo>
                                  <a:pt x="93" y="8"/>
                                </a:lnTo>
                                <a:lnTo>
                                  <a:pt x="67" y="8"/>
                                </a:lnTo>
                                <a:lnTo>
                                  <a:pt x="58" y="15"/>
                                </a:lnTo>
                                <a:lnTo>
                                  <a:pt x="58" y="32"/>
                                </a:lnTo>
                                <a:lnTo>
                                  <a:pt x="72" y="38"/>
                                </a:lnTo>
                                <a:lnTo>
                                  <a:pt x="89" y="38"/>
                                </a:lnTo>
                                <a:lnTo>
                                  <a:pt x="81" y="42"/>
                                </a:lnTo>
                                <a:lnTo>
                                  <a:pt x="94" y="47"/>
                                </a:lnTo>
                                <a:lnTo>
                                  <a:pt x="72" y="47"/>
                                </a:lnTo>
                                <a:lnTo>
                                  <a:pt x="55" y="53"/>
                                </a:lnTo>
                                <a:lnTo>
                                  <a:pt x="55" y="72"/>
                                </a:lnTo>
                                <a:lnTo>
                                  <a:pt x="65" y="80"/>
                                </a:lnTo>
                                <a:lnTo>
                                  <a:pt x="94" y="80"/>
                                </a:lnTo>
                                <a:lnTo>
                                  <a:pt x="84" y="89"/>
                                </a:lnTo>
                                <a:close/>
                                <a:moveTo>
                                  <a:pt x="89" y="38"/>
                                </a:moveTo>
                                <a:lnTo>
                                  <a:pt x="72" y="38"/>
                                </a:lnTo>
                                <a:lnTo>
                                  <a:pt x="87" y="32"/>
                                </a:lnTo>
                                <a:lnTo>
                                  <a:pt x="87" y="15"/>
                                </a:lnTo>
                                <a:lnTo>
                                  <a:pt x="79" y="8"/>
                                </a:lnTo>
                                <a:lnTo>
                                  <a:pt x="93" y="8"/>
                                </a:lnTo>
                                <a:lnTo>
                                  <a:pt x="97" y="11"/>
                                </a:lnTo>
                                <a:lnTo>
                                  <a:pt x="97" y="34"/>
                                </a:lnTo>
                                <a:lnTo>
                                  <a:pt x="89" y="38"/>
                                </a:lnTo>
                                <a:close/>
                                <a:moveTo>
                                  <a:pt x="94" y="80"/>
                                </a:moveTo>
                                <a:lnTo>
                                  <a:pt x="80" y="80"/>
                                </a:lnTo>
                                <a:lnTo>
                                  <a:pt x="89" y="72"/>
                                </a:lnTo>
                                <a:lnTo>
                                  <a:pt x="89" y="53"/>
                                </a:lnTo>
                                <a:lnTo>
                                  <a:pt x="72" y="47"/>
                                </a:lnTo>
                                <a:lnTo>
                                  <a:pt x="94" y="47"/>
                                </a:lnTo>
                                <a:lnTo>
                                  <a:pt x="100" y="49"/>
                                </a:lnTo>
                                <a:lnTo>
                                  <a:pt x="100" y="76"/>
                                </a:lnTo>
                                <a:lnTo>
                                  <a:pt x="94" y="8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4" name="AutoShape 250"/>
                        <wps:cNvSpPr>
                          <a:spLocks/>
                        </wps:cNvSpPr>
                        <wps:spPr bwMode="auto">
                          <a:xfrm>
                            <a:off x="6540" y="13079"/>
                            <a:ext cx="200" cy="300"/>
                          </a:xfrm>
                          <a:custGeom>
                            <a:avLst/>
                            <a:gdLst>
                              <a:gd name="T0" fmla="+- 0 4240 6540"/>
                              <a:gd name="T1" fmla="*/ T0 w 200"/>
                              <a:gd name="T2" fmla="+- 0 628 13079"/>
                              <a:gd name="T3" fmla="*/ 628 h 300"/>
                              <a:gd name="T4" fmla="+- 0 4291 6540"/>
                              <a:gd name="T5" fmla="*/ T4 w 200"/>
                              <a:gd name="T6" fmla="+- 0 782 13079"/>
                              <a:gd name="T7" fmla="*/ 782 h 300"/>
                              <a:gd name="T8" fmla="+- 0 4291 6540"/>
                              <a:gd name="T9" fmla="*/ T8 w 200"/>
                              <a:gd name="T10" fmla="+- 0 782 13079"/>
                              <a:gd name="T11" fmla="*/ 782 h 300"/>
                              <a:gd name="T12" fmla="+- 0 4342 6540"/>
                              <a:gd name="T13" fmla="*/ T12 w 200"/>
                              <a:gd name="T14" fmla="+- 0 628 13079"/>
                              <a:gd name="T15" fmla="*/ 628 h 300"/>
                            </a:gdLst>
                            <a:ahLst/>
                            <a:cxnLst>
                              <a:cxn ang="0">
                                <a:pos x="T1" y="T3"/>
                              </a:cxn>
                              <a:cxn ang="0">
                                <a:pos x="T5" y="T7"/>
                              </a:cxn>
                              <a:cxn ang="0">
                                <a:pos x="T9" y="T11"/>
                              </a:cxn>
                              <a:cxn ang="0">
                                <a:pos x="T13" y="T15"/>
                              </a:cxn>
                            </a:cxnLst>
                            <a:rect l="0" t="0" r="r" b="b"/>
                            <a:pathLst>
                              <a:path w="200" h="300">
                                <a:moveTo>
                                  <a:pt x="-2300" y="-12451"/>
                                </a:moveTo>
                                <a:lnTo>
                                  <a:pt x="-2249" y="-12297"/>
                                </a:lnTo>
                                <a:moveTo>
                                  <a:pt x="-2249" y="-12297"/>
                                </a:moveTo>
                                <a:lnTo>
                                  <a:pt x="-2198" y="-12451"/>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 name="AutoShape 249"/>
                        <wps:cNvSpPr>
                          <a:spLocks/>
                        </wps:cNvSpPr>
                        <wps:spPr bwMode="auto">
                          <a:xfrm>
                            <a:off x="1780" y="12019"/>
                            <a:ext cx="1880" cy="940"/>
                          </a:xfrm>
                          <a:custGeom>
                            <a:avLst/>
                            <a:gdLst>
                              <a:gd name="T0" fmla="+- 0 1811 1780"/>
                              <a:gd name="T1" fmla="*/ T0 w 1880"/>
                              <a:gd name="T2" fmla="+- 0 1324 12019"/>
                              <a:gd name="T3" fmla="*/ 1324 h 940"/>
                              <a:gd name="T4" fmla="+- 0 1811 1780"/>
                              <a:gd name="T5" fmla="*/ T4 w 1880"/>
                              <a:gd name="T6" fmla="+- 0 843 12019"/>
                              <a:gd name="T7" fmla="*/ 843 h 940"/>
                              <a:gd name="T8" fmla="+- 0 1811 1780"/>
                              <a:gd name="T9" fmla="*/ T8 w 1880"/>
                              <a:gd name="T10" fmla="+- 0 843 12019"/>
                              <a:gd name="T11" fmla="*/ 843 h 940"/>
                              <a:gd name="T12" fmla="+- 0 2770 1780"/>
                              <a:gd name="T13" fmla="*/ T12 w 1880"/>
                              <a:gd name="T14" fmla="+- 0 843 12019"/>
                              <a:gd name="T15" fmla="*/ 843 h 940"/>
                            </a:gdLst>
                            <a:ahLst/>
                            <a:cxnLst>
                              <a:cxn ang="0">
                                <a:pos x="T1" y="T3"/>
                              </a:cxn>
                              <a:cxn ang="0">
                                <a:pos x="T5" y="T7"/>
                              </a:cxn>
                              <a:cxn ang="0">
                                <a:pos x="T9" y="T11"/>
                              </a:cxn>
                              <a:cxn ang="0">
                                <a:pos x="T13" y="T15"/>
                              </a:cxn>
                            </a:cxnLst>
                            <a:rect l="0" t="0" r="r" b="b"/>
                            <a:pathLst>
                              <a:path w="1880" h="940">
                                <a:moveTo>
                                  <a:pt x="31" y="-10695"/>
                                </a:moveTo>
                                <a:lnTo>
                                  <a:pt x="31" y="-11176"/>
                                </a:lnTo>
                                <a:moveTo>
                                  <a:pt x="31" y="-11176"/>
                                </a:moveTo>
                                <a:lnTo>
                                  <a:pt x="990" y="-11176"/>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 name="AutoShape 248"/>
                        <wps:cNvSpPr>
                          <a:spLocks/>
                        </wps:cNvSpPr>
                        <wps:spPr bwMode="auto">
                          <a:xfrm>
                            <a:off x="1976" y="724"/>
                            <a:ext cx="98" cy="90"/>
                          </a:xfrm>
                          <a:custGeom>
                            <a:avLst/>
                            <a:gdLst>
                              <a:gd name="T0" fmla="+- 0 1997 1976"/>
                              <a:gd name="T1" fmla="*/ T0 w 98"/>
                              <a:gd name="T2" fmla="+- 0 751 724"/>
                              <a:gd name="T3" fmla="*/ 751 h 90"/>
                              <a:gd name="T4" fmla="+- 0 1987 1976"/>
                              <a:gd name="T5" fmla="*/ T4 w 98"/>
                              <a:gd name="T6" fmla="+- 0 751 724"/>
                              <a:gd name="T7" fmla="*/ 751 h 90"/>
                              <a:gd name="T8" fmla="+- 0 1987 1976"/>
                              <a:gd name="T9" fmla="*/ T8 w 98"/>
                              <a:gd name="T10" fmla="+- 0 736 724"/>
                              <a:gd name="T11" fmla="*/ 736 h 90"/>
                              <a:gd name="T12" fmla="+- 0 1997 1976"/>
                              <a:gd name="T13" fmla="*/ T12 w 98"/>
                              <a:gd name="T14" fmla="+- 0 733 724"/>
                              <a:gd name="T15" fmla="*/ 733 h 90"/>
                              <a:gd name="T16" fmla="+- 0 1997 1976"/>
                              <a:gd name="T17" fmla="*/ T16 w 98"/>
                              <a:gd name="T18" fmla="+- 0 751 724"/>
                              <a:gd name="T19" fmla="*/ 751 h 90"/>
                              <a:gd name="T20" fmla="+- 0 2012 1976"/>
                              <a:gd name="T21" fmla="*/ T20 w 98"/>
                              <a:gd name="T22" fmla="+- 0 759 724"/>
                              <a:gd name="T23" fmla="*/ 759 h 90"/>
                              <a:gd name="T24" fmla="+- 0 1976 1976"/>
                              <a:gd name="T25" fmla="*/ T24 w 98"/>
                              <a:gd name="T26" fmla="+- 0 759 724"/>
                              <a:gd name="T27" fmla="*/ 759 h 90"/>
                              <a:gd name="T28" fmla="+- 0 1976 1976"/>
                              <a:gd name="T29" fmla="*/ T28 w 98"/>
                              <a:gd name="T30" fmla="+- 0 751 724"/>
                              <a:gd name="T31" fmla="*/ 751 h 90"/>
                              <a:gd name="T32" fmla="+- 0 2012 1976"/>
                              <a:gd name="T33" fmla="*/ T32 w 98"/>
                              <a:gd name="T34" fmla="+- 0 751 724"/>
                              <a:gd name="T35" fmla="*/ 751 h 90"/>
                              <a:gd name="T36" fmla="+- 0 2012 1976"/>
                              <a:gd name="T37" fmla="*/ T36 w 98"/>
                              <a:gd name="T38" fmla="+- 0 759 724"/>
                              <a:gd name="T39" fmla="*/ 759 h 90"/>
                              <a:gd name="T40" fmla="+- 0 2009 1976"/>
                              <a:gd name="T41" fmla="*/ T40 w 98"/>
                              <a:gd name="T42" fmla="+- 0 814 724"/>
                              <a:gd name="T43" fmla="*/ 814 h 90"/>
                              <a:gd name="T44" fmla="+- 0 1987 1976"/>
                              <a:gd name="T45" fmla="*/ T44 w 98"/>
                              <a:gd name="T46" fmla="+- 0 814 724"/>
                              <a:gd name="T47" fmla="*/ 814 h 90"/>
                              <a:gd name="T48" fmla="+- 0 1987 1976"/>
                              <a:gd name="T49" fmla="*/ T48 w 98"/>
                              <a:gd name="T50" fmla="+- 0 759 724"/>
                              <a:gd name="T51" fmla="*/ 759 h 90"/>
                              <a:gd name="T52" fmla="+- 0 1997 1976"/>
                              <a:gd name="T53" fmla="*/ T52 w 98"/>
                              <a:gd name="T54" fmla="+- 0 759 724"/>
                              <a:gd name="T55" fmla="*/ 759 h 90"/>
                              <a:gd name="T56" fmla="+- 0 1997 1976"/>
                              <a:gd name="T57" fmla="*/ T56 w 98"/>
                              <a:gd name="T58" fmla="+- 0 800 724"/>
                              <a:gd name="T59" fmla="*/ 800 h 90"/>
                              <a:gd name="T60" fmla="+- 0 2001 1976"/>
                              <a:gd name="T61" fmla="*/ T60 w 98"/>
                              <a:gd name="T62" fmla="+- 0 805 724"/>
                              <a:gd name="T63" fmla="*/ 805 h 90"/>
                              <a:gd name="T64" fmla="+- 0 2012 1976"/>
                              <a:gd name="T65" fmla="*/ T64 w 98"/>
                              <a:gd name="T66" fmla="+- 0 805 724"/>
                              <a:gd name="T67" fmla="*/ 805 h 90"/>
                              <a:gd name="T68" fmla="+- 0 2012 1976"/>
                              <a:gd name="T69" fmla="*/ T68 w 98"/>
                              <a:gd name="T70" fmla="+- 0 812 724"/>
                              <a:gd name="T71" fmla="*/ 812 h 90"/>
                              <a:gd name="T72" fmla="+- 0 2009 1976"/>
                              <a:gd name="T73" fmla="*/ T72 w 98"/>
                              <a:gd name="T74" fmla="+- 0 814 724"/>
                              <a:gd name="T75" fmla="*/ 814 h 90"/>
                              <a:gd name="T76" fmla="+- 0 2012 1976"/>
                              <a:gd name="T77" fmla="*/ T76 w 98"/>
                              <a:gd name="T78" fmla="+- 0 805 724"/>
                              <a:gd name="T79" fmla="*/ 805 h 90"/>
                              <a:gd name="T80" fmla="+- 0 2010 1976"/>
                              <a:gd name="T81" fmla="*/ T80 w 98"/>
                              <a:gd name="T82" fmla="+- 0 805 724"/>
                              <a:gd name="T83" fmla="*/ 805 h 90"/>
                              <a:gd name="T84" fmla="+- 0 2012 1976"/>
                              <a:gd name="T85" fmla="*/ T84 w 98"/>
                              <a:gd name="T86" fmla="+- 0 803 724"/>
                              <a:gd name="T87" fmla="*/ 803 h 90"/>
                              <a:gd name="T88" fmla="+- 0 2012 1976"/>
                              <a:gd name="T89" fmla="*/ T88 w 98"/>
                              <a:gd name="T90" fmla="+- 0 805 724"/>
                              <a:gd name="T91" fmla="*/ 805 h 90"/>
                              <a:gd name="T92" fmla="+- 0 2025 1976"/>
                              <a:gd name="T93" fmla="*/ T92 w 98"/>
                              <a:gd name="T94" fmla="+- 0 743 724"/>
                              <a:gd name="T95" fmla="*/ 743 h 90"/>
                              <a:gd name="T96" fmla="+- 0 2025 1976"/>
                              <a:gd name="T97" fmla="*/ T96 w 98"/>
                              <a:gd name="T98" fmla="+- 0 733 724"/>
                              <a:gd name="T99" fmla="*/ 733 h 90"/>
                              <a:gd name="T100" fmla="+- 0 2055 1976"/>
                              <a:gd name="T101" fmla="*/ T100 w 98"/>
                              <a:gd name="T102" fmla="+- 0 724 724"/>
                              <a:gd name="T103" fmla="*/ 724 h 90"/>
                              <a:gd name="T104" fmla="+- 0 2055 1976"/>
                              <a:gd name="T105" fmla="*/ T104 w 98"/>
                              <a:gd name="T106" fmla="+- 0 737 724"/>
                              <a:gd name="T107" fmla="*/ 737 h 90"/>
                              <a:gd name="T108" fmla="+- 0 2045 1976"/>
                              <a:gd name="T109" fmla="*/ T108 w 98"/>
                              <a:gd name="T110" fmla="+- 0 737 724"/>
                              <a:gd name="T111" fmla="*/ 737 h 90"/>
                              <a:gd name="T112" fmla="+- 0 2025 1976"/>
                              <a:gd name="T113" fmla="*/ T112 w 98"/>
                              <a:gd name="T114" fmla="+- 0 743 724"/>
                              <a:gd name="T115" fmla="*/ 743 h 90"/>
                              <a:gd name="T116" fmla="+- 0 2055 1976"/>
                              <a:gd name="T117" fmla="*/ T116 w 98"/>
                              <a:gd name="T118" fmla="+- 0 804 724"/>
                              <a:gd name="T119" fmla="*/ 804 h 90"/>
                              <a:gd name="T120" fmla="+- 0 2045 1976"/>
                              <a:gd name="T121" fmla="*/ T120 w 98"/>
                              <a:gd name="T122" fmla="+- 0 804 724"/>
                              <a:gd name="T123" fmla="*/ 804 h 90"/>
                              <a:gd name="T124" fmla="+- 0 2045 1976"/>
                              <a:gd name="T125" fmla="*/ T124 w 98"/>
                              <a:gd name="T126" fmla="+- 0 737 724"/>
                              <a:gd name="T127" fmla="*/ 737 h 90"/>
                              <a:gd name="T128" fmla="+- 0 2055 1976"/>
                              <a:gd name="T129" fmla="*/ T128 w 98"/>
                              <a:gd name="T130" fmla="+- 0 737 724"/>
                              <a:gd name="T131" fmla="*/ 737 h 90"/>
                              <a:gd name="T132" fmla="+- 0 2055 1976"/>
                              <a:gd name="T133" fmla="*/ T132 w 98"/>
                              <a:gd name="T134" fmla="+- 0 804 724"/>
                              <a:gd name="T135" fmla="*/ 804 h 90"/>
                              <a:gd name="T136" fmla="+- 0 2074 1976"/>
                              <a:gd name="T137" fmla="*/ T136 w 98"/>
                              <a:gd name="T138" fmla="+- 0 812 724"/>
                              <a:gd name="T139" fmla="*/ 812 h 90"/>
                              <a:gd name="T140" fmla="+- 0 2026 1976"/>
                              <a:gd name="T141" fmla="*/ T140 w 98"/>
                              <a:gd name="T142" fmla="+- 0 812 724"/>
                              <a:gd name="T143" fmla="*/ 812 h 90"/>
                              <a:gd name="T144" fmla="+- 0 2026 1976"/>
                              <a:gd name="T145" fmla="*/ T144 w 98"/>
                              <a:gd name="T146" fmla="+- 0 804 724"/>
                              <a:gd name="T147" fmla="*/ 804 h 90"/>
                              <a:gd name="T148" fmla="+- 0 2074 1976"/>
                              <a:gd name="T149" fmla="*/ T148 w 98"/>
                              <a:gd name="T150" fmla="+- 0 804 724"/>
                              <a:gd name="T151" fmla="*/ 804 h 90"/>
                              <a:gd name="T152" fmla="+- 0 2074 1976"/>
                              <a:gd name="T153" fmla="*/ T152 w 98"/>
                              <a:gd name="T154" fmla="+- 0 812 724"/>
                              <a:gd name="T155" fmla="*/ 812 h 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98" h="90">
                                <a:moveTo>
                                  <a:pt x="21" y="27"/>
                                </a:moveTo>
                                <a:lnTo>
                                  <a:pt x="11" y="27"/>
                                </a:lnTo>
                                <a:lnTo>
                                  <a:pt x="11" y="12"/>
                                </a:lnTo>
                                <a:lnTo>
                                  <a:pt x="21" y="9"/>
                                </a:lnTo>
                                <a:lnTo>
                                  <a:pt x="21" y="27"/>
                                </a:lnTo>
                                <a:close/>
                                <a:moveTo>
                                  <a:pt x="36" y="35"/>
                                </a:moveTo>
                                <a:lnTo>
                                  <a:pt x="0" y="35"/>
                                </a:lnTo>
                                <a:lnTo>
                                  <a:pt x="0" y="27"/>
                                </a:lnTo>
                                <a:lnTo>
                                  <a:pt x="36" y="27"/>
                                </a:lnTo>
                                <a:lnTo>
                                  <a:pt x="36" y="35"/>
                                </a:lnTo>
                                <a:close/>
                                <a:moveTo>
                                  <a:pt x="33" y="90"/>
                                </a:moveTo>
                                <a:lnTo>
                                  <a:pt x="11" y="90"/>
                                </a:lnTo>
                                <a:lnTo>
                                  <a:pt x="11" y="35"/>
                                </a:lnTo>
                                <a:lnTo>
                                  <a:pt x="21" y="35"/>
                                </a:lnTo>
                                <a:lnTo>
                                  <a:pt x="21" y="76"/>
                                </a:lnTo>
                                <a:lnTo>
                                  <a:pt x="25" y="81"/>
                                </a:lnTo>
                                <a:lnTo>
                                  <a:pt x="36" y="81"/>
                                </a:lnTo>
                                <a:lnTo>
                                  <a:pt x="36" y="88"/>
                                </a:lnTo>
                                <a:lnTo>
                                  <a:pt x="33" y="90"/>
                                </a:lnTo>
                                <a:close/>
                                <a:moveTo>
                                  <a:pt x="36" y="81"/>
                                </a:moveTo>
                                <a:lnTo>
                                  <a:pt x="34" y="81"/>
                                </a:lnTo>
                                <a:lnTo>
                                  <a:pt x="36" y="79"/>
                                </a:lnTo>
                                <a:lnTo>
                                  <a:pt x="36" y="81"/>
                                </a:lnTo>
                                <a:close/>
                                <a:moveTo>
                                  <a:pt x="49" y="19"/>
                                </a:moveTo>
                                <a:lnTo>
                                  <a:pt x="49" y="9"/>
                                </a:lnTo>
                                <a:lnTo>
                                  <a:pt x="79" y="0"/>
                                </a:lnTo>
                                <a:lnTo>
                                  <a:pt x="79" y="13"/>
                                </a:lnTo>
                                <a:lnTo>
                                  <a:pt x="69" y="13"/>
                                </a:lnTo>
                                <a:lnTo>
                                  <a:pt x="49" y="19"/>
                                </a:lnTo>
                                <a:close/>
                                <a:moveTo>
                                  <a:pt x="79" y="80"/>
                                </a:moveTo>
                                <a:lnTo>
                                  <a:pt x="69" y="80"/>
                                </a:lnTo>
                                <a:lnTo>
                                  <a:pt x="69" y="13"/>
                                </a:lnTo>
                                <a:lnTo>
                                  <a:pt x="79" y="13"/>
                                </a:lnTo>
                                <a:lnTo>
                                  <a:pt x="79" y="80"/>
                                </a:lnTo>
                                <a:close/>
                                <a:moveTo>
                                  <a:pt x="98" y="88"/>
                                </a:moveTo>
                                <a:lnTo>
                                  <a:pt x="50" y="88"/>
                                </a:lnTo>
                                <a:lnTo>
                                  <a:pt x="50" y="80"/>
                                </a:lnTo>
                                <a:lnTo>
                                  <a:pt x="98" y="80"/>
                                </a:lnTo>
                                <a:lnTo>
                                  <a:pt x="98" y="8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7" name="AutoShape 247"/>
                        <wps:cNvSpPr>
                          <a:spLocks/>
                        </wps:cNvSpPr>
                        <wps:spPr bwMode="auto">
                          <a:xfrm>
                            <a:off x="3360" y="12859"/>
                            <a:ext cx="300" cy="200"/>
                          </a:xfrm>
                          <a:custGeom>
                            <a:avLst/>
                            <a:gdLst>
                              <a:gd name="T0" fmla="+- 0 2617 3360"/>
                              <a:gd name="T1" fmla="*/ T0 w 300"/>
                              <a:gd name="T2" fmla="+- 0 894 12859"/>
                              <a:gd name="T3" fmla="*/ 894 h 200"/>
                              <a:gd name="T4" fmla="+- 0 2770 3360"/>
                              <a:gd name="T5" fmla="*/ T4 w 300"/>
                              <a:gd name="T6" fmla="+- 0 843 12859"/>
                              <a:gd name="T7" fmla="*/ 843 h 200"/>
                              <a:gd name="T8" fmla="+- 0 2770 3360"/>
                              <a:gd name="T9" fmla="*/ T8 w 300"/>
                              <a:gd name="T10" fmla="+- 0 843 12859"/>
                              <a:gd name="T11" fmla="*/ 843 h 200"/>
                              <a:gd name="T12" fmla="+- 0 2617 3360"/>
                              <a:gd name="T13" fmla="*/ T12 w 300"/>
                              <a:gd name="T14" fmla="+- 0 792 12859"/>
                              <a:gd name="T15" fmla="*/ 792 h 200"/>
                            </a:gdLst>
                            <a:ahLst/>
                            <a:cxnLst>
                              <a:cxn ang="0">
                                <a:pos x="T1" y="T3"/>
                              </a:cxn>
                              <a:cxn ang="0">
                                <a:pos x="T5" y="T7"/>
                              </a:cxn>
                              <a:cxn ang="0">
                                <a:pos x="T9" y="T11"/>
                              </a:cxn>
                              <a:cxn ang="0">
                                <a:pos x="T13" y="T15"/>
                              </a:cxn>
                            </a:cxnLst>
                            <a:rect l="0" t="0" r="r" b="b"/>
                            <a:pathLst>
                              <a:path w="300" h="200">
                                <a:moveTo>
                                  <a:pt x="-743" y="-11965"/>
                                </a:moveTo>
                                <a:lnTo>
                                  <a:pt x="-590" y="-12016"/>
                                </a:lnTo>
                                <a:moveTo>
                                  <a:pt x="-590" y="-12016"/>
                                </a:moveTo>
                                <a:lnTo>
                                  <a:pt x="-743" y="-12067"/>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 name="AutoShape 246"/>
                        <wps:cNvSpPr>
                          <a:spLocks/>
                        </wps:cNvSpPr>
                        <wps:spPr bwMode="auto">
                          <a:xfrm>
                            <a:off x="1900" y="12019"/>
                            <a:ext cx="1940" cy="560"/>
                          </a:xfrm>
                          <a:custGeom>
                            <a:avLst/>
                            <a:gdLst>
                              <a:gd name="T0" fmla="+- 0 1872 1900"/>
                              <a:gd name="T1" fmla="*/ T0 w 1940"/>
                              <a:gd name="T2" fmla="+- 0 1324 12019"/>
                              <a:gd name="T3" fmla="*/ 1324 h 560"/>
                              <a:gd name="T4" fmla="+- 0 1872 1900"/>
                              <a:gd name="T5" fmla="*/ T4 w 1940"/>
                              <a:gd name="T6" fmla="+- 0 1037 12019"/>
                              <a:gd name="T7" fmla="*/ 1037 h 560"/>
                              <a:gd name="T8" fmla="+- 0 1872 1900"/>
                              <a:gd name="T9" fmla="*/ T8 w 1940"/>
                              <a:gd name="T10" fmla="+- 0 1037 12019"/>
                              <a:gd name="T11" fmla="*/ 1037 h 560"/>
                              <a:gd name="T12" fmla="+- 0 2862 1900"/>
                              <a:gd name="T13" fmla="*/ T12 w 1940"/>
                              <a:gd name="T14" fmla="+- 0 1037 12019"/>
                              <a:gd name="T15" fmla="*/ 1037 h 560"/>
                            </a:gdLst>
                            <a:ahLst/>
                            <a:cxnLst>
                              <a:cxn ang="0">
                                <a:pos x="T1" y="T3"/>
                              </a:cxn>
                              <a:cxn ang="0">
                                <a:pos x="T5" y="T7"/>
                              </a:cxn>
                              <a:cxn ang="0">
                                <a:pos x="T9" y="T11"/>
                              </a:cxn>
                              <a:cxn ang="0">
                                <a:pos x="T13" y="T15"/>
                              </a:cxn>
                            </a:cxnLst>
                            <a:rect l="0" t="0" r="r" b="b"/>
                            <a:pathLst>
                              <a:path w="1940" h="560">
                                <a:moveTo>
                                  <a:pt x="-28" y="-10695"/>
                                </a:moveTo>
                                <a:lnTo>
                                  <a:pt x="-28" y="-10982"/>
                                </a:lnTo>
                                <a:moveTo>
                                  <a:pt x="-28" y="-10982"/>
                                </a:moveTo>
                                <a:lnTo>
                                  <a:pt x="962" y="-10982"/>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 name="AutoShape 245"/>
                        <wps:cNvSpPr>
                          <a:spLocks/>
                        </wps:cNvSpPr>
                        <wps:spPr bwMode="auto">
                          <a:xfrm>
                            <a:off x="2130" y="940"/>
                            <a:ext cx="98" cy="89"/>
                          </a:xfrm>
                          <a:custGeom>
                            <a:avLst/>
                            <a:gdLst>
                              <a:gd name="T0" fmla="+- 0 2150 2130"/>
                              <a:gd name="T1" fmla="*/ T0 w 98"/>
                              <a:gd name="T2" fmla="+- 0 966 940"/>
                              <a:gd name="T3" fmla="*/ 966 h 89"/>
                              <a:gd name="T4" fmla="+- 0 2140 2130"/>
                              <a:gd name="T5" fmla="*/ T4 w 98"/>
                              <a:gd name="T6" fmla="+- 0 966 940"/>
                              <a:gd name="T7" fmla="*/ 966 h 89"/>
                              <a:gd name="T8" fmla="+- 0 2140 2130"/>
                              <a:gd name="T9" fmla="*/ T8 w 98"/>
                              <a:gd name="T10" fmla="+- 0 951 940"/>
                              <a:gd name="T11" fmla="*/ 951 h 89"/>
                              <a:gd name="T12" fmla="+- 0 2150 2130"/>
                              <a:gd name="T13" fmla="*/ T12 w 98"/>
                              <a:gd name="T14" fmla="+- 0 947 940"/>
                              <a:gd name="T15" fmla="*/ 947 h 89"/>
                              <a:gd name="T16" fmla="+- 0 2150 2130"/>
                              <a:gd name="T17" fmla="*/ T16 w 98"/>
                              <a:gd name="T18" fmla="+- 0 966 940"/>
                              <a:gd name="T19" fmla="*/ 966 h 89"/>
                              <a:gd name="T20" fmla="+- 0 2165 2130"/>
                              <a:gd name="T21" fmla="*/ T20 w 98"/>
                              <a:gd name="T22" fmla="+- 0 974 940"/>
                              <a:gd name="T23" fmla="*/ 974 h 89"/>
                              <a:gd name="T24" fmla="+- 0 2130 2130"/>
                              <a:gd name="T25" fmla="*/ T24 w 98"/>
                              <a:gd name="T26" fmla="+- 0 974 940"/>
                              <a:gd name="T27" fmla="*/ 974 h 89"/>
                              <a:gd name="T28" fmla="+- 0 2130 2130"/>
                              <a:gd name="T29" fmla="*/ T28 w 98"/>
                              <a:gd name="T30" fmla="+- 0 966 940"/>
                              <a:gd name="T31" fmla="*/ 966 h 89"/>
                              <a:gd name="T32" fmla="+- 0 2165 2130"/>
                              <a:gd name="T33" fmla="*/ T32 w 98"/>
                              <a:gd name="T34" fmla="+- 0 966 940"/>
                              <a:gd name="T35" fmla="*/ 966 h 89"/>
                              <a:gd name="T36" fmla="+- 0 2165 2130"/>
                              <a:gd name="T37" fmla="*/ T36 w 98"/>
                              <a:gd name="T38" fmla="+- 0 974 940"/>
                              <a:gd name="T39" fmla="*/ 974 h 89"/>
                              <a:gd name="T40" fmla="+- 0 2162 2130"/>
                              <a:gd name="T41" fmla="*/ T40 w 98"/>
                              <a:gd name="T42" fmla="+- 0 1028 940"/>
                              <a:gd name="T43" fmla="*/ 1028 h 89"/>
                              <a:gd name="T44" fmla="+- 0 2140 2130"/>
                              <a:gd name="T45" fmla="*/ T44 w 98"/>
                              <a:gd name="T46" fmla="+- 0 1028 940"/>
                              <a:gd name="T47" fmla="*/ 1028 h 89"/>
                              <a:gd name="T48" fmla="+- 0 2140 2130"/>
                              <a:gd name="T49" fmla="*/ T48 w 98"/>
                              <a:gd name="T50" fmla="+- 0 974 940"/>
                              <a:gd name="T51" fmla="*/ 974 h 89"/>
                              <a:gd name="T52" fmla="+- 0 2150 2130"/>
                              <a:gd name="T53" fmla="*/ T52 w 98"/>
                              <a:gd name="T54" fmla="+- 0 974 940"/>
                              <a:gd name="T55" fmla="*/ 974 h 89"/>
                              <a:gd name="T56" fmla="+- 0 2150 2130"/>
                              <a:gd name="T57" fmla="*/ T56 w 98"/>
                              <a:gd name="T58" fmla="+- 0 1015 940"/>
                              <a:gd name="T59" fmla="*/ 1015 h 89"/>
                              <a:gd name="T60" fmla="+- 0 2154 2130"/>
                              <a:gd name="T61" fmla="*/ T60 w 98"/>
                              <a:gd name="T62" fmla="+- 0 1020 940"/>
                              <a:gd name="T63" fmla="*/ 1020 h 89"/>
                              <a:gd name="T64" fmla="+- 0 2165 2130"/>
                              <a:gd name="T65" fmla="*/ T64 w 98"/>
                              <a:gd name="T66" fmla="+- 0 1020 940"/>
                              <a:gd name="T67" fmla="*/ 1020 h 89"/>
                              <a:gd name="T68" fmla="+- 0 2165 2130"/>
                              <a:gd name="T69" fmla="*/ T68 w 98"/>
                              <a:gd name="T70" fmla="+- 0 1026 940"/>
                              <a:gd name="T71" fmla="*/ 1026 h 89"/>
                              <a:gd name="T72" fmla="+- 0 2162 2130"/>
                              <a:gd name="T73" fmla="*/ T72 w 98"/>
                              <a:gd name="T74" fmla="+- 0 1028 940"/>
                              <a:gd name="T75" fmla="*/ 1028 h 89"/>
                              <a:gd name="T76" fmla="+- 0 2165 2130"/>
                              <a:gd name="T77" fmla="*/ T76 w 98"/>
                              <a:gd name="T78" fmla="+- 0 1020 940"/>
                              <a:gd name="T79" fmla="*/ 1020 h 89"/>
                              <a:gd name="T80" fmla="+- 0 2163 2130"/>
                              <a:gd name="T81" fmla="*/ T80 w 98"/>
                              <a:gd name="T82" fmla="+- 0 1020 940"/>
                              <a:gd name="T83" fmla="*/ 1020 h 89"/>
                              <a:gd name="T84" fmla="+- 0 2165 2130"/>
                              <a:gd name="T85" fmla="*/ T84 w 98"/>
                              <a:gd name="T86" fmla="+- 0 1018 940"/>
                              <a:gd name="T87" fmla="*/ 1018 h 89"/>
                              <a:gd name="T88" fmla="+- 0 2165 2130"/>
                              <a:gd name="T89" fmla="*/ T88 w 98"/>
                              <a:gd name="T90" fmla="+- 0 1020 940"/>
                              <a:gd name="T91" fmla="*/ 1020 h 89"/>
                              <a:gd name="T92" fmla="+- 0 2179 2130"/>
                              <a:gd name="T93" fmla="*/ T92 w 98"/>
                              <a:gd name="T94" fmla="+- 0 958 940"/>
                              <a:gd name="T95" fmla="*/ 958 h 89"/>
                              <a:gd name="T96" fmla="+- 0 2179 2130"/>
                              <a:gd name="T97" fmla="*/ T96 w 98"/>
                              <a:gd name="T98" fmla="+- 0 947 940"/>
                              <a:gd name="T99" fmla="*/ 947 h 89"/>
                              <a:gd name="T100" fmla="+- 0 2189 2130"/>
                              <a:gd name="T101" fmla="*/ T100 w 98"/>
                              <a:gd name="T102" fmla="+- 0 940 940"/>
                              <a:gd name="T103" fmla="*/ 940 h 89"/>
                              <a:gd name="T104" fmla="+- 0 2214 2130"/>
                              <a:gd name="T105" fmla="*/ T104 w 98"/>
                              <a:gd name="T106" fmla="+- 0 940 940"/>
                              <a:gd name="T107" fmla="*/ 940 h 89"/>
                              <a:gd name="T108" fmla="+- 0 2222 2130"/>
                              <a:gd name="T109" fmla="*/ T108 w 98"/>
                              <a:gd name="T110" fmla="+- 0 948 940"/>
                              <a:gd name="T111" fmla="*/ 948 h 89"/>
                              <a:gd name="T112" fmla="+- 0 2189 2130"/>
                              <a:gd name="T113" fmla="*/ T112 w 98"/>
                              <a:gd name="T114" fmla="+- 0 948 940"/>
                              <a:gd name="T115" fmla="*/ 948 h 89"/>
                              <a:gd name="T116" fmla="+- 0 2179 2130"/>
                              <a:gd name="T117" fmla="*/ T116 w 98"/>
                              <a:gd name="T118" fmla="+- 0 958 940"/>
                              <a:gd name="T119" fmla="*/ 958 h 89"/>
                              <a:gd name="T120" fmla="+- 0 2226 2130"/>
                              <a:gd name="T121" fmla="*/ T120 w 98"/>
                              <a:gd name="T122" fmla="+- 0 1027 940"/>
                              <a:gd name="T123" fmla="*/ 1027 h 89"/>
                              <a:gd name="T124" fmla="+- 0 2174 2130"/>
                              <a:gd name="T125" fmla="*/ T124 w 98"/>
                              <a:gd name="T126" fmla="+- 0 1027 940"/>
                              <a:gd name="T127" fmla="*/ 1027 h 89"/>
                              <a:gd name="T128" fmla="+- 0 2174 2130"/>
                              <a:gd name="T129" fmla="*/ T128 w 98"/>
                              <a:gd name="T130" fmla="+- 0 1018 940"/>
                              <a:gd name="T131" fmla="*/ 1018 h 89"/>
                              <a:gd name="T132" fmla="+- 0 2209 2130"/>
                              <a:gd name="T133" fmla="*/ T132 w 98"/>
                              <a:gd name="T134" fmla="+- 0 984 940"/>
                              <a:gd name="T135" fmla="*/ 984 h 89"/>
                              <a:gd name="T136" fmla="+- 0 2217 2130"/>
                              <a:gd name="T137" fmla="*/ T136 w 98"/>
                              <a:gd name="T138" fmla="+- 0 971 940"/>
                              <a:gd name="T139" fmla="*/ 971 h 89"/>
                              <a:gd name="T140" fmla="+- 0 2217 2130"/>
                              <a:gd name="T141" fmla="*/ T140 w 98"/>
                              <a:gd name="T142" fmla="+- 0 956 940"/>
                              <a:gd name="T143" fmla="*/ 956 h 89"/>
                              <a:gd name="T144" fmla="+- 0 2209 2130"/>
                              <a:gd name="T145" fmla="*/ T144 w 98"/>
                              <a:gd name="T146" fmla="+- 0 948 940"/>
                              <a:gd name="T147" fmla="*/ 948 h 89"/>
                              <a:gd name="T148" fmla="+- 0 2222 2130"/>
                              <a:gd name="T149" fmla="*/ T148 w 98"/>
                              <a:gd name="T150" fmla="+- 0 948 940"/>
                              <a:gd name="T151" fmla="*/ 948 h 89"/>
                              <a:gd name="T152" fmla="+- 0 2227 2130"/>
                              <a:gd name="T153" fmla="*/ T152 w 98"/>
                              <a:gd name="T154" fmla="+- 0 952 940"/>
                              <a:gd name="T155" fmla="*/ 952 h 89"/>
                              <a:gd name="T156" fmla="+- 0 2227 2130"/>
                              <a:gd name="T157" fmla="*/ T156 w 98"/>
                              <a:gd name="T158" fmla="+- 0 971 940"/>
                              <a:gd name="T159" fmla="*/ 971 h 89"/>
                              <a:gd name="T160" fmla="+- 0 2218 2130"/>
                              <a:gd name="T161" fmla="*/ T160 w 98"/>
                              <a:gd name="T162" fmla="+- 0 987 940"/>
                              <a:gd name="T163" fmla="*/ 987 h 89"/>
                              <a:gd name="T164" fmla="+- 0 2186 2130"/>
                              <a:gd name="T165" fmla="*/ T164 w 98"/>
                              <a:gd name="T166" fmla="+- 0 1018 940"/>
                              <a:gd name="T167" fmla="*/ 1018 h 89"/>
                              <a:gd name="T168" fmla="+- 0 2186 2130"/>
                              <a:gd name="T169" fmla="*/ T168 w 98"/>
                              <a:gd name="T170" fmla="+- 0 1018 940"/>
                              <a:gd name="T171" fmla="*/ 1018 h 89"/>
                              <a:gd name="T172" fmla="+- 0 2226 2130"/>
                              <a:gd name="T173" fmla="*/ T172 w 98"/>
                              <a:gd name="T174" fmla="+- 0 1018 940"/>
                              <a:gd name="T175" fmla="*/ 1018 h 89"/>
                              <a:gd name="T176" fmla="+- 0 2226 2130"/>
                              <a:gd name="T177" fmla="*/ T176 w 98"/>
                              <a:gd name="T178" fmla="+- 0 1027 940"/>
                              <a:gd name="T179" fmla="*/ 102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98" h="89">
                                <a:moveTo>
                                  <a:pt x="20" y="26"/>
                                </a:moveTo>
                                <a:lnTo>
                                  <a:pt x="10" y="26"/>
                                </a:lnTo>
                                <a:lnTo>
                                  <a:pt x="10" y="11"/>
                                </a:lnTo>
                                <a:lnTo>
                                  <a:pt x="20" y="7"/>
                                </a:lnTo>
                                <a:lnTo>
                                  <a:pt x="20" y="26"/>
                                </a:lnTo>
                                <a:close/>
                                <a:moveTo>
                                  <a:pt x="35" y="34"/>
                                </a:moveTo>
                                <a:lnTo>
                                  <a:pt x="0" y="34"/>
                                </a:lnTo>
                                <a:lnTo>
                                  <a:pt x="0" y="26"/>
                                </a:lnTo>
                                <a:lnTo>
                                  <a:pt x="35" y="26"/>
                                </a:lnTo>
                                <a:lnTo>
                                  <a:pt x="35" y="34"/>
                                </a:lnTo>
                                <a:close/>
                                <a:moveTo>
                                  <a:pt x="32" y="88"/>
                                </a:moveTo>
                                <a:lnTo>
                                  <a:pt x="10" y="88"/>
                                </a:lnTo>
                                <a:lnTo>
                                  <a:pt x="10" y="34"/>
                                </a:lnTo>
                                <a:lnTo>
                                  <a:pt x="20" y="34"/>
                                </a:lnTo>
                                <a:lnTo>
                                  <a:pt x="20" y="75"/>
                                </a:lnTo>
                                <a:lnTo>
                                  <a:pt x="24" y="80"/>
                                </a:lnTo>
                                <a:lnTo>
                                  <a:pt x="35" y="80"/>
                                </a:lnTo>
                                <a:lnTo>
                                  <a:pt x="35" y="86"/>
                                </a:lnTo>
                                <a:lnTo>
                                  <a:pt x="32" y="88"/>
                                </a:lnTo>
                                <a:close/>
                                <a:moveTo>
                                  <a:pt x="35" y="80"/>
                                </a:moveTo>
                                <a:lnTo>
                                  <a:pt x="33" y="80"/>
                                </a:lnTo>
                                <a:lnTo>
                                  <a:pt x="35" y="78"/>
                                </a:lnTo>
                                <a:lnTo>
                                  <a:pt x="35" y="80"/>
                                </a:lnTo>
                                <a:close/>
                                <a:moveTo>
                                  <a:pt x="49" y="18"/>
                                </a:moveTo>
                                <a:lnTo>
                                  <a:pt x="49" y="7"/>
                                </a:lnTo>
                                <a:lnTo>
                                  <a:pt x="59" y="0"/>
                                </a:lnTo>
                                <a:lnTo>
                                  <a:pt x="84" y="0"/>
                                </a:lnTo>
                                <a:lnTo>
                                  <a:pt x="92" y="8"/>
                                </a:lnTo>
                                <a:lnTo>
                                  <a:pt x="59" y="8"/>
                                </a:lnTo>
                                <a:lnTo>
                                  <a:pt x="49" y="18"/>
                                </a:lnTo>
                                <a:close/>
                                <a:moveTo>
                                  <a:pt x="96" y="87"/>
                                </a:moveTo>
                                <a:lnTo>
                                  <a:pt x="44" y="87"/>
                                </a:lnTo>
                                <a:lnTo>
                                  <a:pt x="44" y="78"/>
                                </a:lnTo>
                                <a:lnTo>
                                  <a:pt x="79" y="44"/>
                                </a:lnTo>
                                <a:lnTo>
                                  <a:pt x="87" y="31"/>
                                </a:lnTo>
                                <a:lnTo>
                                  <a:pt x="87" y="16"/>
                                </a:lnTo>
                                <a:lnTo>
                                  <a:pt x="79" y="8"/>
                                </a:lnTo>
                                <a:lnTo>
                                  <a:pt x="92" y="8"/>
                                </a:lnTo>
                                <a:lnTo>
                                  <a:pt x="97" y="12"/>
                                </a:lnTo>
                                <a:lnTo>
                                  <a:pt x="97" y="31"/>
                                </a:lnTo>
                                <a:lnTo>
                                  <a:pt x="88" y="47"/>
                                </a:lnTo>
                                <a:lnTo>
                                  <a:pt x="56" y="78"/>
                                </a:lnTo>
                                <a:lnTo>
                                  <a:pt x="96" y="78"/>
                                </a:lnTo>
                                <a:lnTo>
                                  <a:pt x="96" y="8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0" name="AutoShape 244"/>
                        <wps:cNvSpPr>
                          <a:spLocks/>
                        </wps:cNvSpPr>
                        <wps:spPr bwMode="auto">
                          <a:xfrm>
                            <a:off x="3540" y="12479"/>
                            <a:ext cx="300" cy="200"/>
                          </a:xfrm>
                          <a:custGeom>
                            <a:avLst/>
                            <a:gdLst>
                              <a:gd name="T0" fmla="+- 0 2709 3540"/>
                              <a:gd name="T1" fmla="*/ T0 w 300"/>
                              <a:gd name="T2" fmla="+- 0 1088 12479"/>
                              <a:gd name="T3" fmla="*/ 1088 h 200"/>
                              <a:gd name="T4" fmla="+- 0 2862 3540"/>
                              <a:gd name="T5" fmla="*/ T4 w 300"/>
                              <a:gd name="T6" fmla="+- 0 1037 12479"/>
                              <a:gd name="T7" fmla="*/ 1037 h 200"/>
                              <a:gd name="T8" fmla="+- 0 2862 3540"/>
                              <a:gd name="T9" fmla="*/ T8 w 300"/>
                              <a:gd name="T10" fmla="+- 0 1037 12479"/>
                              <a:gd name="T11" fmla="*/ 1037 h 200"/>
                              <a:gd name="T12" fmla="+- 0 2709 3540"/>
                              <a:gd name="T13" fmla="*/ T12 w 300"/>
                              <a:gd name="T14" fmla="+- 0 986 12479"/>
                              <a:gd name="T15" fmla="*/ 986 h 200"/>
                            </a:gdLst>
                            <a:ahLst/>
                            <a:cxnLst>
                              <a:cxn ang="0">
                                <a:pos x="T1" y="T3"/>
                              </a:cxn>
                              <a:cxn ang="0">
                                <a:pos x="T5" y="T7"/>
                              </a:cxn>
                              <a:cxn ang="0">
                                <a:pos x="T9" y="T11"/>
                              </a:cxn>
                              <a:cxn ang="0">
                                <a:pos x="T13" y="T15"/>
                              </a:cxn>
                            </a:cxnLst>
                            <a:rect l="0" t="0" r="r" b="b"/>
                            <a:pathLst>
                              <a:path w="300" h="200">
                                <a:moveTo>
                                  <a:pt x="-831" y="-11391"/>
                                </a:moveTo>
                                <a:lnTo>
                                  <a:pt x="-678" y="-11442"/>
                                </a:lnTo>
                                <a:moveTo>
                                  <a:pt x="-678" y="-11442"/>
                                </a:moveTo>
                                <a:lnTo>
                                  <a:pt x="-831" y="-11493"/>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 name="Line 243"/>
                        <wps:cNvCnPr>
                          <a:cxnSpLocks noChangeShapeType="1"/>
                        </wps:cNvCnPr>
                        <wps:spPr bwMode="auto">
                          <a:xfrm>
                            <a:off x="3087" y="1037"/>
                            <a:ext cx="449" cy="0"/>
                          </a:xfrm>
                          <a:prstGeom prst="line">
                            <a:avLst/>
                          </a:prstGeom>
                          <a:noFill/>
                          <a:ln w="7147">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72" name="Picture 24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3253" y="921"/>
                            <a:ext cx="289" cy="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3" name="Line 241"/>
                        <wps:cNvCnPr>
                          <a:cxnSpLocks noChangeShapeType="1"/>
                        </wps:cNvCnPr>
                        <wps:spPr bwMode="auto">
                          <a:xfrm>
                            <a:off x="1943" y="1426"/>
                            <a:ext cx="2767" cy="0"/>
                          </a:xfrm>
                          <a:prstGeom prst="line">
                            <a:avLst/>
                          </a:prstGeom>
                          <a:noFill/>
                          <a:ln w="7147">
                            <a:solidFill>
                              <a:srgbClr val="000000"/>
                            </a:solidFill>
                            <a:round/>
                            <a:headEnd/>
                            <a:tailEnd/>
                          </a:ln>
                          <a:extLst>
                            <a:ext uri="{909E8E84-426E-40DD-AFC4-6F175D3DCCD1}">
                              <a14:hiddenFill xmlns:a14="http://schemas.microsoft.com/office/drawing/2010/main">
                                <a:noFill/>
                              </a14:hiddenFill>
                            </a:ext>
                          </a:extLst>
                        </wps:spPr>
                        <wps:bodyPr/>
                      </wps:wsp>
                      <wps:wsp>
                        <wps:cNvPr id="274" name="AutoShape 240"/>
                        <wps:cNvSpPr>
                          <a:spLocks/>
                        </wps:cNvSpPr>
                        <wps:spPr bwMode="auto">
                          <a:xfrm>
                            <a:off x="3804" y="1318"/>
                            <a:ext cx="97" cy="89"/>
                          </a:xfrm>
                          <a:custGeom>
                            <a:avLst/>
                            <a:gdLst>
                              <a:gd name="T0" fmla="+- 0 3824 3804"/>
                              <a:gd name="T1" fmla="*/ T0 w 97"/>
                              <a:gd name="T2" fmla="+- 0 1344 1318"/>
                              <a:gd name="T3" fmla="*/ 1344 h 89"/>
                              <a:gd name="T4" fmla="+- 0 3814 3804"/>
                              <a:gd name="T5" fmla="*/ T4 w 97"/>
                              <a:gd name="T6" fmla="+- 0 1344 1318"/>
                              <a:gd name="T7" fmla="*/ 1344 h 89"/>
                              <a:gd name="T8" fmla="+- 0 3814 3804"/>
                              <a:gd name="T9" fmla="*/ T8 w 97"/>
                              <a:gd name="T10" fmla="+- 0 1329 1318"/>
                              <a:gd name="T11" fmla="*/ 1329 h 89"/>
                              <a:gd name="T12" fmla="+- 0 3824 3804"/>
                              <a:gd name="T13" fmla="*/ T12 w 97"/>
                              <a:gd name="T14" fmla="+- 0 1326 1318"/>
                              <a:gd name="T15" fmla="*/ 1326 h 89"/>
                              <a:gd name="T16" fmla="+- 0 3824 3804"/>
                              <a:gd name="T17" fmla="*/ T16 w 97"/>
                              <a:gd name="T18" fmla="+- 0 1344 1318"/>
                              <a:gd name="T19" fmla="*/ 1344 h 89"/>
                              <a:gd name="T20" fmla="+- 0 3840 3804"/>
                              <a:gd name="T21" fmla="*/ T20 w 97"/>
                              <a:gd name="T22" fmla="+- 0 1353 1318"/>
                              <a:gd name="T23" fmla="*/ 1353 h 89"/>
                              <a:gd name="T24" fmla="+- 0 3804 3804"/>
                              <a:gd name="T25" fmla="*/ T24 w 97"/>
                              <a:gd name="T26" fmla="+- 0 1353 1318"/>
                              <a:gd name="T27" fmla="*/ 1353 h 89"/>
                              <a:gd name="T28" fmla="+- 0 3804 3804"/>
                              <a:gd name="T29" fmla="*/ T28 w 97"/>
                              <a:gd name="T30" fmla="+- 0 1344 1318"/>
                              <a:gd name="T31" fmla="*/ 1344 h 89"/>
                              <a:gd name="T32" fmla="+- 0 3840 3804"/>
                              <a:gd name="T33" fmla="*/ T32 w 97"/>
                              <a:gd name="T34" fmla="+- 0 1344 1318"/>
                              <a:gd name="T35" fmla="*/ 1344 h 89"/>
                              <a:gd name="T36" fmla="+- 0 3840 3804"/>
                              <a:gd name="T37" fmla="*/ T36 w 97"/>
                              <a:gd name="T38" fmla="+- 0 1353 1318"/>
                              <a:gd name="T39" fmla="*/ 1353 h 89"/>
                              <a:gd name="T40" fmla="+- 0 3836 3804"/>
                              <a:gd name="T41" fmla="*/ T40 w 97"/>
                              <a:gd name="T42" fmla="+- 0 1407 1318"/>
                              <a:gd name="T43" fmla="*/ 1407 h 89"/>
                              <a:gd name="T44" fmla="+- 0 3814 3804"/>
                              <a:gd name="T45" fmla="*/ T44 w 97"/>
                              <a:gd name="T46" fmla="+- 0 1407 1318"/>
                              <a:gd name="T47" fmla="*/ 1407 h 89"/>
                              <a:gd name="T48" fmla="+- 0 3814 3804"/>
                              <a:gd name="T49" fmla="*/ T48 w 97"/>
                              <a:gd name="T50" fmla="+- 0 1353 1318"/>
                              <a:gd name="T51" fmla="*/ 1353 h 89"/>
                              <a:gd name="T52" fmla="+- 0 3824 3804"/>
                              <a:gd name="T53" fmla="*/ T52 w 97"/>
                              <a:gd name="T54" fmla="+- 0 1353 1318"/>
                              <a:gd name="T55" fmla="*/ 1353 h 89"/>
                              <a:gd name="T56" fmla="+- 0 3824 3804"/>
                              <a:gd name="T57" fmla="*/ T56 w 97"/>
                              <a:gd name="T58" fmla="+- 0 1393 1318"/>
                              <a:gd name="T59" fmla="*/ 1393 h 89"/>
                              <a:gd name="T60" fmla="+- 0 3828 3804"/>
                              <a:gd name="T61" fmla="*/ T60 w 97"/>
                              <a:gd name="T62" fmla="+- 0 1399 1318"/>
                              <a:gd name="T63" fmla="*/ 1399 h 89"/>
                              <a:gd name="T64" fmla="+- 0 3840 3804"/>
                              <a:gd name="T65" fmla="*/ T64 w 97"/>
                              <a:gd name="T66" fmla="+- 0 1399 1318"/>
                              <a:gd name="T67" fmla="*/ 1399 h 89"/>
                              <a:gd name="T68" fmla="+- 0 3840 3804"/>
                              <a:gd name="T69" fmla="*/ T68 w 97"/>
                              <a:gd name="T70" fmla="+- 0 1405 1318"/>
                              <a:gd name="T71" fmla="*/ 1405 h 89"/>
                              <a:gd name="T72" fmla="+- 0 3836 3804"/>
                              <a:gd name="T73" fmla="*/ T72 w 97"/>
                              <a:gd name="T74" fmla="+- 0 1407 1318"/>
                              <a:gd name="T75" fmla="*/ 1407 h 89"/>
                              <a:gd name="T76" fmla="+- 0 3840 3804"/>
                              <a:gd name="T77" fmla="*/ T76 w 97"/>
                              <a:gd name="T78" fmla="+- 0 1399 1318"/>
                              <a:gd name="T79" fmla="*/ 1399 h 89"/>
                              <a:gd name="T80" fmla="+- 0 3837 3804"/>
                              <a:gd name="T81" fmla="*/ T80 w 97"/>
                              <a:gd name="T82" fmla="+- 0 1399 1318"/>
                              <a:gd name="T83" fmla="*/ 1399 h 89"/>
                              <a:gd name="T84" fmla="+- 0 3840 3804"/>
                              <a:gd name="T85" fmla="*/ T84 w 97"/>
                              <a:gd name="T86" fmla="+- 0 1397 1318"/>
                              <a:gd name="T87" fmla="*/ 1397 h 89"/>
                              <a:gd name="T88" fmla="+- 0 3840 3804"/>
                              <a:gd name="T89" fmla="*/ T88 w 97"/>
                              <a:gd name="T90" fmla="+- 0 1399 1318"/>
                              <a:gd name="T91" fmla="*/ 1399 h 89"/>
                              <a:gd name="T92" fmla="+- 0 3854 3804"/>
                              <a:gd name="T93" fmla="*/ T92 w 97"/>
                              <a:gd name="T94" fmla="+- 0 1333 1318"/>
                              <a:gd name="T95" fmla="*/ 1333 h 89"/>
                              <a:gd name="T96" fmla="+- 0 3854 3804"/>
                              <a:gd name="T97" fmla="*/ T96 w 97"/>
                              <a:gd name="T98" fmla="+- 0 1323 1318"/>
                              <a:gd name="T99" fmla="*/ 1323 h 89"/>
                              <a:gd name="T100" fmla="+- 0 3862 3804"/>
                              <a:gd name="T101" fmla="*/ T100 w 97"/>
                              <a:gd name="T102" fmla="+- 0 1318 1318"/>
                              <a:gd name="T103" fmla="*/ 1318 h 89"/>
                              <a:gd name="T104" fmla="+- 0 3884 3804"/>
                              <a:gd name="T105" fmla="*/ T104 w 97"/>
                              <a:gd name="T106" fmla="+- 0 1318 1318"/>
                              <a:gd name="T107" fmla="*/ 1318 h 89"/>
                              <a:gd name="T108" fmla="+- 0 3894 3804"/>
                              <a:gd name="T109" fmla="*/ T108 w 97"/>
                              <a:gd name="T110" fmla="+- 0 1327 1318"/>
                              <a:gd name="T111" fmla="*/ 1327 h 89"/>
                              <a:gd name="T112" fmla="+- 0 3862 3804"/>
                              <a:gd name="T113" fmla="*/ T112 w 97"/>
                              <a:gd name="T114" fmla="+- 0 1327 1318"/>
                              <a:gd name="T115" fmla="*/ 1327 h 89"/>
                              <a:gd name="T116" fmla="+- 0 3854 3804"/>
                              <a:gd name="T117" fmla="*/ T116 w 97"/>
                              <a:gd name="T118" fmla="+- 0 1333 1318"/>
                              <a:gd name="T119" fmla="*/ 1333 h 89"/>
                              <a:gd name="T120" fmla="+- 0 3893 3804"/>
                              <a:gd name="T121" fmla="*/ T120 w 97"/>
                              <a:gd name="T122" fmla="+- 0 1399 1318"/>
                              <a:gd name="T123" fmla="*/ 1399 h 89"/>
                              <a:gd name="T124" fmla="+- 0 3879 3804"/>
                              <a:gd name="T125" fmla="*/ T124 w 97"/>
                              <a:gd name="T126" fmla="+- 0 1399 1318"/>
                              <a:gd name="T127" fmla="*/ 1399 h 89"/>
                              <a:gd name="T128" fmla="+- 0 3890 3804"/>
                              <a:gd name="T129" fmla="*/ T128 w 97"/>
                              <a:gd name="T130" fmla="+- 0 1390 1318"/>
                              <a:gd name="T131" fmla="*/ 1390 h 89"/>
                              <a:gd name="T132" fmla="+- 0 3890 3804"/>
                              <a:gd name="T133" fmla="*/ T132 w 97"/>
                              <a:gd name="T134" fmla="+- 0 1365 1318"/>
                              <a:gd name="T135" fmla="*/ 1365 h 89"/>
                              <a:gd name="T136" fmla="+- 0 3859 3804"/>
                              <a:gd name="T137" fmla="*/ T136 w 97"/>
                              <a:gd name="T138" fmla="+- 0 1365 1318"/>
                              <a:gd name="T139" fmla="*/ 1365 h 89"/>
                              <a:gd name="T140" fmla="+- 0 3859 3804"/>
                              <a:gd name="T141" fmla="*/ T140 w 97"/>
                              <a:gd name="T142" fmla="+- 0 1357 1318"/>
                              <a:gd name="T143" fmla="*/ 1357 h 89"/>
                              <a:gd name="T144" fmla="+- 0 3887 3804"/>
                              <a:gd name="T145" fmla="*/ T144 w 97"/>
                              <a:gd name="T146" fmla="+- 0 1357 1318"/>
                              <a:gd name="T147" fmla="*/ 1357 h 89"/>
                              <a:gd name="T148" fmla="+- 0 3887 3804"/>
                              <a:gd name="T149" fmla="*/ T148 w 97"/>
                              <a:gd name="T150" fmla="+- 0 1327 1318"/>
                              <a:gd name="T151" fmla="*/ 1327 h 89"/>
                              <a:gd name="T152" fmla="+- 0 3894 3804"/>
                              <a:gd name="T153" fmla="*/ T152 w 97"/>
                              <a:gd name="T154" fmla="+- 0 1327 1318"/>
                              <a:gd name="T155" fmla="*/ 1327 h 89"/>
                              <a:gd name="T156" fmla="+- 0 3897 3804"/>
                              <a:gd name="T157" fmla="*/ T156 w 97"/>
                              <a:gd name="T158" fmla="+- 0 1330 1318"/>
                              <a:gd name="T159" fmla="*/ 1330 h 89"/>
                              <a:gd name="T160" fmla="+- 0 3897 3804"/>
                              <a:gd name="T161" fmla="*/ T160 w 97"/>
                              <a:gd name="T162" fmla="+- 0 1356 1318"/>
                              <a:gd name="T163" fmla="*/ 1356 h 89"/>
                              <a:gd name="T164" fmla="+- 0 3880 3804"/>
                              <a:gd name="T165" fmla="*/ T164 w 97"/>
                              <a:gd name="T166" fmla="+- 0 1361 1318"/>
                              <a:gd name="T167" fmla="*/ 1361 h 89"/>
                              <a:gd name="T168" fmla="+- 0 3880 3804"/>
                              <a:gd name="T169" fmla="*/ T168 w 97"/>
                              <a:gd name="T170" fmla="+- 0 1361 1318"/>
                              <a:gd name="T171" fmla="*/ 1361 h 89"/>
                              <a:gd name="T172" fmla="+- 0 3889 3804"/>
                              <a:gd name="T173" fmla="*/ T172 w 97"/>
                              <a:gd name="T174" fmla="+- 0 1362 1318"/>
                              <a:gd name="T175" fmla="*/ 1362 h 89"/>
                              <a:gd name="T176" fmla="+- 0 3900 3804"/>
                              <a:gd name="T177" fmla="*/ T176 w 97"/>
                              <a:gd name="T178" fmla="+- 0 1373 1318"/>
                              <a:gd name="T179" fmla="*/ 1373 h 89"/>
                              <a:gd name="T180" fmla="+- 0 3900 3804"/>
                              <a:gd name="T181" fmla="*/ T180 w 97"/>
                              <a:gd name="T182" fmla="+- 0 1393 1318"/>
                              <a:gd name="T183" fmla="*/ 1393 h 89"/>
                              <a:gd name="T184" fmla="+- 0 3893 3804"/>
                              <a:gd name="T185" fmla="*/ T184 w 97"/>
                              <a:gd name="T186" fmla="+- 0 1399 1318"/>
                              <a:gd name="T187" fmla="*/ 1399 h 89"/>
                              <a:gd name="T188" fmla="+- 0 3884 3804"/>
                              <a:gd name="T189" fmla="*/ T188 w 97"/>
                              <a:gd name="T190" fmla="+- 0 1407 1318"/>
                              <a:gd name="T191" fmla="*/ 1407 h 89"/>
                              <a:gd name="T192" fmla="+- 0 3858 3804"/>
                              <a:gd name="T193" fmla="*/ T192 w 97"/>
                              <a:gd name="T194" fmla="+- 0 1407 1318"/>
                              <a:gd name="T195" fmla="*/ 1407 h 89"/>
                              <a:gd name="T196" fmla="+- 0 3851 3804"/>
                              <a:gd name="T197" fmla="*/ T196 w 97"/>
                              <a:gd name="T198" fmla="+- 0 1402 1318"/>
                              <a:gd name="T199" fmla="*/ 1402 h 89"/>
                              <a:gd name="T200" fmla="+- 0 3851 3804"/>
                              <a:gd name="T201" fmla="*/ T200 w 97"/>
                              <a:gd name="T202" fmla="+- 0 1392 1318"/>
                              <a:gd name="T203" fmla="*/ 1392 h 89"/>
                              <a:gd name="T204" fmla="+- 0 3859 3804"/>
                              <a:gd name="T205" fmla="*/ T204 w 97"/>
                              <a:gd name="T206" fmla="+- 0 1399 1318"/>
                              <a:gd name="T207" fmla="*/ 1399 h 89"/>
                              <a:gd name="T208" fmla="+- 0 3893 3804"/>
                              <a:gd name="T209" fmla="*/ T208 w 97"/>
                              <a:gd name="T210" fmla="+- 0 1399 1318"/>
                              <a:gd name="T211" fmla="*/ 1399 h 89"/>
                              <a:gd name="T212" fmla="+- 0 3884 3804"/>
                              <a:gd name="T213" fmla="*/ T212 w 97"/>
                              <a:gd name="T214" fmla="+- 0 1407 1318"/>
                              <a:gd name="T215" fmla="*/ 140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97" h="89">
                                <a:moveTo>
                                  <a:pt x="20" y="26"/>
                                </a:moveTo>
                                <a:lnTo>
                                  <a:pt x="10" y="26"/>
                                </a:lnTo>
                                <a:lnTo>
                                  <a:pt x="10" y="11"/>
                                </a:lnTo>
                                <a:lnTo>
                                  <a:pt x="20" y="8"/>
                                </a:lnTo>
                                <a:lnTo>
                                  <a:pt x="20" y="26"/>
                                </a:lnTo>
                                <a:close/>
                                <a:moveTo>
                                  <a:pt x="36" y="35"/>
                                </a:moveTo>
                                <a:lnTo>
                                  <a:pt x="0" y="35"/>
                                </a:lnTo>
                                <a:lnTo>
                                  <a:pt x="0" y="26"/>
                                </a:lnTo>
                                <a:lnTo>
                                  <a:pt x="36" y="26"/>
                                </a:lnTo>
                                <a:lnTo>
                                  <a:pt x="36" y="35"/>
                                </a:lnTo>
                                <a:close/>
                                <a:moveTo>
                                  <a:pt x="32" y="89"/>
                                </a:moveTo>
                                <a:lnTo>
                                  <a:pt x="10" y="89"/>
                                </a:lnTo>
                                <a:lnTo>
                                  <a:pt x="10" y="35"/>
                                </a:lnTo>
                                <a:lnTo>
                                  <a:pt x="20" y="35"/>
                                </a:lnTo>
                                <a:lnTo>
                                  <a:pt x="20" y="75"/>
                                </a:lnTo>
                                <a:lnTo>
                                  <a:pt x="24" y="81"/>
                                </a:lnTo>
                                <a:lnTo>
                                  <a:pt x="36" y="81"/>
                                </a:lnTo>
                                <a:lnTo>
                                  <a:pt x="36" y="87"/>
                                </a:lnTo>
                                <a:lnTo>
                                  <a:pt x="32" y="89"/>
                                </a:lnTo>
                                <a:close/>
                                <a:moveTo>
                                  <a:pt x="36" y="81"/>
                                </a:moveTo>
                                <a:lnTo>
                                  <a:pt x="33" y="81"/>
                                </a:lnTo>
                                <a:lnTo>
                                  <a:pt x="36" y="79"/>
                                </a:lnTo>
                                <a:lnTo>
                                  <a:pt x="36" y="81"/>
                                </a:lnTo>
                                <a:close/>
                                <a:moveTo>
                                  <a:pt x="50" y="15"/>
                                </a:moveTo>
                                <a:lnTo>
                                  <a:pt x="50" y="5"/>
                                </a:lnTo>
                                <a:lnTo>
                                  <a:pt x="58" y="0"/>
                                </a:lnTo>
                                <a:lnTo>
                                  <a:pt x="80" y="0"/>
                                </a:lnTo>
                                <a:lnTo>
                                  <a:pt x="90" y="9"/>
                                </a:lnTo>
                                <a:lnTo>
                                  <a:pt x="58" y="9"/>
                                </a:lnTo>
                                <a:lnTo>
                                  <a:pt x="50" y="15"/>
                                </a:lnTo>
                                <a:close/>
                                <a:moveTo>
                                  <a:pt x="89" y="81"/>
                                </a:moveTo>
                                <a:lnTo>
                                  <a:pt x="75" y="81"/>
                                </a:lnTo>
                                <a:lnTo>
                                  <a:pt x="86" y="72"/>
                                </a:lnTo>
                                <a:lnTo>
                                  <a:pt x="86" y="47"/>
                                </a:lnTo>
                                <a:lnTo>
                                  <a:pt x="55" y="47"/>
                                </a:lnTo>
                                <a:lnTo>
                                  <a:pt x="55" y="39"/>
                                </a:lnTo>
                                <a:lnTo>
                                  <a:pt x="83" y="39"/>
                                </a:lnTo>
                                <a:lnTo>
                                  <a:pt x="83" y="9"/>
                                </a:lnTo>
                                <a:lnTo>
                                  <a:pt x="90" y="9"/>
                                </a:lnTo>
                                <a:lnTo>
                                  <a:pt x="93" y="12"/>
                                </a:lnTo>
                                <a:lnTo>
                                  <a:pt x="93" y="38"/>
                                </a:lnTo>
                                <a:lnTo>
                                  <a:pt x="76" y="43"/>
                                </a:lnTo>
                                <a:lnTo>
                                  <a:pt x="85" y="44"/>
                                </a:lnTo>
                                <a:lnTo>
                                  <a:pt x="96" y="55"/>
                                </a:lnTo>
                                <a:lnTo>
                                  <a:pt x="96" y="75"/>
                                </a:lnTo>
                                <a:lnTo>
                                  <a:pt x="89" y="81"/>
                                </a:lnTo>
                                <a:close/>
                                <a:moveTo>
                                  <a:pt x="80" y="89"/>
                                </a:moveTo>
                                <a:lnTo>
                                  <a:pt x="54" y="89"/>
                                </a:lnTo>
                                <a:lnTo>
                                  <a:pt x="47" y="84"/>
                                </a:lnTo>
                                <a:lnTo>
                                  <a:pt x="47" y="74"/>
                                </a:lnTo>
                                <a:lnTo>
                                  <a:pt x="55" y="81"/>
                                </a:lnTo>
                                <a:lnTo>
                                  <a:pt x="89" y="81"/>
                                </a:lnTo>
                                <a:lnTo>
                                  <a:pt x="80" y="8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5" name="AutoShape 239"/>
                        <wps:cNvSpPr>
                          <a:spLocks/>
                        </wps:cNvSpPr>
                        <wps:spPr bwMode="auto">
                          <a:xfrm>
                            <a:off x="7160" y="11719"/>
                            <a:ext cx="300" cy="200"/>
                          </a:xfrm>
                          <a:custGeom>
                            <a:avLst/>
                            <a:gdLst>
                              <a:gd name="T0" fmla="+- 0 4557 7160"/>
                              <a:gd name="T1" fmla="*/ T0 w 300"/>
                              <a:gd name="T2" fmla="+- 0 1477 11719"/>
                              <a:gd name="T3" fmla="*/ 1477 h 200"/>
                              <a:gd name="T4" fmla="+- 0 4710 7160"/>
                              <a:gd name="T5" fmla="*/ T4 w 300"/>
                              <a:gd name="T6" fmla="+- 0 1426 11719"/>
                              <a:gd name="T7" fmla="*/ 1426 h 200"/>
                              <a:gd name="T8" fmla="+- 0 4710 7160"/>
                              <a:gd name="T9" fmla="*/ T8 w 300"/>
                              <a:gd name="T10" fmla="+- 0 1426 11719"/>
                              <a:gd name="T11" fmla="*/ 1426 h 200"/>
                              <a:gd name="T12" fmla="+- 0 4557 7160"/>
                              <a:gd name="T13" fmla="*/ T12 w 300"/>
                              <a:gd name="T14" fmla="+- 0 1375 11719"/>
                              <a:gd name="T15" fmla="*/ 1375 h 200"/>
                            </a:gdLst>
                            <a:ahLst/>
                            <a:cxnLst>
                              <a:cxn ang="0">
                                <a:pos x="T1" y="T3"/>
                              </a:cxn>
                              <a:cxn ang="0">
                                <a:pos x="T5" y="T7"/>
                              </a:cxn>
                              <a:cxn ang="0">
                                <a:pos x="T9" y="T11"/>
                              </a:cxn>
                              <a:cxn ang="0">
                                <a:pos x="T13" y="T15"/>
                              </a:cxn>
                            </a:cxnLst>
                            <a:rect l="0" t="0" r="r" b="b"/>
                            <a:pathLst>
                              <a:path w="300" h="200">
                                <a:moveTo>
                                  <a:pt x="-2603" y="-10242"/>
                                </a:moveTo>
                                <a:lnTo>
                                  <a:pt x="-2450" y="-10293"/>
                                </a:lnTo>
                                <a:moveTo>
                                  <a:pt x="-2450" y="-10293"/>
                                </a:moveTo>
                                <a:lnTo>
                                  <a:pt x="-2603" y="-10344"/>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 name="AutoShape 238"/>
                        <wps:cNvSpPr>
                          <a:spLocks/>
                        </wps:cNvSpPr>
                        <wps:spPr bwMode="auto">
                          <a:xfrm>
                            <a:off x="4440" y="13079"/>
                            <a:ext cx="2200" cy="280"/>
                          </a:xfrm>
                          <a:custGeom>
                            <a:avLst/>
                            <a:gdLst>
                              <a:gd name="T0" fmla="+- 0 3168 4440"/>
                              <a:gd name="T1" fmla="*/ T0 w 2200"/>
                              <a:gd name="T2" fmla="+- 0 638 13079"/>
                              <a:gd name="T3" fmla="*/ 638 h 280"/>
                              <a:gd name="T4" fmla="+- 0 4291 4440"/>
                              <a:gd name="T5" fmla="*/ T4 w 2200"/>
                              <a:gd name="T6" fmla="+- 0 638 13079"/>
                              <a:gd name="T7" fmla="*/ 638 h 280"/>
                              <a:gd name="T8" fmla="+- 0 4291 4440"/>
                              <a:gd name="T9" fmla="*/ T8 w 2200"/>
                              <a:gd name="T10" fmla="+- 0 638 13079"/>
                              <a:gd name="T11" fmla="*/ 638 h 280"/>
                              <a:gd name="T12" fmla="+- 0 4291 4440"/>
                              <a:gd name="T13" fmla="*/ T12 w 2200"/>
                              <a:gd name="T14" fmla="+- 0 782 13079"/>
                              <a:gd name="T15" fmla="*/ 782 h 280"/>
                            </a:gdLst>
                            <a:ahLst/>
                            <a:cxnLst>
                              <a:cxn ang="0">
                                <a:pos x="T1" y="T3"/>
                              </a:cxn>
                              <a:cxn ang="0">
                                <a:pos x="T5" y="T7"/>
                              </a:cxn>
                              <a:cxn ang="0">
                                <a:pos x="T9" y="T11"/>
                              </a:cxn>
                              <a:cxn ang="0">
                                <a:pos x="T13" y="T15"/>
                              </a:cxn>
                            </a:cxnLst>
                            <a:rect l="0" t="0" r="r" b="b"/>
                            <a:pathLst>
                              <a:path w="2200" h="280">
                                <a:moveTo>
                                  <a:pt x="-1272" y="-12441"/>
                                </a:moveTo>
                                <a:lnTo>
                                  <a:pt x="-149" y="-12441"/>
                                </a:lnTo>
                                <a:moveTo>
                                  <a:pt x="-149" y="-12441"/>
                                </a:moveTo>
                                <a:lnTo>
                                  <a:pt x="-149" y="-12297"/>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 name="AutoShape 237"/>
                        <wps:cNvSpPr>
                          <a:spLocks/>
                        </wps:cNvSpPr>
                        <wps:spPr bwMode="auto">
                          <a:xfrm>
                            <a:off x="3640" y="725"/>
                            <a:ext cx="100" cy="89"/>
                          </a:xfrm>
                          <a:custGeom>
                            <a:avLst/>
                            <a:gdLst>
                              <a:gd name="T0" fmla="+- 0 3651 3640"/>
                              <a:gd name="T1" fmla="*/ T0 w 100"/>
                              <a:gd name="T2" fmla="+- 0 751 725"/>
                              <a:gd name="T3" fmla="*/ 751 h 89"/>
                              <a:gd name="T4" fmla="+- 0 3661 3640"/>
                              <a:gd name="T5" fmla="*/ T4 w 100"/>
                              <a:gd name="T6" fmla="+- 0 733 725"/>
                              <a:gd name="T7" fmla="*/ 733 h 89"/>
                              <a:gd name="T8" fmla="+- 0 3676 3640"/>
                              <a:gd name="T9" fmla="*/ T8 w 100"/>
                              <a:gd name="T10" fmla="+- 0 759 725"/>
                              <a:gd name="T11" fmla="*/ 759 h 89"/>
                              <a:gd name="T12" fmla="+- 0 3640 3640"/>
                              <a:gd name="T13" fmla="*/ T12 w 100"/>
                              <a:gd name="T14" fmla="+- 0 751 725"/>
                              <a:gd name="T15" fmla="*/ 751 h 89"/>
                              <a:gd name="T16" fmla="+- 0 3676 3640"/>
                              <a:gd name="T17" fmla="*/ T16 w 100"/>
                              <a:gd name="T18" fmla="+- 0 759 725"/>
                              <a:gd name="T19" fmla="*/ 759 h 89"/>
                              <a:gd name="T20" fmla="+- 0 3651 3640"/>
                              <a:gd name="T21" fmla="*/ T20 w 100"/>
                              <a:gd name="T22" fmla="+- 0 814 725"/>
                              <a:gd name="T23" fmla="*/ 814 h 89"/>
                              <a:gd name="T24" fmla="+- 0 3661 3640"/>
                              <a:gd name="T25" fmla="*/ T24 w 100"/>
                              <a:gd name="T26" fmla="+- 0 759 725"/>
                              <a:gd name="T27" fmla="*/ 759 h 89"/>
                              <a:gd name="T28" fmla="+- 0 3665 3640"/>
                              <a:gd name="T29" fmla="*/ T28 w 100"/>
                              <a:gd name="T30" fmla="+- 0 805 725"/>
                              <a:gd name="T31" fmla="*/ 805 h 89"/>
                              <a:gd name="T32" fmla="+- 0 3676 3640"/>
                              <a:gd name="T33" fmla="*/ T32 w 100"/>
                              <a:gd name="T34" fmla="+- 0 812 725"/>
                              <a:gd name="T35" fmla="*/ 812 h 89"/>
                              <a:gd name="T36" fmla="+- 0 3676 3640"/>
                              <a:gd name="T37" fmla="*/ T36 w 100"/>
                              <a:gd name="T38" fmla="+- 0 805 725"/>
                              <a:gd name="T39" fmla="*/ 805 h 89"/>
                              <a:gd name="T40" fmla="+- 0 3676 3640"/>
                              <a:gd name="T41" fmla="*/ T40 w 100"/>
                              <a:gd name="T42" fmla="+- 0 803 725"/>
                              <a:gd name="T43" fmla="*/ 803 h 89"/>
                              <a:gd name="T44" fmla="+- 0 3724 3640"/>
                              <a:gd name="T45" fmla="*/ T44 w 100"/>
                              <a:gd name="T46" fmla="+- 0 814 725"/>
                              <a:gd name="T47" fmla="*/ 814 h 89"/>
                              <a:gd name="T48" fmla="+- 0 3685 3640"/>
                              <a:gd name="T49" fmla="*/ T48 w 100"/>
                              <a:gd name="T50" fmla="+- 0 801 725"/>
                              <a:gd name="T51" fmla="*/ 801 h 89"/>
                              <a:gd name="T52" fmla="+- 0 3704 3640"/>
                              <a:gd name="T53" fmla="*/ T52 w 100"/>
                              <a:gd name="T54" fmla="+- 0 767 725"/>
                              <a:gd name="T55" fmla="*/ 767 h 89"/>
                              <a:gd name="T56" fmla="+- 0 3688 3640"/>
                              <a:gd name="T57" fmla="*/ T56 w 100"/>
                              <a:gd name="T58" fmla="+- 0 760 725"/>
                              <a:gd name="T59" fmla="*/ 760 h 89"/>
                              <a:gd name="T60" fmla="+- 0 3703 3640"/>
                              <a:gd name="T61" fmla="*/ T60 w 100"/>
                              <a:gd name="T62" fmla="+- 0 725 725"/>
                              <a:gd name="T63" fmla="*/ 725 h 89"/>
                              <a:gd name="T64" fmla="+- 0 3733 3640"/>
                              <a:gd name="T65" fmla="*/ T64 w 100"/>
                              <a:gd name="T66" fmla="+- 0 733 725"/>
                              <a:gd name="T67" fmla="*/ 733 h 89"/>
                              <a:gd name="T68" fmla="+- 0 3698 3640"/>
                              <a:gd name="T69" fmla="*/ T68 w 100"/>
                              <a:gd name="T70" fmla="+- 0 740 725"/>
                              <a:gd name="T71" fmla="*/ 740 h 89"/>
                              <a:gd name="T72" fmla="+- 0 3712 3640"/>
                              <a:gd name="T73" fmla="*/ T72 w 100"/>
                              <a:gd name="T74" fmla="+- 0 763 725"/>
                              <a:gd name="T75" fmla="*/ 763 h 89"/>
                              <a:gd name="T76" fmla="+- 0 3721 3640"/>
                              <a:gd name="T77" fmla="*/ T76 w 100"/>
                              <a:gd name="T78" fmla="+- 0 767 725"/>
                              <a:gd name="T79" fmla="*/ 767 h 89"/>
                              <a:gd name="T80" fmla="+- 0 3734 3640"/>
                              <a:gd name="T81" fmla="*/ T80 w 100"/>
                              <a:gd name="T82" fmla="+- 0 772 725"/>
                              <a:gd name="T83" fmla="*/ 772 h 89"/>
                              <a:gd name="T84" fmla="+- 0 3695 3640"/>
                              <a:gd name="T85" fmla="*/ T84 w 100"/>
                              <a:gd name="T86" fmla="+- 0 778 725"/>
                              <a:gd name="T87" fmla="*/ 778 h 89"/>
                              <a:gd name="T88" fmla="+- 0 3705 3640"/>
                              <a:gd name="T89" fmla="*/ T88 w 100"/>
                              <a:gd name="T90" fmla="+- 0 805 725"/>
                              <a:gd name="T91" fmla="*/ 805 h 89"/>
                              <a:gd name="T92" fmla="+- 0 3724 3640"/>
                              <a:gd name="T93" fmla="*/ T92 w 100"/>
                              <a:gd name="T94" fmla="+- 0 814 725"/>
                              <a:gd name="T95" fmla="*/ 814 h 89"/>
                              <a:gd name="T96" fmla="+- 0 3712 3640"/>
                              <a:gd name="T97" fmla="*/ T96 w 100"/>
                              <a:gd name="T98" fmla="+- 0 763 725"/>
                              <a:gd name="T99" fmla="*/ 763 h 89"/>
                              <a:gd name="T100" fmla="+- 0 3727 3640"/>
                              <a:gd name="T101" fmla="*/ T100 w 100"/>
                              <a:gd name="T102" fmla="+- 0 740 725"/>
                              <a:gd name="T103" fmla="*/ 740 h 89"/>
                              <a:gd name="T104" fmla="+- 0 3733 3640"/>
                              <a:gd name="T105" fmla="*/ T104 w 100"/>
                              <a:gd name="T106" fmla="+- 0 733 725"/>
                              <a:gd name="T107" fmla="*/ 733 h 89"/>
                              <a:gd name="T108" fmla="+- 0 3737 3640"/>
                              <a:gd name="T109" fmla="*/ T108 w 100"/>
                              <a:gd name="T110" fmla="+- 0 759 725"/>
                              <a:gd name="T111" fmla="*/ 759 h 89"/>
                              <a:gd name="T112" fmla="+- 0 3734 3640"/>
                              <a:gd name="T113" fmla="*/ T112 w 100"/>
                              <a:gd name="T114" fmla="+- 0 805 725"/>
                              <a:gd name="T115" fmla="*/ 805 h 89"/>
                              <a:gd name="T116" fmla="+- 0 3729 3640"/>
                              <a:gd name="T117" fmla="*/ T116 w 100"/>
                              <a:gd name="T118" fmla="+- 0 797 725"/>
                              <a:gd name="T119" fmla="*/ 797 h 89"/>
                              <a:gd name="T120" fmla="+- 0 3712 3640"/>
                              <a:gd name="T121" fmla="*/ T120 w 100"/>
                              <a:gd name="T122" fmla="+- 0 772 725"/>
                              <a:gd name="T123" fmla="*/ 772 h 89"/>
                              <a:gd name="T124" fmla="+- 0 3740 3640"/>
                              <a:gd name="T125" fmla="*/ T124 w 100"/>
                              <a:gd name="T126" fmla="+- 0 774 725"/>
                              <a:gd name="T127" fmla="*/ 774 h 89"/>
                              <a:gd name="T128" fmla="+- 0 3734 3640"/>
                              <a:gd name="T129" fmla="*/ T128 w 100"/>
                              <a:gd name="T130" fmla="+- 0 805 725"/>
                              <a:gd name="T131" fmla="*/ 80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00" h="89">
                                <a:moveTo>
                                  <a:pt x="21" y="26"/>
                                </a:moveTo>
                                <a:lnTo>
                                  <a:pt x="11" y="26"/>
                                </a:lnTo>
                                <a:lnTo>
                                  <a:pt x="11" y="11"/>
                                </a:lnTo>
                                <a:lnTo>
                                  <a:pt x="21" y="8"/>
                                </a:lnTo>
                                <a:lnTo>
                                  <a:pt x="21" y="26"/>
                                </a:lnTo>
                                <a:close/>
                                <a:moveTo>
                                  <a:pt x="36" y="34"/>
                                </a:moveTo>
                                <a:lnTo>
                                  <a:pt x="0" y="34"/>
                                </a:lnTo>
                                <a:lnTo>
                                  <a:pt x="0" y="26"/>
                                </a:lnTo>
                                <a:lnTo>
                                  <a:pt x="36" y="26"/>
                                </a:lnTo>
                                <a:lnTo>
                                  <a:pt x="36" y="34"/>
                                </a:lnTo>
                                <a:close/>
                                <a:moveTo>
                                  <a:pt x="33" y="89"/>
                                </a:moveTo>
                                <a:lnTo>
                                  <a:pt x="11" y="89"/>
                                </a:lnTo>
                                <a:lnTo>
                                  <a:pt x="11" y="34"/>
                                </a:lnTo>
                                <a:lnTo>
                                  <a:pt x="21" y="34"/>
                                </a:lnTo>
                                <a:lnTo>
                                  <a:pt x="21" y="75"/>
                                </a:lnTo>
                                <a:lnTo>
                                  <a:pt x="25" y="80"/>
                                </a:lnTo>
                                <a:lnTo>
                                  <a:pt x="36" y="80"/>
                                </a:lnTo>
                                <a:lnTo>
                                  <a:pt x="36" y="87"/>
                                </a:lnTo>
                                <a:lnTo>
                                  <a:pt x="33" y="89"/>
                                </a:lnTo>
                                <a:close/>
                                <a:moveTo>
                                  <a:pt x="36" y="80"/>
                                </a:moveTo>
                                <a:lnTo>
                                  <a:pt x="33" y="80"/>
                                </a:lnTo>
                                <a:lnTo>
                                  <a:pt x="36" y="78"/>
                                </a:lnTo>
                                <a:lnTo>
                                  <a:pt x="36" y="80"/>
                                </a:lnTo>
                                <a:close/>
                                <a:moveTo>
                                  <a:pt x="84" y="89"/>
                                </a:moveTo>
                                <a:lnTo>
                                  <a:pt x="60" y="89"/>
                                </a:lnTo>
                                <a:lnTo>
                                  <a:pt x="45" y="76"/>
                                </a:lnTo>
                                <a:lnTo>
                                  <a:pt x="45" y="50"/>
                                </a:lnTo>
                                <a:lnTo>
                                  <a:pt x="64" y="42"/>
                                </a:lnTo>
                                <a:lnTo>
                                  <a:pt x="48" y="35"/>
                                </a:lnTo>
                                <a:lnTo>
                                  <a:pt x="48" y="12"/>
                                </a:lnTo>
                                <a:lnTo>
                                  <a:pt x="63" y="0"/>
                                </a:lnTo>
                                <a:lnTo>
                                  <a:pt x="84" y="0"/>
                                </a:lnTo>
                                <a:lnTo>
                                  <a:pt x="93" y="8"/>
                                </a:lnTo>
                                <a:lnTo>
                                  <a:pt x="67" y="8"/>
                                </a:lnTo>
                                <a:lnTo>
                                  <a:pt x="58" y="15"/>
                                </a:lnTo>
                                <a:lnTo>
                                  <a:pt x="58" y="32"/>
                                </a:lnTo>
                                <a:lnTo>
                                  <a:pt x="72" y="38"/>
                                </a:lnTo>
                                <a:lnTo>
                                  <a:pt x="89" y="38"/>
                                </a:lnTo>
                                <a:lnTo>
                                  <a:pt x="81" y="42"/>
                                </a:lnTo>
                                <a:lnTo>
                                  <a:pt x="94" y="47"/>
                                </a:lnTo>
                                <a:lnTo>
                                  <a:pt x="72" y="47"/>
                                </a:lnTo>
                                <a:lnTo>
                                  <a:pt x="55" y="53"/>
                                </a:lnTo>
                                <a:lnTo>
                                  <a:pt x="55" y="72"/>
                                </a:lnTo>
                                <a:lnTo>
                                  <a:pt x="65" y="80"/>
                                </a:lnTo>
                                <a:lnTo>
                                  <a:pt x="94" y="80"/>
                                </a:lnTo>
                                <a:lnTo>
                                  <a:pt x="84" y="89"/>
                                </a:lnTo>
                                <a:close/>
                                <a:moveTo>
                                  <a:pt x="89" y="38"/>
                                </a:moveTo>
                                <a:lnTo>
                                  <a:pt x="72" y="38"/>
                                </a:lnTo>
                                <a:lnTo>
                                  <a:pt x="87" y="32"/>
                                </a:lnTo>
                                <a:lnTo>
                                  <a:pt x="87" y="15"/>
                                </a:lnTo>
                                <a:lnTo>
                                  <a:pt x="79" y="8"/>
                                </a:lnTo>
                                <a:lnTo>
                                  <a:pt x="93" y="8"/>
                                </a:lnTo>
                                <a:lnTo>
                                  <a:pt x="97" y="11"/>
                                </a:lnTo>
                                <a:lnTo>
                                  <a:pt x="97" y="34"/>
                                </a:lnTo>
                                <a:lnTo>
                                  <a:pt x="89" y="38"/>
                                </a:lnTo>
                                <a:close/>
                                <a:moveTo>
                                  <a:pt x="94" y="80"/>
                                </a:moveTo>
                                <a:lnTo>
                                  <a:pt x="80" y="80"/>
                                </a:lnTo>
                                <a:lnTo>
                                  <a:pt x="89" y="72"/>
                                </a:lnTo>
                                <a:lnTo>
                                  <a:pt x="89" y="53"/>
                                </a:lnTo>
                                <a:lnTo>
                                  <a:pt x="72" y="47"/>
                                </a:lnTo>
                                <a:lnTo>
                                  <a:pt x="94" y="47"/>
                                </a:lnTo>
                                <a:lnTo>
                                  <a:pt x="100" y="49"/>
                                </a:lnTo>
                                <a:lnTo>
                                  <a:pt x="100" y="76"/>
                                </a:lnTo>
                                <a:lnTo>
                                  <a:pt x="94" y="8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8" name="AutoShape 236"/>
                        <wps:cNvSpPr>
                          <a:spLocks/>
                        </wps:cNvSpPr>
                        <wps:spPr bwMode="auto">
                          <a:xfrm>
                            <a:off x="6540" y="13079"/>
                            <a:ext cx="200" cy="300"/>
                          </a:xfrm>
                          <a:custGeom>
                            <a:avLst/>
                            <a:gdLst>
                              <a:gd name="T0" fmla="+- 0 4240 6540"/>
                              <a:gd name="T1" fmla="*/ T0 w 200"/>
                              <a:gd name="T2" fmla="+- 0 628 13079"/>
                              <a:gd name="T3" fmla="*/ 628 h 300"/>
                              <a:gd name="T4" fmla="+- 0 4291 6540"/>
                              <a:gd name="T5" fmla="*/ T4 w 200"/>
                              <a:gd name="T6" fmla="+- 0 782 13079"/>
                              <a:gd name="T7" fmla="*/ 782 h 300"/>
                              <a:gd name="T8" fmla="+- 0 4291 6540"/>
                              <a:gd name="T9" fmla="*/ T8 w 200"/>
                              <a:gd name="T10" fmla="+- 0 782 13079"/>
                              <a:gd name="T11" fmla="*/ 782 h 300"/>
                              <a:gd name="T12" fmla="+- 0 4342 6540"/>
                              <a:gd name="T13" fmla="*/ T12 w 200"/>
                              <a:gd name="T14" fmla="+- 0 628 13079"/>
                              <a:gd name="T15" fmla="*/ 628 h 300"/>
                            </a:gdLst>
                            <a:ahLst/>
                            <a:cxnLst>
                              <a:cxn ang="0">
                                <a:pos x="T1" y="T3"/>
                              </a:cxn>
                              <a:cxn ang="0">
                                <a:pos x="T5" y="T7"/>
                              </a:cxn>
                              <a:cxn ang="0">
                                <a:pos x="T9" y="T11"/>
                              </a:cxn>
                              <a:cxn ang="0">
                                <a:pos x="T13" y="T15"/>
                              </a:cxn>
                            </a:cxnLst>
                            <a:rect l="0" t="0" r="r" b="b"/>
                            <a:pathLst>
                              <a:path w="200" h="300">
                                <a:moveTo>
                                  <a:pt x="-2300" y="-12451"/>
                                </a:moveTo>
                                <a:lnTo>
                                  <a:pt x="-2249" y="-12297"/>
                                </a:lnTo>
                                <a:moveTo>
                                  <a:pt x="-2249" y="-12297"/>
                                </a:moveTo>
                                <a:lnTo>
                                  <a:pt x="-2198" y="-12451"/>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 name="AutoShape 235"/>
                        <wps:cNvSpPr>
                          <a:spLocks/>
                        </wps:cNvSpPr>
                        <wps:spPr bwMode="auto">
                          <a:xfrm>
                            <a:off x="920" y="11859"/>
                            <a:ext cx="320" cy="1680"/>
                          </a:xfrm>
                          <a:custGeom>
                            <a:avLst/>
                            <a:gdLst>
                              <a:gd name="T0" fmla="+- 0 1372 920"/>
                              <a:gd name="T1" fmla="*/ T0 w 320"/>
                              <a:gd name="T2" fmla="+- 0 546 11859"/>
                              <a:gd name="T3" fmla="*/ 546 h 1680"/>
                              <a:gd name="T4" fmla="+- 0 1372 920"/>
                              <a:gd name="T5" fmla="*/ T4 w 320"/>
                              <a:gd name="T6" fmla="+- 0 1406 11859"/>
                              <a:gd name="T7" fmla="*/ 1406 h 1680"/>
                              <a:gd name="T8" fmla="+- 0 1372 920"/>
                              <a:gd name="T9" fmla="*/ T8 w 320"/>
                              <a:gd name="T10" fmla="+- 0 1406 11859"/>
                              <a:gd name="T11" fmla="*/ 1406 h 1680"/>
                              <a:gd name="T12" fmla="+- 0 1535 920"/>
                              <a:gd name="T13" fmla="*/ T12 w 320"/>
                              <a:gd name="T14" fmla="+- 0 1406 11859"/>
                              <a:gd name="T15" fmla="*/ 1406 h 1680"/>
                            </a:gdLst>
                            <a:ahLst/>
                            <a:cxnLst>
                              <a:cxn ang="0">
                                <a:pos x="T1" y="T3"/>
                              </a:cxn>
                              <a:cxn ang="0">
                                <a:pos x="T5" y="T7"/>
                              </a:cxn>
                              <a:cxn ang="0">
                                <a:pos x="T9" y="T11"/>
                              </a:cxn>
                              <a:cxn ang="0">
                                <a:pos x="T13" y="T15"/>
                              </a:cxn>
                            </a:cxnLst>
                            <a:rect l="0" t="0" r="r" b="b"/>
                            <a:pathLst>
                              <a:path w="320" h="1680">
                                <a:moveTo>
                                  <a:pt x="452" y="-11313"/>
                                </a:moveTo>
                                <a:lnTo>
                                  <a:pt x="452" y="-10453"/>
                                </a:lnTo>
                                <a:moveTo>
                                  <a:pt x="452" y="-10453"/>
                                </a:moveTo>
                                <a:lnTo>
                                  <a:pt x="615" y="-10453"/>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 name="AutoShape 234"/>
                        <wps:cNvSpPr>
                          <a:spLocks/>
                        </wps:cNvSpPr>
                        <wps:spPr bwMode="auto">
                          <a:xfrm>
                            <a:off x="940" y="11759"/>
                            <a:ext cx="300" cy="200"/>
                          </a:xfrm>
                          <a:custGeom>
                            <a:avLst/>
                            <a:gdLst>
                              <a:gd name="T0" fmla="+- 0 1382 940"/>
                              <a:gd name="T1" fmla="*/ T0 w 300"/>
                              <a:gd name="T2" fmla="+- 0 1457 11759"/>
                              <a:gd name="T3" fmla="*/ 1457 h 200"/>
                              <a:gd name="T4" fmla="+- 0 1535 940"/>
                              <a:gd name="T5" fmla="*/ T4 w 300"/>
                              <a:gd name="T6" fmla="+- 0 1406 11759"/>
                              <a:gd name="T7" fmla="*/ 1406 h 200"/>
                              <a:gd name="T8" fmla="+- 0 1535 940"/>
                              <a:gd name="T9" fmla="*/ T8 w 300"/>
                              <a:gd name="T10" fmla="+- 0 1406 11759"/>
                              <a:gd name="T11" fmla="*/ 1406 h 200"/>
                              <a:gd name="T12" fmla="+- 0 1382 940"/>
                              <a:gd name="T13" fmla="*/ T12 w 300"/>
                              <a:gd name="T14" fmla="+- 0 1354 11759"/>
                              <a:gd name="T15" fmla="*/ 1354 h 200"/>
                            </a:gdLst>
                            <a:ahLst/>
                            <a:cxnLst>
                              <a:cxn ang="0">
                                <a:pos x="T1" y="T3"/>
                              </a:cxn>
                              <a:cxn ang="0">
                                <a:pos x="T5" y="T7"/>
                              </a:cxn>
                              <a:cxn ang="0">
                                <a:pos x="T9" y="T11"/>
                              </a:cxn>
                              <a:cxn ang="0">
                                <a:pos x="T13" y="T15"/>
                              </a:cxn>
                            </a:cxnLst>
                            <a:rect l="0" t="0" r="r" b="b"/>
                            <a:pathLst>
                              <a:path w="300" h="200">
                                <a:moveTo>
                                  <a:pt x="442" y="-10302"/>
                                </a:moveTo>
                                <a:lnTo>
                                  <a:pt x="595" y="-10353"/>
                                </a:lnTo>
                                <a:moveTo>
                                  <a:pt x="595" y="-10353"/>
                                </a:moveTo>
                                <a:lnTo>
                                  <a:pt x="442" y="-10405"/>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 name="AutoShape 233"/>
                        <wps:cNvSpPr>
                          <a:spLocks/>
                        </wps:cNvSpPr>
                        <wps:spPr bwMode="auto">
                          <a:xfrm>
                            <a:off x="1960" y="12019"/>
                            <a:ext cx="3200" cy="200"/>
                          </a:xfrm>
                          <a:custGeom>
                            <a:avLst/>
                            <a:gdLst>
                              <a:gd name="T0" fmla="+- 0 1902 1960"/>
                              <a:gd name="T1" fmla="*/ T0 w 3200"/>
                              <a:gd name="T2" fmla="+- 0 1324 12019"/>
                              <a:gd name="T3" fmla="*/ 1324 h 200"/>
                              <a:gd name="T4" fmla="+- 0 2025 1960"/>
                              <a:gd name="T5" fmla="*/ T4 w 3200"/>
                              <a:gd name="T6" fmla="+- 0 1221 12019"/>
                              <a:gd name="T7" fmla="*/ 1221 h 200"/>
                              <a:gd name="T8" fmla="+- 0 2025 1960"/>
                              <a:gd name="T9" fmla="*/ T8 w 3200"/>
                              <a:gd name="T10" fmla="+- 0 1221 12019"/>
                              <a:gd name="T11" fmla="*/ 1221 h 200"/>
                              <a:gd name="T12" fmla="+- 0 3536 1960"/>
                              <a:gd name="T13" fmla="*/ T12 w 3200"/>
                              <a:gd name="T14" fmla="+- 0 1221 12019"/>
                              <a:gd name="T15" fmla="*/ 1221 h 200"/>
                            </a:gdLst>
                            <a:ahLst/>
                            <a:cxnLst>
                              <a:cxn ang="0">
                                <a:pos x="T1" y="T3"/>
                              </a:cxn>
                              <a:cxn ang="0">
                                <a:pos x="T5" y="T7"/>
                              </a:cxn>
                              <a:cxn ang="0">
                                <a:pos x="T9" y="T11"/>
                              </a:cxn>
                              <a:cxn ang="0">
                                <a:pos x="T13" y="T15"/>
                              </a:cxn>
                            </a:cxnLst>
                            <a:rect l="0" t="0" r="r" b="b"/>
                            <a:pathLst>
                              <a:path w="3200" h="200">
                                <a:moveTo>
                                  <a:pt x="-58" y="-10695"/>
                                </a:moveTo>
                                <a:lnTo>
                                  <a:pt x="65" y="-10798"/>
                                </a:lnTo>
                                <a:moveTo>
                                  <a:pt x="65" y="-10798"/>
                                </a:moveTo>
                                <a:lnTo>
                                  <a:pt x="1576" y="-10798"/>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 name="AutoShape 232"/>
                        <wps:cNvSpPr>
                          <a:spLocks/>
                        </wps:cNvSpPr>
                        <wps:spPr bwMode="auto">
                          <a:xfrm>
                            <a:off x="2324" y="1125"/>
                            <a:ext cx="97" cy="88"/>
                          </a:xfrm>
                          <a:custGeom>
                            <a:avLst/>
                            <a:gdLst>
                              <a:gd name="T0" fmla="+- 0 2344 2324"/>
                              <a:gd name="T1" fmla="*/ T0 w 97"/>
                              <a:gd name="T2" fmla="+- 0 1150 1125"/>
                              <a:gd name="T3" fmla="*/ 1150 h 88"/>
                              <a:gd name="T4" fmla="+- 0 2334 2324"/>
                              <a:gd name="T5" fmla="*/ T4 w 97"/>
                              <a:gd name="T6" fmla="+- 0 1150 1125"/>
                              <a:gd name="T7" fmla="*/ 1150 h 88"/>
                              <a:gd name="T8" fmla="+- 0 2334 2324"/>
                              <a:gd name="T9" fmla="*/ T8 w 97"/>
                              <a:gd name="T10" fmla="+- 0 1135 1125"/>
                              <a:gd name="T11" fmla="*/ 1135 h 88"/>
                              <a:gd name="T12" fmla="+- 0 2344 2324"/>
                              <a:gd name="T13" fmla="*/ T12 w 97"/>
                              <a:gd name="T14" fmla="+- 0 1132 1125"/>
                              <a:gd name="T15" fmla="*/ 1132 h 88"/>
                              <a:gd name="T16" fmla="+- 0 2344 2324"/>
                              <a:gd name="T17" fmla="*/ T16 w 97"/>
                              <a:gd name="T18" fmla="+- 0 1150 1125"/>
                              <a:gd name="T19" fmla="*/ 1150 h 88"/>
                              <a:gd name="T20" fmla="+- 0 2359 2324"/>
                              <a:gd name="T21" fmla="*/ T20 w 97"/>
                              <a:gd name="T22" fmla="+- 0 1158 1125"/>
                              <a:gd name="T23" fmla="*/ 1158 h 88"/>
                              <a:gd name="T24" fmla="+- 0 2324 2324"/>
                              <a:gd name="T25" fmla="*/ T24 w 97"/>
                              <a:gd name="T26" fmla="+- 0 1158 1125"/>
                              <a:gd name="T27" fmla="*/ 1158 h 88"/>
                              <a:gd name="T28" fmla="+- 0 2324 2324"/>
                              <a:gd name="T29" fmla="*/ T28 w 97"/>
                              <a:gd name="T30" fmla="+- 0 1150 1125"/>
                              <a:gd name="T31" fmla="*/ 1150 h 88"/>
                              <a:gd name="T32" fmla="+- 0 2359 2324"/>
                              <a:gd name="T33" fmla="*/ T32 w 97"/>
                              <a:gd name="T34" fmla="+- 0 1150 1125"/>
                              <a:gd name="T35" fmla="*/ 1150 h 88"/>
                              <a:gd name="T36" fmla="+- 0 2359 2324"/>
                              <a:gd name="T37" fmla="*/ T36 w 97"/>
                              <a:gd name="T38" fmla="+- 0 1158 1125"/>
                              <a:gd name="T39" fmla="*/ 1158 h 88"/>
                              <a:gd name="T40" fmla="+- 0 2356 2324"/>
                              <a:gd name="T41" fmla="*/ T40 w 97"/>
                              <a:gd name="T42" fmla="+- 0 1213 1125"/>
                              <a:gd name="T43" fmla="*/ 1213 h 88"/>
                              <a:gd name="T44" fmla="+- 0 2334 2324"/>
                              <a:gd name="T45" fmla="*/ T44 w 97"/>
                              <a:gd name="T46" fmla="+- 0 1213 1125"/>
                              <a:gd name="T47" fmla="*/ 1213 h 88"/>
                              <a:gd name="T48" fmla="+- 0 2334 2324"/>
                              <a:gd name="T49" fmla="*/ T48 w 97"/>
                              <a:gd name="T50" fmla="+- 0 1158 1125"/>
                              <a:gd name="T51" fmla="*/ 1158 h 88"/>
                              <a:gd name="T52" fmla="+- 0 2344 2324"/>
                              <a:gd name="T53" fmla="*/ T52 w 97"/>
                              <a:gd name="T54" fmla="+- 0 1158 1125"/>
                              <a:gd name="T55" fmla="*/ 1158 h 88"/>
                              <a:gd name="T56" fmla="+- 0 2344 2324"/>
                              <a:gd name="T57" fmla="*/ T56 w 97"/>
                              <a:gd name="T58" fmla="+- 0 1199 1125"/>
                              <a:gd name="T59" fmla="*/ 1199 h 88"/>
                              <a:gd name="T60" fmla="+- 0 2348 2324"/>
                              <a:gd name="T61" fmla="*/ T60 w 97"/>
                              <a:gd name="T62" fmla="+- 0 1204 1125"/>
                              <a:gd name="T63" fmla="*/ 1204 h 88"/>
                              <a:gd name="T64" fmla="+- 0 2359 2324"/>
                              <a:gd name="T65" fmla="*/ T64 w 97"/>
                              <a:gd name="T66" fmla="+- 0 1204 1125"/>
                              <a:gd name="T67" fmla="*/ 1204 h 88"/>
                              <a:gd name="T68" fmla="+- 0 2359 2324"/>
                              <a:gd name="T69" fmla="*/ T68 w 97"/>
                              <a:gd name="T70" fmla="+- 0 1211 1125"/>
                              <a:gd name="T71" fmla="*/ 1211 h 88"/>
                              <a:gd name="T72" fmla="+- 0 2356 2324"/>
                              <a:gd name="T73" fmla="*/ T72 w 97"/>
                              <a:gd name="T74" fmla="+- 0 1213 1125"/>
                              <a:gd name="T75" fmla="*/ 1213 h 88"/>
                              <a:gd name="T76" fmla="+- 0 2359 2324"/>
                              <a:gd name="T77" fmla="*/ T76 w 97"/>
                              <a:gd name="T78" fmla="+- 0 1204 1125"/>
                              <a:gd name="T79" fmla="*/ 1204 h 88"/>
                              <a:gd name="T80" fmla="+- 0 2357 2324"/>
                              <a:gd name="T81" fmla="*/ T80 w 97"/>
                              <a:gd name="T82" fmla="+- 0 1204 1125"/>
                              <a:gd name="T83" fmla="*/ 1204 h 88"/>
                              <a:gd name="T84" fmla="+- 0 2359 2324"/>
                              <a:gd name="T85" fmla="*/ T84 w 97"/>
                              <a:gd name="T86" fmla="+- 0 1202 1125"/>
                              <a:gd name="T87" fmla="*/ 1202 h 88"/>
                              <a:gd name="T88" fmla="+- 0 2359 2324"/>
                              <a:gd name="T89" fmla="*/ T88 w 97"/>
                              <a:gd name="T90" fmla="+- 0 1204 1125"/>
                              <a:gd name="T91" fmla="*/ 1204 h 88"/>
                              <a:gd name="T92" fmla="+- 0 2375 2324"/>
                              <a:gd name="T93" fmla="*/ T92 w 97"/>
                              <a:gd name="T94" fmla="+- 0 1168 1125"/>
                              <a:gd name="T95" fmla="*/ 1168 h 88"/>
                              <a:gd name="T96" fmla="+- 0 2375 2324"/>
                              <a:gd name="T97" fmla="*/ T96 w 97"/>
                              <a:gd name="T98" fmla="+- 0 1125 1125"/>
                              <a:gd name="T99" fmla="*/ 1125 h 88"/>
                              <a:gd name="T100" fmla="+- 0 2416 2324"/>
                              <a:gd name="T101" fmla="*/ T100 w 97"/>
                              <a:gd name="T102" fmla="+- 0 1125 1125"/>
                              <a:gd name="T103" fmla="*/ 1125 h 88"/>
                              <a:gd name="T104" fmla="+- 0 2416 2324"/>
                              <a:gd name="T105" fmla="*/ T104 w 97"/>
                              <a:gd name="T106" fmla="+- 0 1134 1125"/>
                              <a:gd name="T107" fmla="*/ 1134 h 88"/>
                              <a:gd name="T108" fmla="+- 0 2384 2324"/>
                              <a:gd name="T109" fmla="*/ T108 w 97"/>
                              <a:gd name="T110" fmla="+- 0 1134 1125"/>
                              <a:gd name="T111" fmla="*/ 1134 h 88"/>
                              <a:gd name="T112" fmla="+- 0 2384 2324"/>
                              <a:gd name="T113" fmla="*/ T112 w 97"/>
                              <a:gd name="T114" fmla="+- 0 1159 1125"/>
                              <a:gd name="T115" fmla="*/ 1159 h 88"/>
                              <a:gd name="T116" fmla="+- 0 2406 2324"/>
                              <a:gd name="T117" fmla="*/ T116 w 97"/>
                              <a:gd name="T118" fmla="+- 0 1159 1125"/>
                              <a:gd name="T119" fmla="*/ 1159 h 88"/>
                              <a:gd name="T120" fmla="+- 0 2415 2324"/>
                              <a:gd name="T121" fmla="*/ T120 w 97"/>
                              <a:gd name="T122" fmla="+- 0 1168 1125"/>
                              <a:gd name="T123" fmla="*/ 1168 h 88"/>
                              <a:gd name="T124" fmla="+- 0 2385 2324"/>
                              <a:gd name="T125" fmla="*/ T124 w 97"/>
                              <a:gd name="T126" fmla="+- 0 1168 1125"/>
                              <a:gd name="T127" fmla="*/ 1168 h 88"/>
                              <a:gd name="T128" fmla="+- 0 2375 2324"/>
                              <a:gd name="T129" fmla="*/ T128 w 97"/>
                              <a:gd name="T130" fmla="+- 0 1168 1125"/>
                              <a:gd name="T131" fmla="*/ 1168 h 88"/>
                              <a:gd name="T132" fmla="+- 0 2406 2324"/>
                              <a:gd name="T133" fmla="*/ T132 w 97"/>
                              <a:gd name="T134" fmla="+- 0 1159 1125"/>
                              <a:gd name="T135" fmla="*/ 1159 h 88"/>
                              <a:gd name="T136" fmla="+- 0 2384 2324"/>
                              <a:gd name="T137" fmla="*/ T136 w 97"/>
                              <a:gd name="T138" fmla="+- 0 1159 1125"/>
                              <a:gd name="T139" fmla="*/ 1159 h 88"/>
                              <a:gd name="T140" fmla="+- 0 2388 2324"/>
                              <a:gd name="T141" fmla="*/ T140 w 97"/>
                              <a:gd name="T142" fmla="+- 0 1159 1125"/>
                              <a:gd name="T143" fmla="*/ 1159 h 88"/>
                              <a:gd name="T144" fmla="+- 0 2405 2324"/>
                              <a:gd name="T145" fmla="*/ T144 w 97"/>
                              <a:gd name="T146" fmla="+- 0 1159 1125"/>
                              <a:gd name="T147" fmla="*/ 1159 h 88"/>
                              <a:gd name="T148" fmla="+- 0 2406 2324"/>
                              <a:gd name="T149" fmla="*/ T148 w 97"/>
                              <a:gd name="T150" fmla="+- 0 1159 1125"/>
                              <a:gd name="T151" fmla="*/ 1159 h 88"/>
                              <a:gd name="T152" fmla="+- 0 2413 2324"/>
                              <a:gd name="T153" fmla="*/ T152 w 97"/>
                              <a:gd name="T154" fmla="+- 0 1204 1125"/>
                              <a:gd name="T155" fmla="*/ 1204 h 88"/>
                              <a:gd name="T156" fmla="+- 0 2399 2324"/>
                              <a:gd name="T157" fmla="*/ T156 w 97"/>
                              <a:gd name="T158" fmla="+- 0 1204 1125"/>
                              <a:gd name="T159" fmla="*/ 1204 h 88"/>
                              <a:gd name="T160" fmla="+- 0 2410 2324"/>
                              <a:gd name="T161" fmla="*/ T160 w 97"/>
                              <a:gd name="T162" fmla="+- 0 1194 1125"/>
                              <a:gd name="T163" fmla="*/ 1194 h 88"/>
                              <a:gd name="T164" fmla="+- 0 2410 2324"/>
                              <a:gd name="T165" fmla="*/ T164 w 97"/>
                              <a:gd name="T166" fmla="+- 0 1177 1125"/>
                              <a:gd name="T167" fmla="*/ 1177 h 88"/>
                              <a:gd name="T168" fmla="+- 0 2399 2324"/>
                              <a:gd name="T169" fmla="*/ T168 w 97"/>
                              <a:gd name="T170" fmla="+- 0 1168 1125"/>
                              <a:gd name="T171" fmla="*/ 1168 h 88"/>
                              <a:gd name="T172" fmla="+- 0 2415 2324"/>
                              <a:gd name="T173" fmla="*/ T172 w 97"/>
                              <a:gd name="T174" fmla="+- 0 1168 1125"/>
                              <a:gd name="T175" fmla="*/ 1168 h 88"/>
                              <a:gd name="T176" fmla="+- 0 2420 2324"/>
                              <a:gd name="T177" fmla="*/ T176 w 97"/>
                              <a:gd name="T178" fmla="+- 0 1173 1125"/>
                              <a:gd name="T179" fmla="*/ 1173 h 88"/>
                              <a:gd name="T180" fmla="+- 0 2420 2324"/>
                              <a:gd name="T181" fmla="*/ T180 w 97"/>
                              <a:gd name="T182" fmla="+- 0 1197 1125"/>
                              <a:gd name="T183" fmla="*/ 1197 h 88"/>
                              <a:gd name="T184" fmla="+- 0 2413 2324"/>
                              <a:gd name="T185" fmla="*/ T184 w 97"/>
                              <a:gd name="T186" fmla="+- 0 1204 1125"/>
                              <a:gd name="T187" fmla="*/ 1204 h 88"/>
                              <a:gd name="T188" fmla="+- 0 2404 2324"/>
                              <a:gd name="T189" fmla="*/ T188 w 97"/>
                              <a:gd name="T190" fmla="+- 0 1213 1125"/>
                              <a:gd name="T191" fmla="*/ 1213 h 88"/>
                              <a:gd name="T192" fmla="+- 0 2378 2324"/>
                              <a:gd name="T193" fmla="*/ T192 w 97"/>
                              <a:gd name="T194" fmla="+- 0 1213 1125"/>
                              <a:gd name="T195" fmla="*/ 1213 h 88"/>
                              <a:gd name="T196" fmla="+- 0 2372 2324"/>
                              <a:gd name="T197" fmla="*/ T196 w 97"/>
                              <a:gd name="T198" fmla="+- 0 1209 1125"/>
                              <a:gd name="T199" fmla="*/ 1209 h 88"/>
                              <a:gd name="T200" fmla="+- 0 2372 2324"/>
                              <a:gd name="T201" fmla="*/ T200 w 97"/>
                              <a:gd name="T202" fmla="+- 0 1199 1125"/>
                              <a:gd name="T203" fmla="*/ 1199 h 88"/>
                              <a:gd name="T204" fmla="+- 0 2381 2324"/>
                              <a:gd name="T205" fmla="*/ T204 w 97"/>
                              <a:gd name="T206" fmla="+- 0 1204 1125"/>
                              <a:gd name="T207" fmla="*/ 1204 h 88"/>
                              <a:gd name="T208" fmla="+- 0 2413 2324"/>
                              <a:gd name="T209" fmla="*/ T208 w 97"/>
                              <a:gd name="T210" fmla="+- 0 1204 1125"/>
                              <a:gd name="T211" fmla="*/ 1204 h 88"/>
                              <a:gd name="T212" fmla="+- 0 2404 2324"/>
                              <a:gd name="T213" fmla="*/ T212 w 97"/>
                              <a:gd name="T214" fmla="+- 0 1213 1125"/>
                              <a:gd name="T215" fmla="*/ 1213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97" h="88">
                                <a:moveTo>
                                  <a:pt x="20" y="25"/>
                                </a:moveTo>
                                <a:lnTo>
                                  <a:pt x="10" y="25"/>
                                </a:lnTo>
                                <a:lnTo>
                                  <a:pt x="10" y="10"/>
                                </a:lnTo>
                                <a:lnTo>
                                  <a:pt x="20" y="7"/>
                                </a:lnTo>
                                <a:lnTo>
                                  <a:pt x="20" y="25"/>
                                </a:lnTo>
                                <a:close/>
                                <a:moveTo>
                                  <a:pt x="35" y="33"/>
                                </a:moveTo>
                                <a:lnTo>
                                  <a:pt x="0" y="33"/>
                                </a:lnTo>
                                <a:lnTo>
                                  <a:pt x="0" y="25"/>
                                </a:lnTo>
                                <a:lnTo>
                                  <a:pt x="35" y="25"/>
                                </a:lnTo>
                                <a:lnTo>
                                  <a:pt x="35" y="33"/>
                                </a:lnTo>
                                <a:close/>
                                <a:moveTo>
                                  <a:pt x="32" y="88"/>
                                </a:moveTo>
                                <a:lnTo>
                                  <a:pt x="10" y="88"/>
                                </a:lnTo>
                                <a:lnTo>
                                  <a:pt x="10" y="33"/>
                                </a:lnTo>
                                <a:lnTo>
                                  <a:pt x="20" y="33"/>
                                </a:lnTo>
                                <a:lnTo>
                                  <a:pt x="20" y="74"/>
                                </a:lnTo>
                                <a:lnTo>
                                  <a:pt x="24" y="79"/>
                                </a:lnTo>
                                <a:lnTo>
                                  <a:pt x="35" y="79"/>
                                </a:lnTo>
                                <a:lnTo>
                                  <a:pt x="35" y="86"/>
                                </a:lnTo>
                                <a:lnTo>
                                  <a:pt x="32" y="88"/>
                                </a:lnTo>
                                <a:close/>
                                <a:moveTo>
                                  <a:pt x="35" y="79"/>
                                </a:moveTo>
                                <a:lnTo>
                                  <a:pt x="33" y="79"/>
                                </a:lnTo>
                                <a:lnTo>
                                  <a:pt x="35" y="77"/>
                                </a:lnTo>
                                <a:lnTo>
                                  <a:pt x="35" y="79"/>
                                </a:lnTo>
                                <a:close/>
                                <a:moveTo>
                                  <a:pt x="51" y="43"/>
                                </a:moveTo>
                                <a:lnTo>
                                  <a:pt x="51" y="0"/>
                                </a:lnTo>
                                <a:lnTo>
                                  <a:pt x="92" y="0"/>
                                </a:lnTo>
                                <a:lnTo>
                                  <a:pt x="92" y="9"/>
                                </a:lnTo>
                                <a:lnTo>
                                  <a:pt x="60" y="9"/>
                                </a:lnTo>
                                <a:lnTo>
                                  <a:pt x="60" y="34"/>
                                </a:lnTo>
                                <a:lnTo>
                                  <a:pt x="82" y="34"/>
                                </a:lnTo>
                                <a:lnTo>
                                  <a:pt x="91" y="43"/>
                                </a:lnTo>
                                <a:lnTo>
                                  <a:pt x="61" y="43"/>
                                </a:lnTo>
                                <a:lnTo>
                                  <a:pt x="51" y="43"/>
                                </a:lnTo>
                                <a:close/>
                                <a:moveTo>
                                  <a:pt x="82" y="34"/>
                                </a:moveTo>
                                <a:lnTo>
                                  <a:pt x="60" y="34"/>
                                </a:lnTo>
                                <a:lnTo>
                                  <a:pt x="64" y="34"/>
                                </a:lnTo>
                                <a:lnTo>
                                  <a:pt x="81" y="34"/>
                                </a:lnTo>
                                <a:lnTo>
                                  <a:pt x="82" y="34"/>
                                </a:lnTo>
                                <a:close/>
                                <a:moveTo>
                                  <a:pt x="89" y="79"/>
                                </a:moveTo>
                                <a:lnTo>
                                  <a:pt x="75" y="79"/>
                                </a:lnTo>
                                <a:lnTo>
                                  <a:pt x="86" y="69"/>
                                </a:lnTo>
                                <a:lnTo>
                                  <a:pt x="86" y="52"/>
                                </a:lnTo>
                                <a:lnTo>
                                  <a:pt x="75" y="43"/>
                                </a:lnTo>
                                <a:lnTo>
                                  <a:pt x="91" y="43"/>
                                </a:lnTo>
                                <a:lnTo>
                                  <a:pt x="96" y="48"/>
                                </a:lnTo>
                                <a:lnTo>
                                  <a:pt x="96" y="72"/>
                                </a:lnTo>
                                <a:lnTo>
                                  <a:pt x="89" y="79"/>
                                </a:lnTo>
                                <a:close/>
                                <a:moveTo>
                                  <a:pt x="80" y="88"/>
                                </a:moveTo>
                                <a:lnTo>
                                  <a:pt x="54" y="88"/>
                                </a:lnTo>
                                <a:lnTo>
                                  <a:pt x="48" y="84"/>
                                </a:lnTo>
                                <a:lnTo>
                                  <a:pt x="48" y="74"/>
                                </a:lnTo>
                                <a:lnTo>
                                  <a:pt x="57" y="79"/>
                                </a:lnTo>
                                <a:lnTo>
                                  <a:pt x="89" y="79"/>
                                </a:lnTo>
                                <a:lnTo>
                                  <a:pt x="80" y="8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3" name="AutoShape 231"/>
                        <wps:cNvSpPr>
                          <a:spLocks/>
                        </wps:cNvSpPr>
                        <wps:spPr bwMode="auto">
                          <a:xfrm>
                            <a:off x="4860" y="12119"/>
                            <a:ext cx="300" cy="200"/>
                          </a:xfrm>
                          <a:custGeom>
                            <a:avLst/>
                            <a:gdLst>
                              <a:gd name="T0" fmla="+- 0 3383 4860"/>
                              <a:gd name="T1" fmla="*/ T0 w 300"/>
                              <a:gd name="T2" fmla="+- 0 1273 12119"/>
                              <a:gd name="T3" fmla="*/ 1273 h 200"/>
                              <a:gd name="T4" fmla="+- 0 3536 4860"/>
                              <a:gd name="T5" fmla="*/ T4 w 300"/>
                              <a:gd name="T6" fmla="+- 0 1221 12119"/>
                              <a:gd name="T7" fmla="*/ 1221 h 200"/>
                              <a:gd name="T8" fmla="+- 0 3536 4860"/>
                              <a:gd name="T9" fmla="*/ T8 w 300"/>
                              <a:gd name="T10" fmla="+- 0 1221 12119"/>
                              <a:gd name="T11" fmla="*/ 1221 h 200"/>
                              <a:gd name="T12" fmla="+- 0 3383 4860"/>
                              <a:gd name="T13" fmla="*/ T12 w 300"/>
                              <a:gd name="T14" fmla="+- 0 1170 12119"/>
                              <a:gd name="T15" fmla="*/ 1170 h 200"/>
                            </a:gdLst>
                            <a:ahLst/>
                            <a:cxnLst>
                              <a:cxn ang="0">
                                <a:pos x="T1" y="T3"/>
                              </a:cxn>
                              <a:cxn ang="0">
                                <a:pos x="T5" y="T7"/>
                              </a:cxn>
                              <a:cxn ang="0">
                                <a:pos x="T9" y="T11"/>
                              </a:cxn>
                              <a:cxn ang="0">
                                <a:pos x="T13" y="T15"/>
                              </a:cxn>
                            </a:cxnLst>
                            <a:rect l="0" t="0" r="r" b="b"/>
                            <a:pathLst>
                              <a:path w="300" h="200">
                                <a:moveTo>
                                  <a:pt x="-1477" y="-10846"/>
                                </a:moveTo>
                                <a:lnTo>
                                  <a:pt x="-1324" y="-10898"/>
                                </a:lnTo>
                                <a:moveTo>
                                  <a:pt x="-1324" y="-10898"/>
                                </a:moveTo>
                                <a:lnTo>
                                  <a:pt x="-1477" y="-10949"/>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 name="Line 230"/>
                        <wps:cNvCnPr>
                          <a:cxnSpLocks noChangeShapeType="1"/>
                        </wps:cNvCnPr>
                        <wps:spPr bwMode="auto">
                          <a:xfrm>
                            <a:off x="1943" y="1600"/>
                            <a:ext cx="725" cy="0"/>
                          </a:xfrm>
                          <a:prstGeom prst="line">
                            <a:avLst/>
                          </a:prstGeom>
                          <a:noFill/>
                          <a:ln w="7147">
                            <a:solidFill>
                              <a:srgbClr val="000000"/>
                            </a:solidFill>
                            <a:round/>
                            <a:headEnd/>
                            <a:tailEnd/>
                          </a:ln>
                          <a:extLst>
                            <a:ext uri="{909E8E84-426E-40DD-AFC4-6F175D3DCCD1}">
                              <a14:hiddenFill xmlns:a14="http://schemas.microsoft.com/office/drawing/2010/main">
                                <a:noFill/>
                              </a14:hiddenFill>
                            </a:ext>
                          </a:extLst>
                        </wps:spPr>
                        <wps:bodyPr/>
                      </wps:wsp>
                      <wps:wsp>
                        <wps:cNvPr id="285" name="AutoShape 229"/>
                        <wps:cNvSpPr>
                          <a:spLocks/>
                        </wps:cNvSpPr>
                        <wps:spPr bwMode="auto">
                          <a:xfrm>
                            <a:off x="2130" y="1492"/>
                            <a:ext cx="101" cy="89"/>
                          </a:xfrm>
                          <a:custGeom>
                            <a:avLst/>
                            <a:gdLst>
                              <a:gd name="T0" fmla="+- 0 2150 2130"/>
                              <a:gd name="T1" fmla="*/ T0 w 101"/>
                              <a:gd name="T2" fmla="+- 0 1518 1492"/>
                              <a:gd name="T3" fmla="*/ 1518 h 89"/>
                              <a:gd name="T4" fmla="+- 0 2140 2130"/>
                              <a:gd name="T5" fmla="*/ T4 w 101"/>
                              <a:gd name="T6" fmla="+- 0 1518 1492"/>
                              <a:gd name="T7" fmla="*/ 1518 h 89"/>
                              <a:gd name="T8" fmla="+- 0 2140 2130"/>
                              <a:gd name="T9" fmla="*/ T8 w 101"/>
                              <a:gd name="T10" fmla="+- 0 1503 1492"/>
                              <a:gd name="T11" fmla="*/ 1503 h 89"/>
                              <a:gd name="T12" fmla="+- 0 2150 2130"/>
                              <a:gd name="T13" fmla="*/ T12 w 101"/>
                              <a:gd name="T14" fmla="+- 0 1500 1492"/>
                              <a:gd name="T15" fmla="*/ 1500 h 89"/>
                              <a:gd name="T16" fmla="+- 0 2150 2130"/>
                              <a:gd name="T17" fmla="*/ T16 w 101"/>
                              <a:gd name="T18" fmla="+- 0 1518 1492"/>
                              <a:gd name="T19" fmla="*/ 1518 h 89"/>
                              <a:gd name="T20" fmla="+- 0 2165 2130"/>
                              <a:gd name="T21" fmla="*/ T20 w 101"/>
                              <a:gd name="T22" fmla="+- 0 1527 1492"/>
                              <a:gd name="T23" fmla="*/ 1527 h 89"/>
                              <a:gd name="T24" fmla="+- 0 2130 2130"/>
                              <a:gd name="T25" fmla="*/ T24 w 101"/>
                              <a:gd name="T26" fmla="+- 0 1527 1492"/>
                              <a:gd name="T27" fmla="*/ 1527 h 89"/>
                              <a:gd name="T28" fmla="+- 0 2130 2130"/>
                              <a:gd name="T29" fmla="*/ T28 w 101"/>
                              <a:gd name="T30" fmla="+- 0 1518 1492"/>
                              <a:gd name="T31" fmla="*/ 1518 h 89"/>
                              <a:gd name="T32" fmla="+- 0 2165 2130"/>
                              <a:gd name="T33" fmla="*/ T32 w 101"/>
                              <a:gd name="T34" fmla="+- 0 1518 1492"/>
                              <a:gd name="T35" fmla="*/ 1518 h 89"/>
                              <a:gd name="T36" fmla="+- 0 2165 2130"/>
                              <a:gd name="T37" fmla="*/ T36 w 101"/>
                              <a:gd name="T38" fmla="+- 0 1527 1492"/>
                              <a:gd name="T39" fmla="*/ 1527 h 89"/>
                              <a:gd name="T40" fmla="+- 0 2162 2130"/>
                              <a:gd name="T41" fmla="*/ T40 w 101"/>
                              <a:gd name="T42" fmla="+- 0 1581 1492"/>
                              <a:gd name="T43" fmla="*/ 1581 h 89"/>
                              <a:gd name="T44" fmla="+- 0 2140 2130"/>
                              <a:gd name="T45" fmla="*/ T44 w 101"/>
                              <a:gd name="T46" fmla="+- 0 1581 1492"/>
                              <a:gd name="T47" fmla="*/ 1581 h 89"/>
                              <a:gd name="T48" fmla="+- 0 2140 2130"/>
                              <a:gd name="T49" fmla="*/ T48 w 101"/>
                              <a:gd name="T50" fmla="+- 0 1527 1492"/>
                              <a:gd name="T51" fmla="*/ 1527 h 89"/>
                              <a:gd name="T52" fmla="+- 0 2150 2130"/>
                              <a:gd name="T53" fmla="*/ T52 w 101"/>
                              <a:gd name="T54" fmla="+- 0 1527 1492"/>
                              <a:gd name="T55" fmla="*/ 1527 h 89"/>
                              <a:gd name="T56" fmla="+- 0 2150 2130"/>
                              <a:gd name="T57" fmla="*/ T56 w 101"/>
                              <a:gd name="T58" fmla="+- 0 1567 1492"/>
                              <a:gd name="T59" fmla="*/ 1567 h 89"/>
                              <a:gd name="T60" fmla="+- 0 2154 2130"/>
                              <a:gd name="T61" fmla="*/ T60 w 101"/>
                              <a:gd name="T62" fmla="+- 0 1573 1492"/>
                              <a:gd name="T63" fmla="*/ 1573 h 89"/>
                              <a:gd name="T64" fmla="+- 0 2165 2130"/>
                              <a:gd name="T65" fmla="*/ T64 w 101"/>
                              <a:gd name="T66" fmla="+- 0 1573 1492"/>
                              <a:gd name="T67" fmla="*/ 1573 h 89"/>
                              <a:gd name="T68" fmla="+- 0 2165 2130"/>
                              <a:gd name="T69" fmla="*/ T68 w 101"/>
                              <a:gd name="T70" fmla="+- 0 1579 1492"/>
                              <a:gd name="T71" fmla="*/ 1579 h 89"/>
                              <a:gd name="T72" fmla="+- 0 2162 2130"/>
                              <a:gd name="T73" fmla="*/ T72 w 101"/>
                              <a:gd name="T74" fmla="+- 0 1581 1492"/>
                              <a:gd name="T75" fmla="*/ 1581 h 89"/>
                              <a:gd name="T76" fmla="+- 0 2165 2130"/>
                              <a:gd name="T77" fmla="*/ T76 w 101"/>
                              <a:gd name="T78" fmla="+- 0 1573 1492"/>
                              <a:gd name="T79" fmla="*/ 1573 h 89"/>
                              <a:gd name="T80" fmla="+- 0 2163 2130"/>
                              <a:gd name="T81" fmla="*/ T80 w 101"/>
                              <a:gd name="T82" fmla="+- 0 1573 1492"/>
                              <a:gd name="T83" fmla="*/ 1573 h 89"/>
                              <a:gd name="T84" fmla="+- 0 2165 2130"/>
                              <a:gd name="T85" fmla="*/ T84 w 101"/>
                              <a:gd name="T86" fmla="+- 0 1571 1492"/>
                              <a:gd name="T87" fmla="*/ 1571 h 89"/>
                              <a:gd name="T88" fmla="+- 0 2165 2130"/>
                              <a:gd name="T89" fmla="*/ T88 w 101"/>
                              <a:gd name="T90" fmla="+- 0 1573 1492"/>
                              <a:gd name="T91" fmla="*/ 1573 h 89"/>
                              <a:gd name="T92" fmla="+- 0 2214 2130"/>
                              <a:gd name="T93" fmla="*/ T92 w 101"/>
                              <a:gd name="T94" fmla="+- 0 1581 1492"/>
                              <a:gd name="T95" fmla="*/ 1581 h 89"/>
                              <a:gd name="T96" fmla="+- 0 2190 2130"/>
                              <a:gd name="T97" fmla="*/ T96 w 101"/>
                              <a:gd name="T98" fmla="+- 0 1581 1492"/>
                              <a:gd name="T99" fmla="*/ 1581 h 89"/>
                              <a:gd name="T100" fmla="+- 0 2175 2130"/>
                              <a:gd name="T101" fmla="*/ T100 w 101"/>
                              <a:gd name="T102" fmla="+- 0 1560 1492"/>
                              <a:gd name="T103" fmla="*/ 1560 h 89"/>
                              <a:gd name="T104" fmla="+- 0 2175 2130"/>
                              <a:gd name="T105" fmla="*/ T104 w 101"/>
                              <a:gd name="T106" fmla="+- 0 1519 1492"/>
                              <a:gd name="T107" fmla="*/ 1519 h 89"/>
                              <a:gd name="T108" fmla="+- 0 2194 2130"/>
                              <a:gd name="T109" fmla="*/ T108 w 101"/>
                              <a:gd name="T110" fmla="+- 0 1492 1492"/>
                              <a:gd name="T111" fmla="*/ 1492 h 89"/>
                              <a:gd name="T112" fmla="+- 0 2219 2130"/>
                              <a:gd name="T113" fmla="*/ T112 w 101"/>
                              <a:gd name="T114" fmla="+- 0 1492 1492"/>
                              <a:gd name="T115" fmla="*/ 1492 h 89"/>
                              <a:gd name="T116" fmla="+- 0 2224 2130"/>
                              <a:gd name="T117" fmla="*/ T116 w 101"/>
                              <a:gd name="T118" fmla="+- 0 1495 1492"/>
                              <a:gd name="T119" fmla="*/ 1495 h 89"/>
                              <a:gd name="T120" fmla="+- 0 2224 2130"/>
                              <a:gd name="T121" fmla="*/ T120 w 101"/>
                              <a:gd name="T122" fmla="+- 0 1500 1492"/>
                              <a:gd name="T123" fmla="*/ 1500 h 89"/>
                              <a:gd name="T124" fmla="+- 0 2199 2130"/>
                              <a:gd name="T125" fmla="*/ T124 w 101"/>
                              <a:gd name="T126" fmla="+- 0 1500 1492"/>
                              <a:gd name="T127" fmla="*/ 1500 h 89"/>
                              <a:gd name="T128" fmla="+- 0 2185 2130"/>
                              <a:gd name="T129" fmla="*/ T128 w 101"/>
                              <a:gd name="T130" fmla="+- 0 1521 1492"/>
                              <a:gd name="T131" fmla="*/ 1521 h 89"/>
                              <a:gd name="T132" fmla="+- 0 2185 2130"/>
                              <a:gd name="T133" fmla="*/ T132 w 101"/>
                              <a:gd name="T134" fmla="+- 0 1538 1492"/>
                              <a:gd name="T135" fmla="*/ 1538 h 89"/>
                              <a:gd name="T136" fmla="+- 0 2192 2130"/>
                              <a:gd name="T137" fmla="*/ T136 w 101"/>
                              <a:gd name="T138" fmla="+- 0 1538 1492"/>
                              <a:gd name="T139" fmla="*/ 1538 h 89"/>
                              <a:gd name="T140" fmla="+- 0 2186 2130"/>
                              <a:gd name="T141" fmla="*/ T140 w 101"/>
                              <a:gd name="T142" fmla="+- 0 1544 1492"/>
                              <a:gd name="T143" fmla="*/ 1544 h 89"/>
                              <a:gd name="T144" fmla="+- 0 2186 2130"/>
                              <a:gd name="T145" fmla="*/ T144 w 101"/>
                              <a:gd name="T146" fmla="+- 0 1560 1492"/>
                              <a:gd name="T147" fmla="*/ 1560 h 89"/>
                              <a:gd name="T148" fmla="+- 0 2195 2130"/>
                              <a:gd name="T149" fmla="*/ T148 w 101"/>
                              <a:gd name="T150" fmla="+- 0 1573 1492"/>
                              <a:gd name="T151" fmla="*/ 1573 h 89"/>
                              <a:gd name="T152" fmla="+- 0 2222 2130"/>
                              <a:gd name="T153" fmla="*/ T152 w 101"/>
                              <a:gd name="T154" fmla="+- 0 1573 1492"/>
                              <a:gd name="T155" fmla="*/ 1573 h 89"/>
                              <a:gd name="T156" fmla="+- 0 2214 2130"/>
                              <a:gd name="T157" fmla="*/ T156 w 101"/>
                              <a:gd name="T158" fmla="+- 0 1581 1492"/>
                              <a:gd name="T159" fmla="*/ 1581 h 89"/>
                              <a:gd name="T160" fmla="+- 0 2224 2130"/>
                              <a:gd name="T161" fmla="*/ T160 w 101"/>
                              <a:gd name="T162" fmla="+- 0 1504 1492"/>
                              <a:gd name="T163" fmla="*/ 1504 h 89"/>
                              <a:gd name="T164" fmla="+- 0 2218 2130"/>
                              <a:gd name="T165" fmla="*/ T164 w 101"/>
                              <a:gd name="T166" fmla="+- 0 1500 1492"/>
                              <a:gd name="T167" fmla="*/ 1500 h 89"/>
                              <a:gd name="T168" fmla="+- 0 2224 2130"/>
                              <a:gd name="T169" fmla="*/ T168 w 101"/>
                              <a:gd name="T170" fmla="+- 0 1500 1492"/>
                              <a:gd name="T171" fmla="*/ 1500 h 89"/>
                              <a:gd name="T172" fmla="+- 0 2224 2130"/>
                              <a:gd name="T173" fmla="*/ T172 w 101"/>
                              <a:gd name="T174" fmla="+- 0 1504 1492"/>
                              <a:gd name="T175" fmla="*/ 1504 h 89"/>
                              <a:gd name="T176" fmla="+- 0 2192 2130"/>
                              <a:gd name="T177" fmla="*/ T176 w 101"/>
                              <a:gd name="T178" fmla="+- 0 1538 1492"/>
                              <a:gd name="T179" fmla="*/ 1538 h 89"/>
                              <a:gd name="T180" fmla="+- 0 2185 2130"/>
                              <a:gd name="T181" fmla="*/ T180 w 101"/>
                              <a:gd name="T182" fmla="+- 0 1538 1492"/>
                              <a:gd name="T183" fmla="*/ 1538 h 89"/>
                              <a:gd name="T184" fmla="+- 0 2191 2130"/>
                              <a:gd name="T185" fmla="*/ T184 w 101"/>
                              <a:gd name="T186" fmla="+- 0 1526 1492"/>
                              <a:gd name="T187" fmla="*/ 1526 h 89"/>
                              <a:gd name="T188" fmla="+- 0 2216 2130"/>
                              <a:gd name="T189" fmla="*/ T188 w 101"/>
                              <a:gd name="T190" fmla="+- 0 1526 1492"/>
                              <a:gd name="T191" fmla="*/ 1526 h 89"/>
                              <a:gd name="T192" fmla="+- 0 2224 2130"/>
                              <a:gd name="T193" fmla="*/ T192 w 101"/>
                              <a:gd name="T194" fmla="+- 0 1534 1492"/>
                              <a:gd name="T195" fmla="*/ 1534 h 89"/>
                              <a:gd name="T196" fmla="+- 0 2195 2130"/>
                              <a:gd name="T197" fmla="*/ T196 w 101"/>
                              <a:gd name="T198" fmla="+- 0 1534 1492"/>
                              <a:gd name="T199" fmla="*/ 1534 h 89"/>
                              <a:gd name="T200" fmla="+- 0 2192 2130"/>
                              <a:gd name="T201" fmla="*/ T200 w 101"/>
                              <a:gd name="T202" fmla="+- 0 1538 1492"/>
                              <a:gd name="T203" fmla="*/ 1538 h 89"/>
                              <a:gd name="T204" fmla="+- 0 2222 2130"/>
                              <a:gd name="T205" fmla="*/ T204 w 101"/>
                              <a:gd name="T206" fmla="+- 0 1573 1492"/>
                              <a:gd name="T207" fmla="*/ 1573 h 89"/>
                              <a:gd name="T208" fmla="+- 0 2210 2130"/>
                              <a:gd name="T209" fmla="*/ T208 w 101"/>
                              <a:gd name="T210" fmla="+- 0 1573 1492"/>
                              <a:gd name="T211" fmla="*/ 1573 h 89"/>
                              <a:gd name="T212" fmla="+- 0 2220 2130"/>
                              <a:gd name="T213" fmla="*/ T212 w 101"/>
                              <a:gd name="T214" fmla="+- 0 1562 1492"/>
                              <a:gd name="T215" fmla="*/ 1562 h 89"/>
                              <a:gd name="T216" fmla="+- 0 2220 2130"/>
                              <a:gd name="T217" fmla="*/ T216 w 101"/>
                              <a:gd name="T218" fmla="+- 0 1544 1492"/>
                              <a:gd name="T219" fmla="*/ 1544 h 89"/>
                              <a:gd name="T220" fmla="+- 0 2211 2130"/>
                              <a:gd name="T221" fmla="*/ T220 w 101"/>
                              <a:gd name="T222" fmla="+- 0 1534 1492"/>
                              <a:gd name="T223" fmla="*/ 1534 h 89"/>
                              <a:gd name="T224" fmla="+- 0 2224 2130"/>
                              <a:gd name="T225" fmla="*/ T224 w 101"/>
                              <a:gd name="T226" fmla="+- 0 1534 1492"/>
                              <a:gd name="T227" fmla="*/ 1534 h 89"/>
                              <a:gd name="T228" fmla="+- 0 2230 2130"/>
                              <a:gd name="T229" fmla="*/ T228 w 101"/>
                              <a:gd name="T230" fmla="+- 0 1540 1492"/>
                              <a:gd name="T231" fmla="*/ 1540 h 89"/>
                              <a:gd name="T232" fmla="+- 0 2230 2130"/>
                              <a:gd name="T233" fmla="*/ T232 w 101"/>
                              <a:gd name="T234" fmla="+- 0 1565 1492"/>
                              <a:gd name="T235" fmla="*/ 1565 h 89"/>
                              <a:gd name="T236" fmla="+- 0 2222 2130"/>
                              <a:gd name="T237" fmla="*/ T236 w 101"/>
                              <a:gd name="T238" fmla="+- 0 1573 1492"/>
                              <a:gd name="T239" fmla="*/ 157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 h="89">
                                <a:moveTo>
                                  <a:pt x="20" y="26"/>
                                </a:moveTo>
                                <a:lnTo>
                                  <a:pt x="10" y="26"/>
                                </a:lnTo>
                                <a:lnTo>
                                  <a:pt x="10" y="11"/>
                                </a:lnTo>
                                <a:lnTo>
                                  <a:pt x="20" y="8"/>
                                </a:lnTo>
                                <a:lnTo>
                                  <a:pt x="20" y="26"/>
                                </a:lnTo>
                                <a:close/>
                                <a:moveTo>
                                  <a:pt x="35" y="35"/>
                                </a:moveTo>
                                <a:lnTo>
                                  <a:pt x="0" y="35"/>
                                </a:lnTo>
                                <a:lnTo>
                                  <a:pt x="0" y="26"/>
                                </a:lnTo>
                                <a:lnTo>
                                  <a:pt x="35" y="26"/>
                                </a:lnTo>
                                <a:lnTo>
                                  <a:pt x="35" y="35"/>
                                </a:lnTo>
                                <a:close/>
                                <a:moveTo>
                                  <a:pt x="32" y="89"/>
                                </a:moveTo>
                                <a:lnTo>
                                  <a:pt x="10" y="89"/>
                                </a:lnTo>
                                <a:lnTo>
                                  <a:pt x="10" y="35"/>
                                </a:lnTo>
                                <a:lnTo>
                                  <a:pt x="20" y="35"/>
                                </a:lnTo>
                                <a:lnTo>
                                  <a:pt x="20" y="75"/>
                                </a:lnTo>
                                <a:lnTo>
                                  <a:pt x="24" y="81"/>
                                </a:lnTo>
                                <a:lnTo>
                                  <a:pt x="35" y="81"/>
                                </a:lnTo>
                                <a:lnTo>
                                  <a:pt x="35" y="87"/>
                                </a:lnTo>
                                <a:lnTo>
                                  <a:pt x="32" y="89"/>
                                </a:lnTo>
                                <a:close/>
                                <a:moveTo>
                                  <a:pt x="35" y="81"/>
                                </a:moveTo>
                                <a:lnTo>
                                  <a:pt x="33" y="81"/>
                                </a:lnTo>
                                <a:lnTo>
                                  <a:pt x="35" y="79"/>
                                </a:lnTo>
                                <a:lnTo>
                                  <a:pt x="35" y="81"/>
                                </a:lnTo>
                                <a:close/>
                                <a:moveTo>
                                  <a:pt x="84" y="89"/>
                                </a:moveTo>
                                <a:lnTo>
                                  <a:pt x="60" y="89"/>
                                </a:lnTo>
                                <a:lnTo>
                                  <a:pt x="45" y="68"/>
                                </a:lnTo>
                                <a:lnTo>
                                  <a:pt x="45" y="27"/>
                                </a:lnTo>
                                <a:lnTo>
                                  <a:pt x="64" y="0"/>
                                </a:lnTo>
                                <a:lnTo>
                                  <a:pt x="89" y="0"/>
                                </a:lnTo>
                                <a:lnTo>
                                  <a:pt x="94" y="3"/>
                                </a:lnTo>
                                <a:lnTo>
                                  <a:pt x="94" y="8"/>
                                </a:lnTo>
                                <a:lnTo>
                                  <a:pt x="69" y="8"/>
                                </a:lnTo>
                                <a:lnTo>
                                  <a:pt x="55" y="29"/>
                                </a:lnTo>
                                <a:lnTo>
                                  <a:pt x="55" y="46"/>
                                </a:lnTo>
                                <a:lnTo>
                                  <a:pt x="62" y="46"/>
                                </a:lnTo>
                                <a:lnTo>
                                  <a:pt x="56" y="52"/>
                                </a:lnTo>
                                <a:lnTo>
                                  <a:pt x="56" y="68"/>
                                </a:lnTo>
                                <a:lnTo>
                                  <a:pt x="65" y="81"/>
                                </a:lnTo>
                                <a:lnTo>
                                  <a:pt x="92" y="81"/>
                                </a:lnTo>
                                <a:lnTo>
                                  <a:pt x="84" y="89"/>
                                </a:lnTo>
                                <a:close/>
                                <a:moveTo>
                                  <a:pt x="94" y="12"/>
                                </a:moveTo>
                                <a:lnTo>
                                  <a:pt x="88" y="8"/>
                                </a:lnTo>
                                <a:lnTo>
                                  <a:pt x="94" y="8"/>
                                </a:lnTo>
                                <a:lnTo>
                                  <a:pt x="94" y="12"/>
                                </a:lnTo>
                                <a:close/>
                                <a:moveTo>
                                  <a:pt x="62" y="46"/>
                                </a:moveTo>
                                <a:lnTo>
                                  <a:pt x="55" y="46"/>
                                </a:lnTo>
                                <a:lnTo>
                                  <a:pt x="61" y="34"/>
                                </a:lnTo>
                                <a:lnTo>
                                  <a:pt x="86" y="34"/>
                                </a:lnTo>
                                <a:lnTo>
                                  <a:pt x="94" y="42"/>
                                </a:lnTo>
                                <a:lnTo>
                                  <a:pt x="65" y="42"/>
                                </a:lnTo>
                                <a:lnTo>
                                  <a:pt x="62" y="46"/>
                                </a:lnTo>
                                <a:close/>
                                <a:moveTo>
                                  <a:pt x="92" y="81"/>
                                </a:moveTo>
                                <a:lnTo>
                                  <a:pt x="80" y="81"/>
                                </a:lnTo>
                                <a:lnTo>
                                  <a:pt x="90" y="70"/>
                                </a:lnTo>
                                <a:lnTo>
                                  <a:pt x="90" y="52"/>
                                </a:lnTo>
                                <a:lnTo>
                                  <a:pt x="81" y="42"/>
                                </a:lnTo>
                                <a:lnTo>
                                  <a:pt x="94" y="42"/>
                                </a:lnTo>
                                <a:lnTo>
                                  <a:pt x="100" y="48"/>
                                </a:lnTo>
                                <a:lnTo>
                                  <a:pt x="100" y="73"/>
                                </a:lnTo>
                                <a:lnTo>
                                  <a:pt x="92" y="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6" name="AutoShape 228"/>
                        <wps:cNvSpPr>
                          <a:spLocks/>
                        </wps:cNvSpPr>
                        <wps:spPr bwMode="auto">
                          <a:xfrm>
                            <a:off x="3160" y="11379"/>
                            <a:ext cx="300" cy="200"/>
                          </a:xfrm>
                          <a:custGeom>
                            <a:avLst/>
                            <a:gdLst>
                              <a:gd name="T0" fmla="+- 0 2515 3160"/>
                              <a:gd name="T1" fmla="*/ T0 w 300"/>
                              <a:gd name="T2" fmla="+- 0 1651 11379"/>
                              <a:gd name="T3" fmla="*/ 1651 h 200"/>
                              <a:gd name="T4" fmla="+- 0 2668 3160"/>
                              <a:gd name="T5" fmla="*/ T4 w 300"/>
                              <a:gd name="T6" fmla="+- 0 1600 11379"/>
                              <a:gd name="T7" fmla="*/ 1600 h 200"/>
                              <a:gd name="T8" fmla="+- 0 2668 3160"/>
                              <a:gd name="T9" fmla="*/ T8 w 300"/>
                              <a:gd name="T10" fmla="+- 0 1600 11379"/>
                              <a:gd name="T11" fmla="*/ 1600 h 200"/>
                              <a:gd name="T12" fmla="+- 0 2515 3160"/>
                              <a:gd name="T13" fmla="*/ T12 w 300"/>
                              <a:gd name="T14" fmla="+- 0 1549 11379"/>
                              <a:gd name="T15" fmla="*/ 1549 h 200"/>
                            </a:gdLst>
                            <a:ahLst/>
                            <a:cxnLst>
                              <a:cxn ang="0">
                                <a:pos x="T1" y="T3"/>
                              </a:cxn>
                              <a:cxn ang="0">
                                <a:pos x="T5" y="T7"/>
                              </a:cxn>
                              <a:cxn ang="0">
                                <a:pos x="T9" y="T11"/>
                              </a:cxn>
                              <a:cxn ang="0">
                                <a:pos x="T13" y="T15"/>
                              </a:cxn>
                            </a:cxnLst>
                            <a:rect l="0" t="0" r="r" b="b"/>
                            <a:pathLst>
                              <a:path w="300" h="200">
                                <a:moveTo>
                                  <a:pt x="-645" y="-9728"/>
                                </a:moveTo>
                                <a:lnTo>
                                  <a:pt x="-492" y="-9779"/>
                                </a:lnTo>
                                <a:moveTo>
                                  <a:pt x="-492" y="-9779"/>
                                </a:moveTo>
                                <a:lnTo>
                                  <a:pt x="-645" y="-9830"/>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 name="Line 227"/>
                        <wps:cNvCnPr>
                          <a:cxnSpLocks noChangeShapeType="1"/>
                        </wps:cNvCnPr>
                        <wps:spPr bwMode="auto">
                          <a:xfrm>
                            <a:off x="2893" y="1641"/>
                            <a:ext cx="561" cy="0"/>
                          </a:xfrm>
                          <a:prstGeom prst="line">
                            <a:avLst/>
                          </a:prstGeom>
                          <a:noFill/>
                          <a:ln w="7147">
                            <a:solidFill>
                              <a:srgbClr val="000000"/>
                            </a:solidFill>
                            <a:round/>
                            <a:headEnd/>
                            <a:tailEnd/>
                          </a:ln>
                          <a:extLst>
                            <a:ext uri="{909E8E84-426E-40DD-AFC4-6F175D3DCCD1}">
                              <a14:hiddenFill xmlns:a14="http://schemas.microsoft.com/office/drawing/2010/main">
                                <a:noFill/>
                              </a14:hiddenFill>
                            </a:ext>
                          </a:extLst>
                        </wps:spPr>
                        <wps:bodyPr/>
                      </wps:wsp>
                      <wps:wsp>
                        <wps:cNvPr id="288" name="AutoShape 226"/>
                        <wps:cNvSpPr>
                          <a:spLocks/>
                        </wps:cNvSpPr>
                        <wps:spPr bwMode="auto">
                          <a:xfrm>
                            <a:off x="3048" y="1545"/>
                            <a:ext cx="100" cy="88"/>
                          </a:xfrm>
                          <a:custGeom>
                            <a:avLst/>
                            <a:gdLst>
                              <a:gd name="T0" fmla="+- 0 3069 3048"/>
                              <a:gd name="T1" fmla="*/ T0 w 100"/>
                              <a:gd name="T2" fmla="+- 0 1569 1545"/>
                              <a:gd name="T3" fmla="*/ 1569 h 88"/>
                              <a:gd name="T4" fmla="+- 0 3059 3048"/>
                              <a:gd name="T5" fmla="*/ T4 w 100"/>
                              <a:gd name="T6" fmla="+- 0 1569 1545"/>
                              <a:gd name="T7" fmla="*/ 1569 h 88"/>
                              <a:gd name="T8" fmla="+- 0 3059 3048"/>
                              <a:gd name="T9" fmla="*/ T8 w 100"/>
                              <a:gd name="T10" fmla="+- 0 1554 1545"/>
                              <a:gd name="T11" fmla="*/ 1554 h 88"/>
                              <a:gd name="T12" fmla="+- 0 3069 3048"/>
                              <a:gd name="T13" fmla="*/ T12 w 100"/>
                              <a:gd name="T14" fmla="+- 0 1551 1545"/>
                              <a:gd name="T15" fmla="*/ 1551 h 88"/>
                              <a:gd name="T16" fmla="+- 0 3069 3048"/>
                              <a:gd name="T17" fmla="*/ T16 w 100"/>
                              <a:gd name="T18" fmla="+- 0 1569 1545"/>
                              <a:gd name="T19" fmla="*/ 1569 h 88"/>
                              <a:gd name="T20" fmla="+- 0 3084 3048"/>
                              <a:gd name="T21" fmla="*/ T20 w 100"/>
                              <a:gd name="T22" fmla="+- 0 1578 1545"/>
                              <a:gd name="T23" fmla="*/ 1578 h 88"/>
                              <a:gd name="T24" fmla="+- 0 3048 3048"/>
                              <a:gd name="T25" fmla="*/ T24 w 100"/>
                              <a:gd name="T26" fmla="+- 0 1578 1545"/>
                              <a:gd name="T27" fmla="*/ 1578 h 88"/>
                              <a:gd name="T28" fmla="+- 0 3048 3048"/>
                              <a:gd name="T29" fmla="*/ T28 w 100"/>
                              <a:gd name="T30" fmla="+- 0 1569 1545"/>
                              <a:gd name="T31" fmla="*/ 1569 h 88"/>
                              <a:gd name="T32" fmla="+- 0 3084 3048"/>
                              <a:gd name="T33" fmla="*/ T32 w 100"/>
                              <a:gd name="T34" fmla="+- 0 1569 1545"/>
                              <a:gd name="T35" fmla="*/ 1569 h 88"/>
                              <a:gd name="T36" fmla="+- 0 3084 3048"/>
                              <a:gd name="T37" fmla="*/ T36 w 100"/>
                              <a:gd name="T38" fmla="+- 0 1578 1545"/>
                              <a:gd name="T39" fmla="*/ 1578 h 88"/>
                              <a:gd name="T40" fmla="+- 0 3081 3048"/>
                              <a:gd name="T41" fmla="*/ T40 w 100"/>
                              <a:gd name="T42" fmla="+- 0 1632 1545"/>
                              <a:gd name="T43" fmla="*/ 1632 h 88"/>
                              <a:gd name="T44" fmla="+- 0 3059 3048"/>
                              <a:gd name="T45" fmla="*/ T44 w 100"/>
                              <a:gd name="T46" fmla="+- 0 1632 1545"/>
                              <a:gd name="T47" fmla="*/ 1632 h 88"/>
                              <a:gd name="T48" fmla="+- 0 3059 3048"/>
                              <a:gd name="T49" fmla="*/ T48 w 100"/>
                              <a:gd name="T50" fmla="+- 0 1578 1545"/>
                              <a:gd name="T51" fmla="*/ 1578 h 88"/>
                              <a:gd name="T52" fmla="+- 0 3069 3048"/>
                              <a:gd name="T53" fmla="*/ T52 w 100"/>
                              <a:gd name="T54" fmla="+- 0 1578 1545"/>
                              <a:gd name="T55" fmla="*/ 1578 h 88"/>
                              <a:gd name="T56" fmla="+- 0 3069 3048"/>
                              <a:gd name="T57" fmla="*/ T56 w 100"/>
                              <a:gd name="T58" fmla="+- 0 1619 1545"/>
                              <a:gd name="T59" fmla="*/ 1619 h 88"/>
                              <a:gd name="T60" fmla="+- 0 3073 3048"/>
                              <a:gd name="T61" fmla="*/ T60 w 100"/>
                              <a:gd name="T62" fmla="+- 0 1624 1545"/>
                              <a:gd name="T63" fmla="*/ 1624 h 88"/>
                              <a:gd name="T64" fmla="+- 0 3084 3048"/>
                              <a:gd name="T65" fmla="*/ T64 w 100"/>
                              <a:gd name="T66" fmla="+- 0 1624 1545"/>
                              <a:gd name="T67" fmla="*/ 1624 h 88"/>
                              <a:gd name="T68" fmla="+- 0 3084 3048"/>
                              <a:gd name="T69" fmla="*/ T68 w 100"/>
                              <a:gd name="T70" fmla="+- 0 1630 1545"/>
                              <a:gd name="T71" fmla="*/ 1630 h 88"/>
                              <a:gd name="T72" fmla="+- 0 3081 3048"/>
                              <a:gd name="T73" fmla="*/ T72 w 100"/>
                              <a:gd name="T74" fmla="+- 0 1632 1545"/>
                              <a:gd name="T75" fmla="*/ 1632 h 88"/>
                              <a:gd name="T76" fmla="+- 0 3084 3048"/>
                              <a:gd name="T77" fmla="*/ T76 w 100"/>
                              <a:gd name="T78" fmla="+- 0 1624 1545"/>
                              <a:gd name="T79" fmla="*/ 1624 h 88"/>
                              <a:gd name="T80" fmla="+- 0 3081 3048"/>
                              <a:gd name="T81" fmla="*/ T80 w 100"/>
                              <a:gd name="T82" fmla="+- 0 1624 1545"/>
                              <a:gd name="T83" fmla="*/ 1624 h 88"/>
                              <a:gd name="T84" fmla="+- 0 3084 3048"/>
                              <a:gd name="T85" fmla="*/ T84 w 100"/>
                              <a:gd name="T86" fmla="+- 0 1622 1545"/>
                              <a:gd name="T87" fmla="*/ 1622 h 88"/>
                              <a:gd name="T88" fmla="+- 0 3084 3048"/>
                              <a:gd name="T89" fmla="*/ T88 w 100"/>
                              <a:gd name="T90" fmla="+- 0 1624 1545"/>
                              <a:gd name="T91" fmla="*/ 1624 h 88"/>
                              <a:gd name="T92" fmla="+- 0 3114 3048"/>
                              <a:gd name="T93" fmla="*/ T92 w 100"/>
                              <a:gd name="T94" fmla="+- 0 1631 1545"/>
                              <a:gd name="T95" fmla="*/ 1631 h 88"/>
                              <a:gd name="T96" fmla="+- 0 3104 3048"/>
                              <a:gd name="T97" fmla="*/ T96 w 100"/>
                              <a:gd name="T98" fmla="+- 0 1631 1545"/>
                              <a:gd name="T99" fmla="*/ 1631 h 88"/>
                              <a:gd name="T100" fmla="+- 0 3136 3048"/>
                              <a:gd name="T101" fmla="*/ T100 w 100"/>
                              <a:gd name="T102" fmla="+- 0 1554 1545"/>
                              <a:gd name="T103" fmla="*/ 1554 h 88"/>
                              <a:gd name="T104" fmla="+- 0 3092 3048"/>
                              <a:gd name="T105" fmla="*/ T104 w 100"/>
                              <a:gd name="T106" fmla="+- 0 1554 1545"/>
                              <a:gd name="T107" fmla="*/ 1554 h 88"/>
                              <a:gd name="T108" fmla="+- 0 3092 3048"/>
                              <a:gd name="T109" fmla="*/ T108 w 100"/>
                              <a:gd name="T110" fmla="+- 0 1545 1545"/>
                              <a:gd name="T111" fmla="*/ 1545 h 88"/>
                              <a:gd name="T112" fmla="+- 0 3148 3048"/>
                              <a:gd name="T113" fmla="*/ T112 w 100"/>
                              <a:gd name="T114" fmla="+- 0 1545 1545"/>
                              <a:gd name="T115" fmla="*/ 1545 h 88"/>
                              <a:gd name="T116" fmla="+- 0 3148 3048"/>
                              <a:gd name="T117" fmla="*/ T116 w 100"/>
                              <a:gd name="T118" fmla="+- 0 1548 1545"/>
                              <a:gd name="T119" fmla="*/ 1548 h 88"/>
                              <a:gd name="T120" fmla="+- 0 3114 3048"/>
                              <a:gd name="T121" fmla="*/ T120 w 100"/>
                              <a:gd name="T122" fmla="+- 0 1631 1545"/>
                              <a:gd name="T123" fmla="*/ 1631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0" h="88">
                                <a:moveTo>
                                  <a:pt x="21" y="24"/>
                                </a:moveTo>
                                <a:lnTo>
                                  <a:pt x="11" y="24"/>
                                </a:lnTo>
                                <a:lnTo>
                                  <a:pt x="11" y="9"/>
                                </a:lnTo>
                                <a:lnTo>
                                  <a:pt x="21" y="6"/>
                                </a:lnTo>
                                <a:lnTo>
                                  <a:pt x="21" y="24"/>
                                </a:lnTo>
                                <a:close/>
                                <a:moveTo>
                                  <a:pt x="36" y="33"/>
                                </a:moveTo>
                                <a:lnTo>
                                  <a:pt x="0" y="33"/>
                                </a:lnTo>
                                <a:lnTo>
                                  <a:pt x="0" y="24"/>
                                </a:lnTo>
                                <a:lnTo>
                                  <a:pt x="36" y="24"/>
                                </a:lnTo>
                                <a:lnTo>
                                  <a:pt x="36" y="33"/>
                                </a:lnTo>
                                <a:close/>
                                <a:moveTo>
                                  <a:pt x="33" y="87"/>
                                </a:moveTo>
                                <a:lnTo>
                                  <a:pt x="11" y="87"/>
                                </a:lnTo>
                                <a:lnTo>
                                  <a:pt x="11" y="33"/>
                                </a:lnTo>
                                <a:lnTo>
                                  <a:pt x="21" y="33"/>
                                </a:lnTo>
                                <a:lnTo>
                                  <a:pt x="21" y="74"/>
                                </a:lnTo>
                                <a:lnTo>
                                  <a:pt x="25" y="79"/>
                                </a:lnTo>
                                <a:lnTo>
                                  <a:pt x="36" y="79"/>
                                </a:lnTo>
                                <a:lnTo>
                                  <a:pt x="36" y="85"/>
                                </a:lnTo>
                                <a:lnTo>
                                  <a:pt x="33" y="87"/>
                                </a:lnTo>
                                <a:close/>
                                <a:moveTo>
                                  <a:pt x="36" y="79"/>
                                </a:moveTo>
                                <a:lnTo>
                                  <a:pt x="33" y="79"/>
                                </a:lnTo>
                                <a:lnTo>
                                  <a:pt x="36" y="77"/>
                                </a:lnTo>
                                <a:lnTo>
                                  <a:pt x="36" y="79"/>
                                </a:lnTo>
                                <a:close/>
                                <a:moveTo>
                                  <a:pt x="66" y="86"/>
                                </a:moveTo>
                                <a:lnTo>
                                  <a:pt x="56" y="86"/>
                                </a:lnTo>
                                <a:lnTo>
                                  <a:pt x="88" y="9"/>
                                </a:lnTo>
                                <a:lnTo>
                                  <a:pt x="44" y="9"/>
                                </a:lnTo>
                                <a:lnTo>
                                  <a:pt x="44" y="0"/>
                                </a:lnTo>
                                <a:lnTo>
                                  <a:pt x="100" y="0"/>
                                </a:lnTo>
                                <a:lnTo>
                                  <a:pt x="100" y="3"/>
                                </a:lnTo>
                                <a:lnTo>
                                  <a:pt x="66" y="8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 name="AutoShape 225"/>
                        <wps:cNvSpPr>
                          <a:spLocks/>
                        </wps:cNvSpPr>
                        <wps:spPr bwMode="auto">
                          <a:xfrm>
                            <a:off x="4700" y="11299"/>
                            <a:ext cx="300" cy="200"/>
                          </a:xfrm>
                          <a:custGeom>
                            <a:avLst/>
                            <a:gdLst>
                              <a:gd name="T0" fmla="+- 0 3301 4700"/>
                              <a:gd name="T1" fmla="*/ T0 w 300"/>
                              <a:gd name="T2" fmla="+- 0 1692 11299"/>
                              <a:gd name="T3" fmla="*/ 1692 h 200"/>
                              <a:gd name="T4" fmla="+- 0 3454 4700"/>
                              <a:gd name="T5" fmla="*/ T4 w 300"/>
                              <a:gd name="T6" fmla="+- 0 1641 11299"/>
                              <a:gd name="T7" fmla="*/ 1641 h 200"/>
                              <a:gd name="T8" fmla="+- 0 3454 4700"/>
                              <a:gd name="T9" fmla="*/ T8 w 300"/>
                              <a:gd name="T10" fmla="+- 0 1641 11299"/>
                              <a:gd name="T11" fmla="*/ 1641 h 200"/>
                              <a:gd name="T12" fmla="+- 0 3301 4700"/>
                              <a:gd name="T13" fmla="*/ T12 w 300"/>
                              <a:gd name="T14" fmla="+- 0 1590 11299"/>
                              <a:gd name="T15" fmla="*/ 1590 h 200"/>
                            </a:gdLst>
                            <a:ahLst/>
                            <a:cxnLst>
                              <a:cxn ang="0">
                                <a:pos x="T1" y="T3"/>
                              </a:cxn>
                              <a:cxn ang="0">
                                <a:pos x="T5" y="T7"/>
                              </a:cxn>
                              <a:cxn ang="0">
                                <a:pos x="T9" y="T11"/>
                              </a:cxn>
                              <a:cxn ang="0">
                                <a:pos x="T13" y="T15"/>
                              </a:cxn>
                            </a:cxnLst>
                            <a:rect l="0" t="0" r="r" b="b"/>
                            <a:pathLst>
                              <a:path w="300" h="200">
                                <a:moveTo>
                                  <a:pt x="-1399" y="-9607"/>
                                </a:moveTo>
                                <a:lnTo>
                                  <a:pt x="-1246" y="-9658"/>
                                </a:lnTo>
                                <a:moveTo>
                                  <a:pt x="-1246" y="-9658"/>
                                </a:moveTo>
                                <a:lnTo>
                                  <a:pt x="-1399" y="-9709"/>
                                </a:lnTo>
                              </a:path>
                            </a:pathLst>
                          </a:custGeom>
                          <a:noFill/>
                          <a:ln w="71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E8B774" id="Group 224" o:spid="_x0000_s1026" style="position:absolute;margin-left:55.5pt;margin-top:.9pt;width:243.1pt;height:94.75pt;z-index:-42424;mso-position-horizontal-relative:page" coordorigin="1110,18" coordsize="4862,1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">
                <v:shape id="AutoShape 290" o:spid="_x0000_s1027" style="position:absolute;left:3322;top:97;width:446;height:93;visibility:visible;mso-wrap-style:square;v-text-anchor:top" coordsize="446,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ZsMcUA&#10;AADcAAAADwAAAGRycy9kb3ducmV2LnhtbESPQWuDQBSE74H+h+UVcotrJZTGZhNqScBTQeOlt4f7&#10;qlL3rbjbRP312UKhx2FmvmH2x8n04kqj6ywreIpiEMS11R03CqrLefMCwnlkjb1lUjCTg+PhYbXH&#10;VNsbF3QtfSMChF2KClrvh1RKV7dk0EV2IA7elx0N+iDHRuoRbwFuepnE8bM02HFYaHGg95bq7/LH&#10;KPC7Yc6X7FxlxXL6LPslk91HodT6cXp7BeFp8v/hv3auFSTJFn7PhCMgD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hmwxxQAAANwAAAAPAAAAAAAAAAAAAAAAAJgCAABkcnMv&#10;ZG93bnJldi54bWxQSwUGAAAAAAQABAD1AAAAigMAAAAA&#10;" path="m10,91l,91,,5r14,l19,17r-9,l10,22r,69xm54,75r-10,l47,68,75,5r13,l88,17r-10,l77,22r-1,3l54,75xm47,91r-5,l11,23,10,17r9,l40,65r3,7l44,75r10,l47,91xm88,91r-10,l78,27,79,17r9,l88,91xm111,44r,-10l120,28r33,l153,37r-34,l111,44xm136,92r-21,l105,83r,-25l143,52r,-15l153,37r,23l143,60r-21,3l115,68r,11l121,84r20,l136,92xm141,84r-7,l143,74r,-14l153,60r,21l143,81r-2,3xm153,91r-10,l143,81r10,l153,91xm206,92r-23,l167,75r,-28l185,28r22,l213,31r,6l189,37,177,50r,22l189,84r24,l213,88r-7,4xm213,41r-7,-4l213,37r,4xm213,84r-7,l213,79r,5xm238,91r-10,l228,r10,l238,40r7,l238,48r,43xm245,40r-7,l245,28r34,l279,37r-31,l245,40xm279,91r-10,l269,37r10,l279,91xm305,14r-5,l296,10r,-5l300,1r5,l309,5r,5l305,14xm307,91r-10,l297,30r10,l307,91xm344,40r-7,l344,28r23,l374,37r-28,l344,40xm337,91r-10,l327,30r10,l337,40r7,l337,48r,43xm378,91r-10,l368,37r6,l378,41r,50xm433,92r-26,l392,76r,-30l408,28r24,l439,37r-26,l404,46r-2,8l446,54r,9l402,63r1,10l413,84r28,l441,87r-8,5xm446,54r-10,l435,46r-8,-9l439,37r7,7l446,54xm441,84r-8,l441,77r,7xe" fillcolor="black" stroked="f">
                  <v:path arrowok="t" o:connecttype="custom" o:connectlocs="0,102;10,114;54,172;75,102;78,114;54,172;11,120;40,162;54,172;78,188;88,114;111,131;153,134;136,189;105,155;153,134;122,160;121,181;141,181;143,157;143,178;143,188;153,188;167,172;207,125;189,134;189,181;206,189;213,134;206,181;238,188;238,97;238,145;238,137;279,134;279,188;279,134;300,111;300,98;309,107;297,188;307,188;344,125;346,134;327,188;337,137;337,188;368,134;378,188;392,173;432,125;404,143;446,160;413,181;433,189;435,143;446,141;433,181" o:connectangles="0,0,0,0,0,0,0,0,0,0,0,0,0,0,0,0,0,0,0,0,0,0,0,0,0,0,0,0,0,0,0,0,0,0,0,0,0,0,0,0,0,0,0,0,0,0,0,0,0,0,0,0,0,0,0,0,0,0"/>
                </v:shape>
                <v:shape id="Picture 289" o:spid="_x0000_s1028" type="#_x0000_t75" style="position:absolute;left:1269;top:342;width:194;height:1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atUyHFAAAA3AAAAA8AAABkcnMvZG93bnJldi54bWxEj0FrwkAUhO+C/2F5Qm9mY9QqqauIIO2p&#10;oG0Fb4/d1ySYfRuyG43/vlsQPA4z8w2z2vS2FldqfeVYwSRJQRBrZyouFHx/7cdLED4gG6wdk4I7&#10;edish4MV5sbd+EDXYyhEhLDPUUEZQpNL6XVJFn3iGuLo/brWYoiyLaRp8RbhtpZZmr5KixXHhRIb&#10;2pWkL8fOKtDdaXJafOrFz/vsPJt2+7vRh0qpl1G/fQMRqA/P8KP9YRRk2Rz+z8QjIN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GrVMhxQAAANwAAAAPAAAAAAAAAAAAAAAA&#10;AJ8CAABkcnMvZG93bnJldi54bWxQSwUGAAAAAAQABAD3AAAAkQMAAAAA&#10;">
                  <v:imagedata r:id="rId119" o:title=""/>
                </v:shape>
                <v:shape id="Picture 288" o:spid="_x0000_s1029" type="#_x0000_t75" style="position:absolute;left:1529;top:1318;width:409;height:3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0P9DTFAAAA3AAAAA8AAABkcnMvZG93bnJldi54bWxEj0FLw0AUhO9C/8PyCt7spjkUG7stoSJ6&#10;UKFV74/sM1mbfZvsrkn8926h0OMwM98wm91kWzGQD8axguUiA0FcOW24VvD58XR3DyJEZI2tY1Lw&#10;RwF229nNBgvtRj7QcIy1SBAOBSpoYuwKKUPVkMWwcB1x8r6dtxiT9LXUHscEt63Ms2wlLRpOCw12&#10;tG+oOh1/rYK67B/f+t6/lu/t889Xv96bcTBK3c6n8gFEpClew5f2i1aQ5ys4n0lHQG7/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tD/Q0xQAAANwAAAAPAAAAAAAAAAAAAAAA&#10;AJ8CAABkcnMvZG93bnJldi54bWxQSwUGAAAAAAQABAD3AAAAkQMAAAAA&#10;">
                  <v:imagedata r:id="rId120" o:title=""/>
                </v:shape>
                <v:shape id="AutoShape 287" o:spid="_x0000_s1030" style="position:absolute;left:4227;top:438;width:117;height:90;visibility:visible;mso-wrap-style:square;v-text-anchor:top" coordsize="117,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D1QMQA&#10;AADcAAAADwAAAGRycy9kb3ducmV2LnhtbESP3WoCMRSE7wt9h3AE72rWvdCyNYoIhUJ/oOoDHDen&#10;u6ubk21y1Pj2TaHQy2FmvmEWq+R6daEQO88GppMCFHHtbceNgf3u+eERVBRki71nMnCjCKvl/d0C&#10;K+uv/EmXrTQqQzhWaKAVGSqtY92SwzjxA3H2vnxwKFmGRtuA1wx3vS6LYqYddpwXWhxo01J92p6d&#10;gVc+vp8pHOan9D1M39Y3SR9HMWY8SusnUEJJ/sN/7RdroCzn8HsmHwG9/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g9UDEAAAA3AAAAA8AAAAAAAAAAAAAAAAAmAIAAGRycy9k&#10;b3ducmV2LnhtbFBLBQYAAAAABAAEAPUAAACJAwAAAAA=&#10;" path="m48,80r-16,l41,73r,-10l38,58,33,54,26,50,17,45,9,41,3,35,,28,,17,5,9,14,3,24,,43,r5,3l48,9,26,9r-7,2l14,14r-3,5l11,26r2,4l18,34r7,4l34,43r8,5l48,54r4,7l52,72r-4,8xm48,15l41,9r7,l48,15xm28,89r-9,l13,89,7,87,2,85,,84,,72r2,2l8,77r6,2l20,80r28,l47,81r-8,6l28,89xm68,18r,-9l98,r,12l88,12,68,18xm98,79r-10,l88,12r10,l98,79xm117,88r-49,l68,79r49,l117,88xe" fillcolor="black" stroked="f">
                  <v:path arrowok="t" o:connecttype="custom" o:connectlocs="32,518;41,501;33,492;17,483;3,473;0,455;14,441;43,438;48,447;19,449;11,457;13,468;25,476;42,486;52,499;48,518;41,447;48,453;19,527;7,525;0,522;2,512;14,517;48,518;39,525;68,456;98,438;88,450;98,517;88,450;98,517;68,526;117,517" o:connectangles="0,0,0,0,0,0,0,0,0,0,0,0,0,0,0,0,0,0,0,0,0,0,0,0,0,0,0,0,0,0,0,0,0"/>
                </v:shape>
                <v:shape id="Picture 286" o:spid="_x0000_s1031" type="#_x0000_t75" style="position:absolute;left:2964;top:608;width:194;height:1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is/L/CAAAA3AAAAA8AAABkcnMvZG93bnJldi54bWxET8lqwzAQvRfyD2ICvTWyXZMUN4oJhdCe&#10;Cs4GvQ3S1DaxRsaSE+fvq0Mhx8fb1+VkO3GlwbeOFaSLBASxdqblWsHxsHt5A+EDssHOMSm4k4dy&#10;M3taY2HcjSu67kMtYgj7AhU0IfSFlF43ZNEvXE8cuV83WAwRDrU0A95iuO1kliRLabHl2NBgTx8N&#10;6ct+tAr0eE7Pq2+9On3mP/nruLsbXbVKPc+n7TuIQFN4iP/dX0ZBlsW18Uw8AnLz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orPy/wgAAANwAAAAPAAAAAAAAAAAAAAAAAJ8C&#10;AABkcnMvZG93bnJldi54bWxQSwUGAAAAAAQABAD3AAAAjgMAAAAA&#10;">
                  <v:imagedata r:id="rId119" o:title=""/>
                </v:shape>
                <v:line id="Line 285" o:spid="_x0000_s1032" style="position:absolute;visibility:visible;mso-wrap-style:square" from="2780,556" to="5792,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1gm4MUAAADcAAAADwAAAGRycy9kb3ducmV2LnhtbESPQWsCMRSE74L/IbxCL6JZ9yDtapSy&#10;IBR6KLVa9PbcPHcXk5clibr996ZQ8DjMzDfMYtVbI67kQ+tYwXSSgSCunG65VrD9Xo9fQISIrNE4&#10;JgW/FGC1HA4WWGh34y+6bmItEoRDgQqaGLtCylA1ZDFMXEecvJPzFmOSvpba4y3BrZF5ls2kxZbT&#10;QoMdlQ1V583FKtiXpQkH3l4+gvm0u/XP8aRHXqnnp/5tDiJSHx/h//a7VpDnr/B3Jh0Bub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1gm4MUAAADcAAAADwAAAAAAAAAA&#10;AAAAAAChAgAAZHJzL2Rvd25yZXYueG1sUEsFBgAAAAAEAAQA+QAAAJMDAAAAAA==&#10;" strokeweight=".19853mm"/>
                <v:shape id="Picture 284" o:spid="_x0000_s1033" type="#_x0000_t75" style="position:absolute;left:3530;top:970;width:409;height:3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f2/HEAAAA3AAAAA8AAABkcnMvZG93bnJldi54bWxET8tqwkAU3Rf6D8MtdFcnVZAanYQSWnAT&#10;SmItuLtkbh6auRMyo6b9emchdHk47006mV5caHSdZQWvswgEcWV1x42C793nyxsI55E19pZJwS85&#10;SJPHhw3G2l65oEvpGxFC2MWooPV+iKV0VUsG3cwOxIGr7WjQBzg2Uo94DeGml/MoWkqDHYeGFgfK&#10;WqpO5dkoyPfn/eq4XH2VU5bjR50Xh5+/Qqnnp+l9DcLT5P/Fd/dWK5gvwvxwJhwBmdw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Gf2/HEAAAA3AAAAA8AAAAAAAAAAAAAAAAA&#10;nwIAAGRycy9kb3ducmV2LnhtbFBLBQYAAAAABAAEAPcAAACQAwAAAAA=&#10;">
                  <v:imagedata r:id="rId121" o:title=""/>
                </v:shape>
                <v:shape id="AutoShape 283" o:spid="_x0000_s1034" style="position:absolute;left:4901;top:858;width:116;height:89;visibility:visible;mso-wrap-style:square;v-text-anchor:top" coordsize="116,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OusUA&#10;AADcAAAADwAAAGRycy9kb3ducmV2LnhtbESPQWvCQBSE74L/YXmF3nQTLcVGV7EFwR4U1EA9PrLP&#10;JDT7Ns2uSfz3rlDwOMzMN8xi1ZtKtNS40rKCeByBIM6sLjlXkJ42oxkI55E1VpZJwY0crJbDwQIT&#10;bTs+UHv0uQgQdgkqKLyvEyldVpBBN7Y1cfAutjHog2xyqRvsAtxUchJF79JgyWGhwJq+Csp+j1ej&#10;4O3zvJ+mf5ufb05v2S6+fBzaziv1+tKv5yA89f4Z/m9vtYLJNIbHmXAE5P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wY66xQAAANwAAAAPAAAAAAAAAAAAAAAAAJgCAABkcnMv&#10;ZG93bnJldi54bWxQSwUGAAAAAAQABAD1AAAAigMAAAAA&#10;" path="m47,80r-15,l41,73r,-10l38,58,33,53,25,49,17,45,9,40,3,35,,28,,17,5,8,13,3,24,,42,r6,3l48,9,25,9r-6,1l14,13r-4,5l10,25r3,5l18,34r7,4l34,42r8,5l48,53r4,8l52,72r-5,8xm48,14l41,9r7,l48,14xm27,89r-8,l13,88,7,87,1,85,,84,,72r2,2l7,77r7,1l20,80r27,l47,81r-9,5l27,89xm69,14r,-9l77,,99,r9,8l77,8r-8,6xm108,80r-14,l105,71r,-24l74,47r,-8l102,39r,-31l108,8r4,3l112,37,95,42r9,1l115,54r,20l108,80xm98,89r-25,l65,84r,-11l74,80r34,l98,89xe" fillcolor="black" stroked="f">
                  <v:path arrowok="t" o:connecttype="custom" o:connectlocs="32,938;41,921;33,911;17,903;3,893;0,875;13,861;42,858;48,867;19,868;10,876;13,888;25,896;42,905;52,919;47,938;41,867;48,872;19,947;7,945;0,942;2,932;14,936;47,938;38,944;69,872;77,858;108,866;69,872;94,938;105,905;74,897;102,866;112,869;95,900;104,901;115,932;98,947;65,942;74,938;98,947" o:connectangles="0,0,0,0,0,0,0,0,0,0,0,0,0,0,0,0,0,0,0,0,0,0,0,0,0,0,0,0,0,0,0,0,0,0,0,0,0,0,0,0,0"/>
                </v:shape>
                <v:shape id="Picture 282" o:spid="_x0000_s1035" type="#_x0000_t75" style="position:absolute;left:4704;top:1267;width:409;height:2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jqj1rGAAAA3AAAAA8AAABkcnMvZG93bnJldi54bWxEj09rwkAUxO8Fv8PyhN7qxhSLRFeRgH/A&#10;9qAVvD6yz2Qx+zZktzH103cFocdhZn7DzJe9rUVHrTeOFYxHCQjiwmnDpYLT9/ptCsIHZI21Y1Lw&#10;Sx6Wi8HLHDPtbnyg7hhKESHsM1RQhdBkUvqiIot+5Bri6F1cazFE2ZZSt3iLcFvLNEk+pEXDcaHC&#10;hvKKiuvxxyropuev82dedPed2WwnZm/u20Ou1OuwX81ABOrDf/jZ3mkF6XsKjzPxCMjF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KOqPWsYAAADcAAAADwAAAAAAAAAAAAAA&#10;AACfAgAAZHJzL2Rvd25yZXYueG1sUEsFBgAAAAAEAAQA9wAAAJIDAAAAAA==&#10;">
                  <v:imagedata r:id="rId122" o:title=""/>
                </v:shape>
                <v:shape id="Freeform 281" o:spid="_x0000_s1036" style="position:absolute;left:4179;top:782;width:1542;height:850;visibility:visible;mso-wrap-style:square;v-text-anchor:top" coordsize="1542,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Tf8YA&#10;AADcAAAADwAAAGRycy9kb3ducmV2LnhtbESPS2sCMRSF94X+h3AL3RRNHNtSR6NoW6VbH1WXl8l1&#10;ZnByM0yijv/eCIUuD+fxcUaT1lbiTI0vHWvodRUI4syZknMNm/W88wHCB2SDlWPScCUPk/HjwwhT&#10;4y68pPMq5CKOsE9RQxFCnUrps4Is+q6riaN3cI3FEGWTS9PgJY7bSiZKvUuLJUdCgTV9FpQdVycb&#10;Ibtrb/82+/56UWo5eF2rxe/2mGj9/NROhyACteE//Nf+MRqSfh/uZ+IRkO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6Tf8YAAADcAAAADwAAAAAAAAAAAAAAAACYAgAAZHJz&#10;L2Rvd25yZXYueG1sUEsFBgAAAAAEAAQA9QAAAIsDAAAAAA==&#10;" path="m,102l,746r8,40l30,819r32,22l102,849r1337,l1479,841r32,-22l1533,786r8,-40l1541,102r-8,-40l1511,29,1479,8,1439,,102,,62,8,30,29,8,62,,102xe" filled="f" strokeweight=".19842mm">
                  <v:path arrowok="t" o:connecttype="custom" o:connectlocs="0,884;0,1528;8,1568;30,1601;62,1623;102,1631;1439,1631;1479,1623;1511,1601;1533,1568;1541,1528;1541,884;1533,844;1511,811;1479,790;1439,782;102,782;62,790;30,811;8,844;0,884" o:connectangles="0,0,0,0,0,0,0,0,0,0,0,0,0,0,0,0,0,0,0,0,0"/>
                </v:shape>
                <v:shape id="Picture 280" o:spid="_x0000_s1037" type="#_x0000_t75" style="position:absolute;left:2867;top:970;width:215;height:2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jp727BAAAA3AAAAA8AAABkcnMvZG93bnJldi54bWxEj0sLwjAQhO+C/yGs4E1TH6hUo4igePHg&#10;CzyuzdoWm01potZ/bwTB4zDzzTCzRW0K8aTK5ZYV9LoRCOLE6pxTBafjujMB4TyyxsIyKXiTg8W8&#10;2ZhhrO2L9/Q8+FSEEnYxKsi8L2MpXZKRQde1JXHwbrYy6IOsUqkrfIVyU8h+FI2kwZzDQoYlrTJK&#10;7oeHUdC/PTZSbvPVYD2ux+a695fheadUu1UvpyA81f4f/tFbHbjBEL5nwhGQ8w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jp727BAAAA3AAAAA8AAAAAAAAAAAAAAAAAnwIA&#10;AGRycy9kb3ducmV2LnhtbFBLBQYAAAAABAAEAPcAAACNAwAAAAA=&#10;">
                  <v:imagedata r:id="rId123" o:title=""/>
                </v:shape>
                <v:shape id="AutoShape 279" o:spid="_x0000_s1038" style="position:absolute;left:3114;top:1134;width:134;height:89;visibility:visible;mso-wrap-style:square;v-text-anchor:top" coordsize="134,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Y+d8MA&#10;AADcAAAADwAAAGRycy9kb3ducmV2LnhtbESPT2sCMRTE74LfITyht5rV/kFWo0ip0PZkV8XrY/Pc&#10;LG5eliS667dvCoLHYWZ+wyxWvW3ElXyoHSuYjDMQxKXTNVcK9rvN8wxEiMgaG8ek4EYBVsvhYIG5&#10;dh3/0rWIlUgQDjkqMDG2uZShNGQxjF1LnLyT8xZjkr6S2mOX4LaR0yx7lxZrTgsGW/owVJ6Li1Vw&#10;bP3+Vh4Kisb8VK+fs+5bu61ST6N+PQcRqY+P8L39pRVMX97g/0w6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MY+d8MAAADcAAAADwAAAAAAAAAAAAAAAACYAgAAZHJzL2Rv&#10;d25yZXYueG1sUEsFBgAAAAAEAAQA9QAAAIgDAAAAAA==&#10;" path="m48,80r-15,l42,73r,-10l39,58,33,54,26,50,17,45,9,41,4,35,,28,,17,6,8,14,3,25,,43,r6,3l49,9,26,9r-7,2l14,14r-3,5l11,25r2,5l18,34r7,4l34,42r8,5l49,54r3,7l52,72r-4,8xm49,14l41,9r8,l49,14xm28,89r-8,l14,88,7,87,2,85,,84,,72r2,2l8,77r6,2l21,80r27,l47,81r-8,5l28,89xm79,87r-10,l69,1r10,l79,39r55,l134,48r-55,l79,87xm134,39r-10,l124,1r10,l134,39xm134,87r-10,l124,48r10,l134,87xe" fillcolor="black" stroked="f">
                  <v:path arrowok="t" o:connecttype="custom" o:connectlocs="33,1214;42,1197;33,1188;17,1179;4,1169;0,1151;14,1137;43,1134;49,1143;19,1145;11,1153;13,1164;25,1172;42,1181;52,1195;48,1214;41,1143;49,1148;20,1223;7,1221;0,1218;2,1208;14,1213;48,1214;39,1220;79,1221;69,1135;79,1173;134,1182;79,1221;124,1173;134,1135;134,1221;124,1182;134,1221" o:connectangles="0,0,0,0,0,0,0,0,0,0,0,0,0,0,0,0,0,0,0,0,0,0,0,0,0,0,0,0,0,0,0,0,0,0,0"/>
                </v:shape>
                <v:shape id="Picture 278" o:spid="_x0000_s1039" type="#_x0000_t75" style="position:absolute;left:3448;top:1492;width:409;height: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C1J47FAAAA3AAAAA8AAABkcnMvZG93bnJldi54bWxEj0GLwjAUhO/C/ofwFrxpWgVXq1HcFUUW&#10;PKwren00z7bYvJQm2vrvjSB4HGbmG2a2aE0pblS7wrKCuB+BIE6tLjhTcPhf98YgnEfWWFomBXdy&#10;sJh/dGaYaNvwH932PhMBwi5BBbn3VSKlS3My6Pq2Ig7e2dYGfZB1JnWNTYCbUg6iaCQNFhwWcqzo&#10;J6f0sr8aBbv4vPxuvlb3eHuImsnvZEPj01Gp7me7nILw1Pp3+NXeagWD4QieZ8IRkPMH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wtSeOxQAAANwAAAAPAAAAAAAAAAAAAAAA&#10;AJ8CAABkcnMvZG93bnJldi54bWxQSwUGAAAAAAQABAD3AAAAkQMAAAAA&#10;">
                  <v:imagedata r:id="rId124" o:title=""/>
                </v:shape>
                <v:shape id="Freeform 277" o:spid="_x0000_s1040" style="position:absolute;left:2770;top:362;width:3002;height:1464;visibility:visible;mso-wrap-style:square;v-text-anchor:top" coordsize="3002,1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iHz8MA&#10;AADcAAAADwAAAGRycy9kb3ducmV2LnhtbESP0WrCQBRE3wv+w3KFvhTd1EKV6BqioeBr1Q+4yV6T&#10;YPZuzG518/duodDHYWbOMJssmE7caXCtZQXv8wQEcWV1y7WC8+lrtgLhPLLGzjIpGMlBtp28bDDV&#10;9sHfdD/6WkQIuxQVNN73qZSuasigm9ueOHoXOxj0UQ611AM+Itx0cpEkn9Jgy3GhwZ72DVXX449R&#10;8FaWriyqcLa7bl/kN9614zUo9ToN+RqEp+D/w3/tg1aw+FjC75l4BOT2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TiHz8MAAADcAAAADwAAAAAAAAAAAAAAAACYAgAAZHJzL2Rv&#10;d25yZXYueG1sUEsFBgAAAAAEAAQA9QAAAIgDAAAAAA==&#10;" path="m,102l,1361r8,40l30,1433r32,22l102,1463r2797,l2939,1455r33,-22l2993,1401r8,-40l3001,102r-8,-40l2972,30,2939,8,2899,,102,,62,8,30,30,8,62,,102xe" filled="f" strokeweight=".19844mm">
                  <v:path arrowok="t" o:connecttype="custom" o:connectlocs="0,464;0,1723;8,1763;30,1795;62,1817;102,1825;2899,1825;2939,1817;2972,1795;2993,1763;3001,1723;3001,464;2993,424;2972,392;2939,370;2899,362;102,362;62,370;30,392;8,424;0,464" o:connectangles="0,0,0,0,0,0,0,0,0,0,0,0,0,0,0,0,0,0,0,0,0"/>
                </v:shape>
                <v:shape id="Picture 276" o:spid="_x0000_s1041" type="#_x0000_t75" style="position:absolute;left:2496;top:1482;width:382;height:3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EqE/vBAAAA3AAAAA8AAABkcnMvZG93bnJldi54bWxET89rwjAUvgv7H8ITdtNUJ0OqUVQc8zKY&#10;tXh+NM+m2LyUJLPdf78chB0/vt/r7WBb8SAfGscKZtMMBHHldMO1gvLyMVmCCBFZY+uYFPxSgO3m&#10;ZbTGXLuez/QoYi1SCIccFZgYu1zKUBmyGKauI07czXmLMUFfS+2xT+G2lfMse5cWG04NBjs6GKru&#10;xY9VgMfD0X9dl/vSfS6Kb93vq3JhlHodD7sViEhD/Bc/3SetYP6W1qYz6QjIzR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EqE/vBAAAA3AAAAA8AAAAAAAAAAAAAAAAAnwIA&#10;AGRycy9kb3ducmV2LnhtbFBLBQYAAAAABAAEAPcAAACNAwAAAAA=&#10;">
                  <v:imagedata r:id="rId125" o:title=""/>
                </v:shape>
                <v:shape id="Freeform 275" o:spid="_x0000_s1042" style="position:absolute;left:1116;top:24;width:4850;height:1883;visibility:visible;mso-wrap-style:square;v-text-anchor:top" coordsize="4850,18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nahMUA&#10;AADcAAAADwAAAGRycy9kb3ducmV2LnhtbESPX0vDQBDE3wW/w7GCb/bSWksTey1SPCrig/0DfV1y&#10;axKa2wu5bRu/vScIPg4z8xtmsRp8qy7UxyawgfEoA0VcBtdwZeCwtw9zUFGQHbaBycA3RVgtb28W&#10;WLhw5S1ddlKpBOFYoIFapCu0jmVNHuModMTJ+wq9R0myr7Tr8ZrgvtWTLJtpjw2nhRo7WtdUnnZn&#10;b+A8tflr9p4/bdbSHq18WsEPa8z93fDyDEpokP/wX/vNGZg85vB7Jh0Bv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ydqExQAAANwAAAAPAAAAAAAAAAAAAAAAAJgCAABkcnMv&#10;ZG93bnJldi54bWxQSwUGAAAAAAQABAD1AAAAigMAAAAA&#10;" path="m,103l,1781r8,40l30,1853r33,22l102,1883r4645,l4787,1875r32,-22l4841,1821r8,-40l4849,103r-8,-40l4819,30,4787,8,4747,,102,,63,8,30,30,8,63,,103xe" filled="f" strokeweight=".19847mm">
                  <v:path arrowok="t" o:connecttype="custom" o:connectlocs="0,127;0,1805;8,1845;30,1877;63,1899;102,1907;4747,1907;4787,1899;4819,1877;4841,1845;4849,1805;4849,127;4841,87;4819,54;4787,32;4747,24;102,24;63,32;30,54;8,87;0,127" o:connectangles="0,0,0,0,0,0,0,0,0,0,0,0,0,0,0,0,0,0,0,0,0"/>
                </v:shape>
                <v:shape id="AutoShape 274" o:spid="_x0000_s1043" style="position:absolute;left:1780;top:12019;width:1880;height:940;visibility:visible;mso-wrap-style:square;v-text-anchor:top" coordsize="1880,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VQR8IA&#10;AADcAAAADwAAAGRycy9kb3ducmV2LnhtbERPTYvCMBC9C/6HMIIXWVO7ItI1ioqi120F19vQzLbF&#10;ZlKaqHV/vTkseHy878WqM7W4U+sqywom4wgEcW51xYWCU7b/mINwHlljbZkUPMnBatnvLTDR9sHf&#10;dE99IUIIuwQVlN43iZQuL8mgG9uGOHC/tjXoA2wLqVt8hHBTyziKZtJgxaGhxIa2JeXX9GYUjC6X&#10;c7wfZYftJnWnzXmX/XSff0oNB936C4Snzr/F/+6jVhBPw/xwJhwBuX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RVBHwgAAANwAAAAPAAAAAAAAAAAAAAAAAJgCAABkcnMvZG93&#10;bnJldi54bWxQSwUGAAAAAAQABAD1AAAAhwMAAAAA&#10;" path="m31,-10695r,-481m31,-11176r959,e" filled="f" strokeweight=".19831mm">
                  <v:path arrowok="t" o:connecttype="custom" o:connectlocs="31,1324;31,843;31,843;990,843" o:connectangles="0,0,0,0"/>
                </v:shape>
                <v:shape id="AutoShape 273" o:spid="_x0000_s1044" style="position:absolute;left:1976;top:724;width:98;height:90;visibility:visible;mso-wrap-style:square;v-text-anchor:top" coordsize="9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Y7S8UA&#10;AADcAAAADwAAAGRycy9kb3ducmV2LnhtbESPT2vCQBTE7wW/w/KE3pqNIqmNriK2Ba/+Iz0+s88k&#10;bfZtyK5J+u27QsHjMDO/YZbrwdSio9ZVlhVMohgEcW51xYWC0/HzZQ7CeWSNtWVS8EsO1qvR0xJT&#10;bXveU3fwhQgQdikqKL1vUildXpJBF9mGOHhX2xr0QbaF1C32AW5qOY3jRBqsOCyU2NC2pPzncDMK&#10;jt+3c9a4TF+Sr+797fK6m+uPmVLP42GzAOFp8I/wf3unFUxnE7ifCUd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1jtLxQAAANwAAAAPAAAAAAAAAAAAAAAAAJgCAABkcnMv&#10;ZG93bnJldi54bWxQSwUGAAAAAAQABAD1AAAAigMAAAAA&#10;" path="m21,27r-10,l11,12,21,9r,18xm36,35l,35,,27r36,l36,35xm33,90r-22,l11,35r10,l21,76r4,5l36,81r,7l33,90xm36,81r-2,l36,79r,2xm49,19l49,9,79,r,13l69,13,49,19xm79,80r-10,l69,13r10,l79,80xm98,88r-48,l50,80r48,l98,88xe" fillcolor="black" stroked="f">
                  <v:path arrowok="t" o:connecttype="custom" o:connectlocs="21,751;11,751;11,736;21,733;21,751;36,759;0,759;0,751;36,751;36,759;33,814;11,814;11,759;21,759;21,800;25,805;36,805;36,812;33,814;36,805;34,805;36,803;36,805;49,743;49,733;79,724;79,737;69,737;49,743;79,804;69,804;69,737;79,737;79,804;98,812;50,812;50,804;98,804;98,812" o:connectangles="0,0,0,0,0,0,0,0,0,0,0,0,0,0,0,0,0,0,0,0,0,0,0,0,0,0,0,0,0,0,0,0,0,0,0,0,0,0,0"/>
                </v:shape>
                <v:shape id="AutoShape 272" o:spid="_x0000_s1045" style="position:absolute;left:3360;top:12859;width:300;height:200;visibility:visible;mso-wrap-style:square;v-text-anchor:top" coordsize="3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K5/sUA&#10;AADcAAAADwAAAGRycy9kb3ducmV2LnhtbESPQWvCQBSE7wX/w/KE3urGUIqNrlIUS6FektqeH9ln&#10;kpp9G7Jbs/XXu4LgcZiZb5jFKphWnKh3jWUF00kCgri0uuFKwf5r+zQD4TyyxtYyKfgnB6vl6GGB&#10;mbYD53QqfCUihF2GCmrvu0xKV9Zk0E1sRxy9g+0N+ij7Suoehwg3rUyT5EUabDgu1NjRuqbyWPwZ&#10;Bbvh59O9+3AOx9ff73xfFskmb5R6HIe3OQhPwd/Dt/aHVpA+p3A9E4+AXF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Qrn+xQAAANwAAAAPAAAAAAAAAAAAAAAAAJgCAABkcnMv&#10;ZG93bnJldi54bWxQSwUGAAAAAAQABAD1AAAAigMAAAAA&#10;" path="m-743,-11965r153,-51m-590,-12016r-153,-51e" filled="f" strokeweight=".19831mm">
                  <v:path arrowok="t" o:connecttype="custom" o:connectlocs="-743,894;-590,843;-590,843;-743,792" o:connectangles="0,0,0,0"/>
                </v:shape>
                <v:shape id="AutoShape 271" o:spid="_x0000_s1046" style="position:absolute;left:920;top:11859;width:320;height:1680;visibility:visible;mso-wrap-style:square;v-text-anchor:top" coordsize="320,1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lxh8AA&#10;AADcAAAADwAAAGRycy9kb3ducmV2LnhtbESP3arCMBCE7wXfIazgnabqQaQaRazKuRL8eYClWdtg&#10;sylN1Pr2RhC8HGbmG2axam0lHtR441jBaJiAIM6dNlwouJx3gxkIH5A1Vo5JwYs8rJbdzgJT7Z58&#10;pMcpFCJC2KeooAyhTqX0eUkW/dDVxNG7usZiiLIppG7wGeG2kuMkmUqLhuNCiTVtSspvp7tVoA+Y&#10;bbaz/HbPjtl+j/Vri8Yo1e+16zmIQG34hb/tf61g/DeBz5l4BOTy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Xlxh8AAAADcAAAADwAAAAAAAAAAAAAAAACYAgAAZHJzL2Rvd25y&#10;ZXYueG1sUEsFBgAAAAAEAAQA9QAAAIUDAAAAAA==&#10;" path="m452,-11313r,860m452,-10453r163,e" filled="f" strokeweight=".19831mm">
                  <v:path arrowok="t" o:connecttype="custom" o:connectlocs="452,546;452,1406;452,1406;615,1406" o:connectangles="0,0,0,0"/>
                </v:shape>
                <v:shape id="AutoShape 270" o:spid="_x0000_s1047" style="position:absolute;left:940;top:11759;width:300;height:200;visibility:visible;mso-wrap-style:square;v-text-anchor:top" coordsize="3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eEEcUA&#10;AADcAAAADwAAAGRycy9kb3ducmV2LnhtbESPQWvCQBSE7wX/w/KE3upGkaKpq4hiEdpL0tjzI/ua&#10;pGbfhuxq1v76bkHocZiZb5jVJphWXKl3jWUF00kCgri0uuFKQfFxeFqAcB5ZY2uZFNzIwWY9elhh&#10;qu3AGV1zX4kIYZeigtr7LpXSlTUZdBPbEUfvy/YGfZR9JXWPQ4SbVs6S5FkabDgu1NjRrqbynF+M&#10;gvfh8829+vATzsvvU1aUebLPGqUex2H7AsJT8P/he/uoFczmc/g7E4+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54QRxQAAANwAAAAPAAAAAAAAAAAAAAAAAJgCAABkcnMv&#10;ZG93bnJldi54bWxQSwUGAAAAAAQABAD1AAAAigMAAAAA&#10;" path="m442,-10302r153,-51m595,-10353r-153,-52e" filled="f" strokeweight=".19831mm">
                  <v:path arrowok="t" o:connecttype="custom" o:connectlocs="442,1457;595,1406;595,1406;442,1354" o:connectangles="0,0,0,0"/>
                </v:shape>
                <v:line id="Line 269" o:spid="_x0000_s1048" style="position:absolute;visibility:visible;mso-wrap-style:square" from="2893,1641" to="3454,16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8rJRcYAAADcAAAADwAAAGRycy9kb3ducmV2LnhtbESPT2sCMRTE70K/Q3iFXopmlVpkaxRZ&#10;EAo9FP9U9PbcPHeXJi9LEnX77Y1Q8DjMzG+Y6byzRlzIh8axguEgA0FcOt1wpWC7WfYnIEJE1mgc&#10;k4I/CjCfPfWmmGt35RVd1rESCcIhRwV1jG0uZShrshgGriVO3sl5izFJX0nt8Zrg1shRlr1Liw2n&#10;hRpbKmoqf9dnq2BfFCYceHv+Cubb/ix3x5N+9Uq9PHeLDxCRuvgI/7c/tYLR2xjuZ9IRkL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vKyUXGAAAA3AAAAA8AAAAAAAAA&#10;AAAAAAAAoQIAAGRycy9kb3ducmV2LnhtbFBLBQYAAAAABAAEAPkAAACUAwAAAAA=&#10;" strokeweight=".19853mm"/>
                <v:shape id="AutoShape 268" o:spid="_x0000_s1049" style="position:absolute;left:3048;top:1545;width:100;height:88;visibility:visible;mso-wrap-style:square;v-text-anchor:top" coordsize="100,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rY1MIA&#10;AADcAAAADwAAAGRycy9kb3ducmV2LnhtbESPQWsCMRSE74X+h/AKXkrNVkTKahRRKh5rLPT62Dw3&#10;i5uXZRPd+O+NUPA4zMw3zGKVXCuu1IfGs4LPcQGCuPKm4VrB7/H74wtEiMgGW8+k4EYBVsvXlwWW&#10;xg98oKuOtcgQDiUqsDF2pZShsuQwjH1HnL2T7x3GLPtamh6HDHetnBTFTDpsOC9Y7GhjqTrri1Pw&#10;PtVa7yumXbI/Q7pdtmbzt1Vq9JbWcxCRUnyG/9t7o2AyncHjTD4Ccn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StjUwgAAANwAAAAPAAAAAAAAAAAAAAAAAJgCAABkcnMvZG93&#10;bnJldi54bWxQSwUGAAAAAAQABAD1AAAAhwMAAAAA&#10;" path="m21,24r-10,l11,9,21,6r,18xm36,33l,33,,24r36,l36,33xm33,87r-22,l11,33r10,l21,74r4,5l36,79r,6l33,87xm36,79r-3,l36,77r,2xm66,86r-10,l88,9,44,9,44,r56,l100,3,66,86xe" fillcolor="black" stroked="f">
                  <v:path arrowok="t" o:connecttype="custom" o:connectlocs="21,1569;11,1569;11,1554;21,1551;21,1569;36,1578;0,1578;0,1569;36,1569;36,1578;33,1632;11,1632;11,1578;21,1578;21,1619;25,1624;36,1624;36,1630;33,1632;36,1624;33,1624;36,1622;36,1624;66,1631;56,1631;88,1554;44,1554;44,1545;100,1545;100,1548;66,1631" o:connectangles="0,0,0,0,0,0,0,0,0,0,0,0,0,0,0,0,0,0,0,0,0,0,0,0,0,0,0,0,0,0,0"/>
                </v:shape>
                <v:shape id="AutoShape 267" o:spid="_x0000_s1050" style="position:absolute;left:4700;top:11299;width:300;height:200;visibility:visible;mso-wrap-style:square;v-text-anchor:top" coordsize="3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UaZsUA&#10;AADcAAAADwAAAGRycy9kb3ducmV2LnhtbESPQWvCQBSE70L/w/IEb7pRRNvUVUqLItRLUtvzI/ua&#10;pGbfhuxq1v76bkHwOMzMN8xqE0wjLtS52rKC6SQBQVxYXXOp4PixHT+CcB5ZY2OZFFzJwWb9MFhh&#10;qm3PGV1yX4oIYZeigsr7NpXSFRUZdBPbEkfv23YGfZRdKXWHfYSbRs6SZCEN1hwXKmzptaLilJ+N&#10;gkP/9e52PvyG09PPZ3Ys8uQtq5UaDcPLMwhPwd/Dt/ZeK5jNl/B/Jh4B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NRpmxQAAANwAAAAPAAAAAAAAAAAAAAAAAJgCAABkcnMv&#10;ZG93bnJldi54bWxQSwUGAAAAAAQABAD1AAAAigMAAAAA&#10;" path="m-1399,-9607r153,-51m-1246,-9658r-153,-51e" filled="f" strokeweight=".19831mm">
                  <v:path arrowok="t" o:connecttype="custom" o:connectlocs="-1399,1692;-1246,1641;-1246,1641;-1399,1590" o:connectangles="0,0,0,0"/>
                </v:shape>
                <v:shape id="AutoShape 266" o:spid="_x0000_s1051" style="position:absolute;left:1900;top:12019;width:1940;height:560;visibility:visible;mso-wrap-style:square;v-text-anchor:top" coordsize="1940,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jK8IA&#10;AADcAAAADwAAAGRycy9kb3ducmV2LnhtbERP3WrCMBS+F/YO4Qy803ROxHVNZYxVvJnQ6gMcmmNT&#10;15x0TVbr2y8Xg11+fP/ZbrKdGGnwrWMFT8sEBHHtdMuNgvOpWGxB+ICssXNMCu7kYZc/zDJMtbtx&#10;SWMVGhFD2KeowITQp1L62pBFv3Q9ceQubrAYIhwaqQe8xXDbyVWSbKTFlmODwZ7eDdVf1Y9VcDAf&#10;ffEZXr6xuNp9eayn8/hcKjV/nN5eQQSawr/4z33QClbruDaeiUdA5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7+MrwgAAANwAAAAPAAAAAAAAAAAAAAAAAJgCAABkcnMvZG93&#10;bnJldi54bWxQSwUGAAAAAAQABAD1AAAAhwMAAAAA&#10;" path="m-28,-10695r,-287m-28,-10982r990,e" filled="f" strokeweight=".19831mm">
                  <v:path arrowok="t" o:connecttype="custom" o:connectlocs="-28,1324;-28,1037;-28,1037;962,1037" o:connectangles="0,0,0,0"/>
                </v:shape>
                <v:shape id="AutoShape 265" o:spid="_x0000_s1052" style="position:absolute;left:2130;top:940;width:98;height:89;visibility:visible;mso-wrap-style:square;v-text-anchor:top" coordsize="98,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5U88UA&#10;AADcAAAADwAAAGRycy9kb3ducmV2LnhtbESPQWvCQBSE7wX/w/IKvdWNIqKpq5RKsBcPib14e2Sf&#10;STD7ds1uY/Lv3ULB4zAz3zCb3WBa0VPnG8sKZtMEBHFpdcOVgp9T9r4C4QOyxtYyKRjJw247edlg&#10;qu2dc+qLUIkIYZ+igjoEl0rpy5oM+ql1xNG72M5giLKrpO7wHuGmlfMkWUqDDceFGh191VRei1+j&#10;IJPn22E/jvm1Ko/n4+yyd259Uurtdfj8ABFoCM/wf/tbK5gv1vB3Jh4BuX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blTzxQAAANwAAAAPAAAAAAAAAAAAAAAAAJgCAABkcnMv&#10;ZG93bnJldi54bWxQSwUGAAAAAAQABAD1AAAAigMAAAAA&#10;" path="m20,26r-10,l10,11,20,7r,19xm35,34l,34,,26r35,l35,34xm32,88r-22,l10,34r10,l20,75r4,5l35,80r,6l32,88xm35,80r-2,l35,78r,2xm49,18l49,7,59,,84,r8,8l59,8,49,18xm96,87r-52,l44,78,79,44,87,31r,-15l79,8r13,l97,12r,19l88,47,56,78r40,l96,87xe" fillcolor="black" stroked="f">
                  <v:path arrowok="t" o:connecttype="custom" o:connectlocs="20,966;10,966;10,951;20,947;20,966;35,974;0,974;0,966;35,966;35,974;32,1028;10,1028;10,974;20,974;20,1015;24,1020;35,1020;35,1026;32,1028;35,1020;33,1020;35,1018;35,1020;49,958;49,947;59,940;84,940;92,948;59,948;49,958;96,1027;44,1027;44,1018;79,984;87,971;87,956;79,948;92,948;97,952;97,971;88,987;56,1018;56,1018;96,1018;96,1027" o:connectangles="0,0,0,0,0,0,0,0,0,0,0,0,0,0,0,0,0,0,0,0,0,0,0,0,0,0,0,0,0,0,0,0,0,0,0,0,0,0,0,0,0,0,0,0,0"/>
                </v:shape>
                <v:shape id="AutoShape 264" o:spid="_x0000_s1053" style="position:absolute;left:3540;top:12479;width:300;height:200;visibility:visible;mso-wrap-style:square;v-text-anchor:top" coordsize="3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UUz8IA&#10;AADcAAAADwAAAGRycy9kb3ducmV2LnhtbERPz2vCMBS+D/Y/hDfwNlOFja0zFlEcgru0up0fzbOt&#10;bV5KE23cX78cBh4/vt+LLJhOXGlwjWUFs2kCgri0uuFKwfGwfX4D4Tyyxs4yKbiRg2z5+LDAVNuR&#10;c7oWvhIxhF2KCmrv+1RKV9Zk0E1tTxy5kx0M+giHSuoBxxhuOjlPkldpsOHYUGNP65rKtrgYBV/j&#10;z959+vAb2vfzd34si2STN0pNnsLqA4Sn4O/if/dOK5i/xPnxTDwCcv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BRTPwgAAANwAAAAPAAAAAAAAAAAAAAAAAJgCAABkcnMvZG93&#10;bnJldi54bWxQSwUGAAAAAAQABAD1AAAAhwMAAAAA&#10;" path="m-831,-11391r153,-51m-678,-11442r-153,-51e" filled="f" strokeweight=".19831mm">
                  <v:path arrowok="t" o:connecttype="custom" o:connectlocs="-831,1088;-678,1037;-678,1037;-831,986" o:connectangles="0,0,0,0"/>
                </v:shape>
                <v:shape id="AutoShape 263" o:spid="_x0000_s1054" style="position:absolute;left:1960;top:12019;width:3200;height:200;visibility:visible;mso-wrap-style:square;v-text-anchor:top" coordsize="32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u4HsEA&#10;AADcAAAADwAAAGRycy9kb3ducmV2LnhtbESPSwvCMBCE74L/IazgzaYWFKlGER/gwYuPi7elWdti&#10;sylN1OqvN4LgcZiZb5jZojWVeFDjSssKhlEMgjizuuRcwfm0HUxAOI+ssbJMCl7kYDHvdmaYavvk&#10;Az2OPhcBwi5FBYX3dSqlywoy6CJbEwfvahuDPsgml7rBZ4CbSiZxPJYGSw4LBda0Kii7He9GgVyN&#10;/XW9fdtd0m7w8pps5H4ZK9XvtcspCE+t/4d/7Z1WkIyG8D0TjoCc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ruB7BAAAA3AAAAA8AAAAAAAAAAAAAAAAAmAIAAGRycy9kb3du&#10;cmV2LnhtbFBLBQYAAAAABAAEAPUAAACGAwAAAAA=&#10;" path="m-58,-10695r123,-103m65,-10798r1511,e" filled="f" strokeweight=".19831mm">
                  <v:path arrowok="t" o:connecttype="custom" o:connectlocs="-58,1324;65,1221;65,1221;1576,1221" o:connectangles="0,0,0,0"/>
                </v:shape>
                <v:shape id="AutoShape 262" o:spid="_x0000_s1055" style="position:absolute;left:2324;top:1125;width:97;height:88;visibility:visible;mso-wrap-style:square;v-text-anchor:top" coordsize="9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P8Qr4A&#10;AADcAAAADwAAAGRycy9kb3ducmV2LnhtbESPzQrCMBCE74LvEFbwpqkFRatRRCj06N8DrM3aFptN&#10;aaKtb28EweMwM98wm11vavGi1lWWFcymEQji3OqKCwXXSzpZgnAeWWNtmRS8ycFuOxxsMNG24xO9&#10;zr4QAcIuQQWl900ipctLMuimtiEO3t22Bn2QbSF1i12Am1rGUbSQBisOCyU2dCgpf5yfRoFOV+nt&#10;MteH53V2lEedZlnHVqnxqN+vQXjq/T/8a2daQTyP4XsmHAG5/Q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fD/EK+AAAA3AAAAA8AAAAAAAAAAAAAAAAAmAIAAGRycy9kb3ducmV2&#10;LnhtbFBLBQYAAAAABAAEAPUAAACDAwAAAAA=&#10;" path="m20,25r-10,l10,10,20,7r,18xm35,33l,33,,25r35,l35,33xm32,88r-22,l10,33r10,l20,74r4,5l35,79r,7l32,88xm35,79r-2,l35,77r,2xm51,43l51,,92,r,9l60,9r,25l82,34r9,9l61,43r-10,xm82,34r-22,l64,34r17,l82,34xm89,79r-14,l86,69r,-17l75,43r16,l96,48r,24l89,79xm80,88r-26,l48,84r,-10l57,79r32,l80,88xe" fillcolor="black" stroked="f">
                  <v:path arrowok="t" o:connecttype="custom" o:connectlocs="20,1150;10,1150;10,1135;20,1132;20,1150;35,1158;0,1158;0,1150;35,1150;35,1158;32,1213;10,1213;10,1158;20,1158;20,1199;24,1204;35,1204;35,1211;32,1213;35,1204;33,1204;35,1202;35,1204;51,1168;51,1125;92,1125;92,1134;60,1134;60,1159;82,1159;91,1168;61,1168;51,1168;82,1159;60,1159;64,1159;81,1159;82,1159;89,1204;75,1204;86,1194;86,1177;75,1168;91,1168;96,1173;96,1197;89,1204;80,1213;54,1213;48,1209;48,1199;57,1204;89,1204;80,1213" o:connectangles="0,0,0,0,0,0,0,0,0,0,0,0,0,0,0,0,0,0,0,0,0,0,0,0,0,0,0,0,0,0,0,0,0,0,0,0,0,0,0,0,0,0,0,0,0,0,0,0,0,0,0,0,0,0"/>
                </v:shape>
                <v:shape id="AutoShape 261" o:spid="_x0000_s1056" style="position:absolute;left:4860;top:12119;width:300;height:200;visibility:visible;mso-wrap-style:square;v-text-anchor:top" coordsize="3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eKuMUA&#10;AADcAAAADwAAAGRycy9kb3ducmV2LnhtbESPQWvCQBSE70L/w/IEb7pRUdrUVUqLItRLUtvzI/ua&#10;pGbfhuxq1v76bkHwOMzMN8xqE0wjLtS52rKC6SQBQVxYXXOp4PixHT+CcB5ZY2OZFFzJwWb9MFhh&#10;qm3PGV1yX4oIYZeigsr7NpXSFRUZdBPbEkfv23YGfZRdKXWHfYSbRs6SZCkN1hwXKmzptaLilJ+N&#10;gkP/9e52PvyG09PPZ3Ys8uQtq5UaDcPLMwhPwd/Dt/ZeK5gt5vB/Jh4B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14q4xQAAANwAAAAPAAAAAAAAAAAAAAAAAJgCAABkcnMv&#10;ZG93bnJldi54bWxQSwUGAAAAAAQABAD1AAAAigMAAAAA&#10;" path="m-1477,-10846r153,-52m-1324,-10898r-153,-51e" filled="f" strokeweight=".19831mm">
                  <v:path arrowok="t" o:connecttype="custom" o:connectlocs="-1477,1273;-1324,1221;-1324,1221;-1477,1170" o:connectangles="0,0,0,0"/>
                </v:shape>
                <v:line id="Line 260" o:spid="_x0000_s1057" style="position:absolute;visibility:visible;mso-wrap-style:square" from="3087,1037" to="3536,1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6A8YAAADcAAAADwAAAGRycy9kb3ducmV2LnhtbESPT2sCMRTE70K/Q3iFXopmlVpkaxRZ&#10;EAo9FP9U9PbcPHeXJi9LEnX77Y1Q8DjMzG+Y6byzRlzIh8axguEgA0FcOt1wpWC7WfYnIEJE1mgc&#10;k4I/CjCfPfWmmGt35RVd1rESCcIhRwV1jG0uZShrshgGriVO3sl5izFJX0nt8Zrg1shRlr1Liw2n&#10;hRpbKmoqf9dnq2BfFCYceHv+Cubb/ix3x5N+9Uq9PHeLDxCRuvgI/7c/tYLR+A3uZ9IRkL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Ff+gPGAAAA3AAAAA8AAAAAAAAA&#10;AAAAAAAAoQIAAGRycy9kb3ducmV2LnhtbFBLBQYAAAAABAAEAPkAAACUAwAAAAA=&#10;" strokeweight=".19853mm"/>
                <v:shape id="Picture 259" o:spid="_x0000_s1058" type="#_x0000_t75" style="position:absolute;left:3253;top:921;width:289;height:1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mR+KXFAAAA3AAAAA8AAABkcnMvZG93bnJldi54bWxEj09rwkAUxO9Cv8PyCr2Ibgz4h+gqIhRK&#10;L5Joi8dn9pkNZt+G7FbTb+8WCh6HmfkNs9r0thE36nztWMFknIAgLp2uuVJwPLyPFiB8QNbYOCYF&#10;v+Rhs34ZrDDT7s453YpQiQhhn6ECE0KbSelLQxb92LXE0bu4zmKIsquk7vAe4baRaZLMpMWa44LB&#10;lnaGymvxYxVcD5gXX264HzapOc3z3TeeP61Sb6/9dgkiUB+e4f/2h1aQTqfwdyYeAbl+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ZkfilxQAAANwAAAAPAAAAAAAAAAAAAAAA&#10;AJ8CAABkcnMvZG93bnJldi54bWxQSwUGAAAAAAQABAD3AAAAkQMAAAAA&#10;">
                  <v:imagedata r:id="rId126" o:title=""/>
                </v:shape>
                <v:line id="Line 258" o:spid="_x0000_s1059" style="position:absolute;visibility:visible;mso-wrap-style:square" from="1943,1426" to="4710,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HB78UAAADcAAAADwAAAGRycy9kb3ducmV2LnhtbESPQWsCMRSE70L/Q3gFL6LZChVZjVIW&#10;hIIHqdVSb8/Nc3dp8rIkUdd/b4SCx2FmvmHmy84acSEfGscK3kYZCOLS6YYrBbvv1XAKIkRkjcYx&#10;KbhRgOXipTfHXLsrf9FlGyuRIBxyVFDH2OZShrImi2HkWuLknZy3GJP0ldQerwlujRxn2URabDgt&#10;1NhSUVP5tz1bBb9FYcKBd+d1MBu7X/0cT3rgleq/dh8zEJG6+Az/tz+1gvH7BB5n0hGQ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sHB78UAAADcAAAADwAAAAAAAAAA&#10;AAAAAAChAgAAZHJzL2Rvd25yZXYueG1sUEsFBgAAAAAEAAQA+QAAAJMDAAAAAA==&#10;" strokeweight=".19853mm"/>
                <v:shape id="AutoShape 257" o:spid="_x0000_s1060" style="position:absolute;left:3804;top:1318;width:97;height:89;visibility:visible;mso-wrap-style:square;v-text-anchor:top" coordsize="97,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ppksMA&#10;AADcAAAADwAAAGRycy9kb3ducmV2LnhtbESPS4vCMBSF9wP+h3CF2YimFnzQMYo4CC59dKG7O82d&#10;tmNzU5pY6783gjDLw3l8nMWqM5VoqXGlZQXjUQSCOLO65FxBetoO5yCcR9ZYWSYFD3KwWvY+Fpho&#10;e+cDtUefizDCLkEFhfd1IqXLCjLoRrYmDt6vbQz6IJtc6gbvYdxUMo6iqTRYciAUWNOmoOx6vJkA&#10;eXwPznN/Odjbvs1ii9VP+rdV6rPfrb9AeOr8f/jd3mkF8WQGrzPhCMjl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vppksMAAADcAAAADwAAAAAAAAAAAAAAAACYAgAAZHJzL2Rv&#10;d25yZXYueG1sUEsFBgAAAAAEAAQA9QAAAIgDAAAAAA==&#10;" path="m20,26r-10,l10,11,20,8r,18xm36,35l,35,,26r36,l36,35xm32,89r-22,l10,35r10,l20,75r4,6l36,81r,6l32,89xm36,81r-3,l36,79r,2xm50,15l50,5,58,,80,,90,9,58,9r-8,6xm89,81r-14,l86,72r,-25l55,47r,-8l83,39,83,9r7,l93,12r,26l76,43r9,1l96,55r,20l89,81xm80,89r-26,l47,84r,-10l55,81r34,l80,89xe" fillcolor="black" stroked="f">
                  <v:path arrowok="t" o:connecttype="custom" o:connectlocs="20,1344;10,1344;10,1329;20,1326;20,1344;36,1353;0,1353;0,1344;36,1344;36,1353;32,1407;10,1407;10,1353;20,1353;20,1393;24,1399;36,1399;36,1405;32,1407;36,1399;33,1399;36,1397;36,1399;50,1333;50,1323;58,1318;80,1318;90,1327;58,1327;50,1333;89,1399;75,1399;86,1390;86,1365;55,1365;55,1357;83,1357;83,1327;90,1327;93,1330;93,1356;76,1361;76,1361;85,1362;96,1373;96,1393;89,1399;80,1407;54,1407;47,1402;47,1392;55,1399;89,1399;80,1407" o:connectangles="0,0,0,0,0,0,0,0,0,0,0,0,0,0,0,0,0,0,0,0,0,0,0,0,0,0,0,0,0,0,0,0,0,0,0,0,0,0,0,0,0,0,0,0,0,0,0,0,0,0,0,0,0,0"/>
                </v:shape>
                <v:shape id="AutoShape 256" o:spid="_x0000_s1061" style="position:absolute;left:7160;top:11719;width:300;height:200;visibility:visible;mso-wrap-style:square;v-text-anchor:top" coordsize="3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MYycIA&#10;AADcAAAADwAAAGRycy9kb3ducmV2LnhtbERPz2vCMBS+D/Y/hDfwNlOFja0zFlEcgru0up0fzbOt&#10;bV5KE23cX78cBh4/vt+LLJhOXGlwjWUFs2kCgri0uuFKwfGwfX4D4Tyyxs4yKbiRg2z5+LDAVNuR&#10;c7oWvhIxhF2KCmrv+1RKV9Zk0E1tTxy5kx0M+giHSuoBxxhuOjlPkldpsOHYUGNP65rKtrgYBV/j&#10;z959+vAb2vfzd34si2STN0pNnsLqA4Sn4O/if/dOK5i/xLXxTDwCcv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cxjJwgAAANwAAAAPAAAAAAAAAAAAAAAAAJgCAABkcnMvZG93&#10;bnJldi54bWxQSwUGAAAAAAQABAD1AAAAhwMAAAAA&#10;" path="m-2603,-10242r153,-51m-2450,-10293r-153,-51e" filled="f" strokeweight=".19831mm">
                  <v:path arrowok="t" o:connecttype="custom" o:connectlocs="-2603,1477;-2450,1426;-2450,1426;-2603,1375" o:connectangles="0,0,0,0"/>
                </v:shape>
                <v:line id="Line 255" o:spid="_x0000_s1062" style="position:absolute;visibility:visible;mso-wrap-style:square" from="1943,1600" to="2668,1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15VncYAAADcAAAADwAAAGRycy9kb3ducmV2LnhtbESPT2sCMRTE70K/Q3iFXopmFSp1axRZ&#10;EAo9FP9U9PbcPHeXJi9LEnX77Y1Q8DjMzG+Y6byzRlzIh8axguEgA0FcOt1wpWC7WfbfQYSIrNE4&#10;JgV/FGA+e+pNMdfuyiu6rGMlEoRDjgrqGNtcylDWZDEMXEucvJPzFmOSvpLa4zXBrZGjLBtLiw2n&#10;hRpbKmoqf9dnq2BfFCYceHv+Cubb/ix3x5N+9Uq9PHeLDxCRuvgI/7c/tYLR2wTuZ9IRkL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9eVZ3GAAAA3AAAAA8AAAAAAAAA&#10;AAAAAAAAoQIAAGRycy9kb3ducmV2LnhtbFBLBQYAAAAABAAEAPkAAACUAwAAAAA=&#10;" strokeweight=".19853mm"/>
                <v:shape id="AutoShape 254" o:spid="_x0000_s1063" style="position:absolute;left:2130;top:1492;width:101;height:89;visibility:visible;mso-wrap-style:square;v-text-anchor:top" coordsize="10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E0lsQA&#10;AADcAAAADwAAAGRycy9kb3ducmV2LnhtbESPTW/CMAyG75P2HyJP4jbSoglBR0DTAIkbX5N29RrT&#10;dGucqsmg/Ht8QOJovX4f+5ktet+oM3WxDmwgH2agiMtga64MfB3XrxNQMSFbbAKTgStFWMyfn2ZY&#10;2HDhPZ0PqVIC4VigAZdSW2gdS0ce4zC0xJKdQucxydhV2nZ4Ebhv9CjLxtpjzXLBYUufjsq/w78X&#10;ynb9U+d2u1o6Pm1+376nu1xbYwYv/cc7qER9eizf2xtrYDSW90VGREDP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xNJbEAAAA3AAAAA8AAAAAAAAAAAAAAAAAmAIAAGRycy9k&#10;b3ducmV2LnhtbFBLBQYAAAAABAAEAPUAAACJAwAAAAA=&#10;" path="m20,26r-10,l10,11,20,8r,18xm35,35l,35,,26r35,l35,35xm32,89r-22,l10,35r10,l20,75r4,6l35,81r,6l32,89xm35,81r-2,l35,79r,2xm84,89r-24,l45,68r,-41l64,,89,r5,3l94,8,69,8,55,29r,17l62,46r-6,6l56,68r9,13l92,81r-8,8xm94,12l88,8r6,l94,12xm62,46r-7,l61,34r25,l94,42r-29,l62,46xm92,81r-12,l90,70r,-18l81,42r13,l100,48r,25l92,81xe" fillcolor="black" stroked="f">
                  <v:path arrowok="t" o:connecttype="custom" o:connectlocs="20,1518;10,1518;10,1503;20,1500;20,1518;35,1527;0,1527;0,1518;35,1518;35,1527;32,1581;10,1581;10,1527;20,1527;20,1567;24,1573;35,1573;35,1579;32,1581;35,1573;33,1573;35,1571;35,1573;84,1581;60,1581;45,1560;45,1519;64,1492;89,1492;94,1495;94,1500;69,1500;55,1521;55,1538;62,1538;56,1544;56,1560;65,1573;92,1573;84,1581;94,1504;88,1500;94,1500;94,1504;62,1538;55,1538;61,1526;86,1526;94,1534;65,1534;62,1538;92,1573;80,1573;90,1562;90,1544;81,1534;94,1534;100,1540;100,1565;92,1573" o:connectangles="0,0,0,0,0,0,0,0,0,0,0,0,0,0,0,0,0,0,0,0,0,0,0,0,0,0,0,0,0,0,0,0,0,0,0,0,0,0,0,0,0,0,0,0,0,0,0,0,0,0,0,0,0,0,0,0,0,0,0,0"/>
                </v:shape>
                <v:shape id="AutoShape 253" o:spid="_x0000_s1064" style="position:absolute;left:3160;top:11379;width:300;height:200;visibility:visible;mso-wrap-style:square;v-text-anchor:top" coordsize="3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V76cUA&#10;AADcAAAADwAAAGRycy9kb3ducmV2LnhtbESPT2vCQBTE7wW/w/IEb3WjB2lTVymKIthL4p/zI/ua&#10;pGbfhuxqtv30rlDwOMzMb5j5MphG3KhztWUFk3ECgriwuuZSwfGweX0D4TyyxsYyKfglB8vF4GWO&#10;qbY9Z3TLfSkihF2KCirv21RKV1Rk0I1tSxy9b9sZ9FF2pdQd9hFuGjlNkpk0WHNcqLClVUXFJb8a&#10;BV/9ee+2PvyFy/vPKTsWebLOaqVGw/D5AcJT8M/wf3unFUxnE3iciUd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JXvpxQAAANwAAAAPAAAAAAAAAAAAAAAAAJgCAABkcnMv&#10;ZG93bnJldi54bWxQSwUGAAAAAAQABAD1AAAAigMAAAAA&#10;" path="m-645,-9728r153,-51m-492,-9779r-153,-51e" filled="f" strokeweight=".19831mm">
                  <v:path arrowok="t" o:connecttype="custom" o:connectlocs="-645,1651;-492,1600;-492,1600;-645,1549" o:connectangles="0,0,0,0"/>
                </v:shape>
                <v:shape id="AutoShape 252" o:spid="_x0000_s1065" style="position:absolute;left:4440;top:13079;width:2200;height:280;visibility:visible;mso-wrap-style:square;v-text-anchor:top" coordsize="2200,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nx18QA&#10;AADcAAAADwAAAGRycy9kb3ducmV2LnhtbESPQWvCQBSE74X+h+UVeqsbQ9UYXUMrFHq0Gjw/s89s&#10;MPs2ZNck/ffdQqHHYWa+YbbFZFsxUO8bxwrmswQEceV0w7WC8vTxkoHwAVlj65gUfJOHYvf4sMVc&#10;u5G/aDiGWkQI+xwVmBC6XEpfGbLoZ64jjt7V9RZDlH0tdY9jhNtWpkmylBYbjgsGO9obqm7Hu1Ww&#10;aPXrsL6Y1cFk77fzAc1iVU5KPT9NbxsQgabwH/5rf2oF6TKF3zPxCM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58dfEAAAA3AAAAA8AAAAAAAAAAAAAAAAAmAIAAGRycy9k&#10;b3ducmV2LnhtbFBLBQYAAAAABAAEAPUAAACJAwAAAAA=&#10;" path="m-1272,-12441r1123,m-149,-12441r,144e" filled="f" strokeweight=".19831mm">
                  <v:path arrowok="t" o:connecttype="custom" o:connectlocs="-1272,638;-149,638;-149,638;-149,782" o:connectangles="0,0,0,0"/>
                </v:shape>
                <v:shape id="AutoShape 251" o:spid="_x0000_s1066" style="position:absolute;left:3640;top:725;width:100;height:89;visibility:visible;mso-wrap-style:square;v-text-anchor:top" coordsize="100,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7eCMUA&#10;AADcAAAADwAAAGRycy9kb3ducmV2LnhtbESPQWsCMRSE74X+h/AKvRTNuoKU1SilIJTSWlw9eHxu&#10;ntnVzcuSpLr+eyMUehxm5htmtuhtK87kQ+NYwWiYgSCunG7YKNhuloNXECEia2wdk4IrBVjMHx9m&#10;WGh34TWdy2hEgnAoUEEdY1dIGaqaLIah64iTd3DeYkzSG6k9XhLctjLPsom02HBaqLGj95qqU/lr&#10;FTh7PJLJfnad+fKf+b5cfa+vL0o9P/VvUxCR+vgf/mt/aAX5ZAz3M+kI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Dt4IxQAAANwAAAAPAAAAAAAAAAAAAAAAAJgCAABkcnMv&#10;ZG93bnJldi54bWxQSwUGAAAAAAQABAD1AAAAigMAAAAA&#10;" path="m21,26r-10,l11,11,21,8r,18xm36,34l,34,,26r36,l36,34xm33,89r-22,l11,34r10,l21,75r4,5l36,80r,7l33,89xm36,80r-3,l36,78r,2xm84,89r-24,l45,76r,-26l64,42,48,35r,-23l63,,84,r9,8l67,8r-9,7l58,32r14,6l89,38r-8,4l94,47r-22,l55,53r,19l65,80r29,l84,89xm89,38r-17,l87,32r,-17l79,8r14,l97,11r,23l89,38xm94,80r-14,l89,72r,-19l72,47r22,l100,49r,27l94,80xe" fillcolor="black" stroked="f">
                  <v:path arrowok="t" o:connecttype="custom" o:connectlocs="11,751;21,733;36,759;0,751;36,759;11,814;21,759;25,805;36,812;36,805;36,803;84,814;45,801;64,767;48,760;63,725;93,733;58,740;72,763;81,767;94,772;55,778;65,805;84,814;72,763;87,740;93,733;97,759;94,805;89,797;72,772;100,774;94,805" o:connectangles="0,0,0,0,0,0,0,0,0,0,0,0,0,0,0,0,0,0,0,0,0,0,0,0,0,0,0,0,0,0,0,0,0"/>
                </v:shape>
                <v:shape id="AutoShape 250" o:spid="_x0000_s1067" style="position:absolute;left:6540;top:13079;width:200;height:300;visibility:visible;mso-wrap-style:square;v-text-anchor:top" coordsize="200,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FfMcgA&#10;AADcAAAADwAAAGRycy9kb3ducmV2LnhtbESPW2vCQBSE34X+h+UU+iLNpsGKpK6SCkJBWi/1Qd8O&#10;2ZMLzZ4N2W2M/94VCn0cZuYbZr4cTCN66lxtWcFLFIMgzq2uuVRw/F4/z0A4j6yxsUwKruRguXgY&#10;zTHV9sJ76g++FAHCLkUFlfdtKqXLKzLoItsSB6+wnUEfZFdK3eElwE0jkzieSoM1h4UKW1pVlP8c&#10;fo2CyWlz3m7Gr+94PX8V289il2ezUqmnxyF7A+Fp8P/hv/aHVpBMJ3A/E46AXN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6QV8xyAAAANwAAAAPAAAAAAAAAAAAAAAAAJgCAABk&#10;cnMvZG93bnJldi54bWxQSwUGAAAAAAQABAD1AAAAjQMAAAAA&#10;" path="m-2300,-12451r51,154m-2249,-12297r51,-154e" filled="f" strokeweight=".19831mm">
                  <v:path arrowok="t" o:connecttype="custom" o:connectlocs="-2300,628;-2249,782;-2249,782;-2198,628" o:connectangles="0,0,0,0"/>
                </v:shape>
                <v:shape id="AutoShape 249" o:spid="_x0000_s1068" style="position:absolute;left:1780;top:12019;width:1880;height:940;visibility:visible;mso-wrap-style:square;v-text-anchor:top" coordsize="1880,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evv8UA&#10;AADcAAAADwAAAGRycy9kb3ducmV2LnhtbESPQWvCQBSE7wX/w/IKvUjdNFKR6CoqFb2aCNbbI/tM&#10;QrNvQ3ar0V/vCoLHYWa+YabzztTiTK2rLCv4GkQgiHOrKy4U7LP15xiE88gaa8uk4EoO5rPe2xQT&#10;bS+8o3PqCxEg7BJUUHrfJFK6vCSDbmAb4uCdbGvQB9kWUrd4CXBTyziKRtJgxWGhxIZWJeV/6b9R&#10;0D8eD/G6n21Wy9Ttl4ef7Lcb3pT6eO8WExCeOv8KP9tbrSAefcPjTDgCcn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h6+/xQAAANwAAAAPAAAAAAAAAAAAAAAAAJgCAABkcnMv&#10;ZG93bnJldi54bWxQSwUGAAAAAAQABAD1AAAAigMAAAAA&#10;" path="m31,-10695r,-481m31,-11176r959,e" filled="f" strokeweight=".19831mm">
                  <v:path arrowok="t" o:connecttype="custom" o:connectlocs="31,1324;31,843;31,843;990,843" o:connectangles="0,0,0,0"/>
                </v:shape>
                <v:shape id="AutoShape 248" o:spid="_x0000_s1069" style="position:absolute;left:1976;top:724;width:98;height:90;visibility:visible;mso-wrap-style:square;v-text-anchor:top" coordsize="9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r/X8QA&#10;AADcAAAADwAAAGRycy9kb3ducmV2LnhtbESPS4vCQBCE74L/YegFbzpZkehGRxEf4HV94B7bTJtk&#10;N9MTMmOM/95ZEDwWVfUVNVu0phQN1a6wrOBzEIEgTq0uOFNwPGz7ExDOI2ssLZOCBzlYzLudGSba&#10;3vmbmr3PRICwS1BB7n2VSOnSnAy6ga2Ig3e1tUEfZJ1JXeM9wE0ph1EUS4MFh4UcK1rllP7tb0bB&#10;4fd2OlfurC/xT7P+uox3E70ZKdX7aJdTEJ5a/w6/2jutYBjH8H8mHAE5f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CK/1/EAAAA3AAAAA8AAAAAAAAAAAAAAAAAmAIAAGRycy9k&#10;b3ducmV2LnhtbFBLBQYAAAAABAAEAPUAAACJAwAAAAA=&#10;" path="m21,27r-10,l11,12,21,9r,18xm36,35l,35,,27r36,l36,35xm33,90r-22,l11,35r10,l21,76r4,5l36,81r,7l33,90xm36,81r-2,l36,79r,2xm49,19l49,9,79,r,13l69,13,49,19xm79,80r-10,l69,13r10,l79,80xm98,88r-48,l50,80r48,l98,88xe" fillcolor="black" stroked="f">
                  <v:path arrowok="t" o:connecttype="custom" o:connectlocs="21,751;11,751;11,736;21,733;21,751;36,759;0,759;0,751;36,751;36,759;33,814;11,814;11,759;21,759;21,800;25,805;36,805;36,812;33,814;36,805;34,805;36,803;36,805;49,743;49,733;79,724;79,737;69,737;49,743;79,804;69,804;69,737;79,737;79,804;98,812;50,812;50,804;98,804;98,812" o:connectangles="0,0,0,0,0,0,0,0,0,0,0,0,0,0,0,0,0,0,0,0,0,0,0,0,0,0,0,0,0,0,0,0,0,0,0,0,0,0,0"/>
                </v:shape>
                <v:shape id="AutoShape 247" o:spid="_x0000_s1070" style="position:absolute;left:3360;top:12859;width:300;height:200;visibility:visible;mso-wrap-style:square;v-text-anchor:top" coordsize="3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BGBsUA&#10;AADcAAAADwAAAGRycy9kb3ducmV2LnhtbESPQWvCQBSE7wX/w/KE3upGD1ZTVxHFIrSXpLHnR/Y1&#10;Sc2+DdnVrP313YLQ4zAz3zCrTTCtuFLvGssKppMEBHFpdcOVguLj8LQA4TyyxtYyKbiRg8169LDC&#10;VNuBM7rmvhIRwi5FBbX3XSqlK2sy6Ca2I47el+0N+ij7Suoehwg3rZwlyVwabDgu1NjRrqbynF+M&#10;gvfh8829+vATzsvvU1aUebLPGqUex2H7AsJT8P/he/uoFczmz/B3Jh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gEYGxQAAANwAAAAPAAAAAAAAAAAAAAAAAJgCAABkcnMv&#10;ZG93bnJldi54bWxQSwUGAAAAAAQABAD1AAAAigMAAAAA&#10;" path="m-743,-11965r153,-51m-590,-12016r-153,-51e" filled="f" strokeweight=".19831mm">
                  <v:path arrowok="t" o:connecttype="custom" o:connectlocs="-743,894;-590,843;-590,843;-743,792" o:connectangles="0,0,0,0"/>
                </v:shape>
                <v:shape id="AutoShape 246" o:spid="_x0000_s1071" style="position:absolute;left:1900;top:12019;width:1940;height:560;visibility:visible;mso-wrap-style:square;v-text-anchor:top" coordsize="1940,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q/S8AA&#10;AADcAAAADwAAAGRycy9kb3ducmV2LnhtbERPzYrCMBC+L/gOYQRva6qC7FajiGzFi0JdH2Boxqba&#10;TGqTrfXtzUHY48f3v1z3thYdtb5yrGAyTkAQF05XXCo4/2afXyB8QNZYOyYFT/KwXg0+lphq9+Cc&#10;ulMoRQxhn6ICE0KTSukLQxb92DXEkbu41mKIsC2lbvERw20tp0kylxYrjg0GG9oaKm6nP6tgb36a&#10;7BC+75hd7S4/Fv25m+VKjYb9ZgEiUB/+xW/3XiuYzuPaeCYeAbl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1q/S8AAAADcAAAADwAAAAAAAAAAAAAAAACYAgAAZHJzL2Rvd25y&#10;ZXYueG1sUEsFBgAAAAAEAAQA9QAAAIUDAAAAAA==&#10;" path="m-28,-10695r,-287m-28,-10982r990,e" filled="f" strokeweight=".19831mm">
                  <v:path arrowok="t" o:connecttype="custom" o:connectlocs="-28,1324;-28,1037;-28,1037;962,1037" o:connectangles="0,0,0,0"/>
                </v:shape>
                <v:shape id="AutoShape 245" o:spid="_x0000_s1072" style="position:absolute;left:2130;top:940;width:98;height:89;visibility:visible;mso-wrap-style:square;v-text-anchor:top" coordsize="98,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sIk8QA&#10;AADcAAAADwAAAGRycy9kb3ducmV2LnhtbESPT4vCMBTE78J+h/AWvGmqB9GuqYgiuxcP6l56ezSv&#10;f7B5yTZZbb+9EQSPw8z8hllvetOKG3W+saxgNk1AEBdWN1wp+L0cJksQPiBrbC2TgoE8bLKP0RpT&#10;be98ots5VCJC2KeooA7BpVL6oiaDfmodcfRK2xkMUXaV1B3eI9y0cp4kC2mw4bhQo6NdTcX1/G8U&#10;HGT+970fhtO1Ko75cVbunVtdlBp/9tsvEIH68A6/2j9awXyxgueZeARk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bCJPEAAAA3AAAAA8AAAAAAAAAAAAAAAAAmAIAAGRycy9k&#10;b3ducmV2LnhtbFBLBQYAAAAABAAEAPUAAACJAwAAAAA=&#10;" path="m20,26r-10,l10,11,20,7r,19xm35,34l,34,,26r35,l35,34xm32,88r-22,l10,34r10,l20,75r4,5l35,80r,6l32,88xm35,80r-2,l35,78r,2xm49,18l49,7,59,,84,r8,8l59,8,49,18xm96,87r-52,l44,78,79,44,87,31r,-15l79,8r13,l97,12r,19l88,47,56,78r40,l96,87xe" fillcolor="black" stroked="f">
                  <v:path arrowok="t" o:connecttype="custom" o:connectlocs="20,966;10,966;10,951;20,947;20,966;35,974;0,974;0,966;35,966;35,974;32,1028;10,1028;10,974;20,974;20,1015;24,1020;35,1020;35,1026;32,1028;35,1020;33,1020;35,1018;35,1020;49,958;49,947;59,940;84,940;92,948;59,948;49,958;96,1027;44,1027;44,1018;79,984;87,971;87,956;79,948;92,948;97,952;97,971;88,987;56,1018;56,1018;96,1018;96,1027" o:connectangles="0,0,0,0,0,0,0,0,0,0,0,0,0,0,0,0,0,0,0,0,0,0,0,0,0,0,0,0,0,0,0,0,0,0,0,0,0,0,0,0,0,0,0,0,0"/>
                </v:shape>
                <v:shape id="AutoShape 244" o:spid="_x0000_s1073" style="position:absolute;left:3540;top:12479;width:300;height:200;visibility:visible;mso-wrap-style:square;v-text-anchor:top" coordsize="3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BIr8IA&#10;AADcAAAADwAAAGRycy9kb3ducmV2LnhtbERPu27CMBTdK/UfrFuJrTgw9JFiIgSiQqJLAu18FV+S&#10;kPg6ig0x/fp6qMR4dN6LLJhOXGlwjWUFs2kCgri0uuFKwfGwfX4D4Tyyxs4yKbiRg2z5+LDAVNuR&#10;c7oWvhIxhF2KCmrv+1RKV9Zk0E1tTxy5kx0M+giHSuoBxxhuOjlPkhdpsOHYUGNP65rKtrgYBV/j&#10;z959+vAb2vfzd34si2STN0pNnsLqA4Sn4O/if/dOK5i/xvnxTDwCcv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sEivwgAAANwAAAAPAAAAAAAAAAAAAAAAAJgCAABkcnMvZG93&#10;bnJldi54bWxQSwUGAAAAAAQABAD1AAAAhwMAAAAA&#10;" path="m-831,-11391r153,-51m-678,-11442r-153,-51e" filled="f" strokeweight=".19831mm">
                  <v:path arrowok="t" o:connecttype="custom" o:connectlocs="-831,1088;-678,1037;-678,1037;-831,986" o:connectangles="0,0,0,0"/>
                </v:shape>
                <v:line id="Line 243" o:spid="_x0000_s1074" style="position:absolute;visibility:visible;mso-wrap-style:square" from="3087,1037" to="3536,1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0F+8UAAADcAAAADwAAAGRycy9kb3ducmV2LnhtbESPQWsCMRSE70L/Q3gFL6JZPbSyGkUW&#10;hEIPotVSb8/Nc3cxeVmSqOu/bwoFj8PMfMPMl5014kY+NI4VjEcZCOLS6YYrBfuv9XAKIkRkjcYx&#10;KXhQgOXipTfHXLs7b+m2i5VIEA45KqhjbHMpQ1mTxTByLXHyzs5bjEn6SmqP9wS3Rk6y7E1abDgt&#10;1NhSUVN52V2tgp+iMOHI++tnMBt7WH+fznrgleq/dqsZiEhdfIb/2x9aweR9DH9n0hG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p0F+8UAAADcAAAADwAAAAAAAAAA&#10;AAAAAAChAgAAZHJzL2Rvd25yZXYueG1sUEsFBgAAAAAEAAQA+QAAAJMDAAAAAA==&#10;" strokeweight=".19853mm"/>
                <v:shape id="Picture 242" o:spid="_x0000_s1075" type="#_x0000_t75" style="position:absolute;left:3253;top:921;width:289;height:1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3NPLHFAAAA3AAAAA8AAABkcnMvZG93bnJldi54bWxEj0FrwkAUhO+F/oflFXqRujGHKqlrEEGQ&#10;XiSxlR5fs89sSPZtyK4a/31XEHocZuYbZpmPthMXGnzjWMFsmoAgrpxuuFbwddi+LUD4gKyxc0wK&#10;buQhXz0/LTHT7soFXcpQiwhhn6ECE0KfSekrQxb91PXE0Tu5wWKIcqilHvAa4baTaZK8S4sNxwWD&#10;PW0MVW15tgraAxblt5vsJ11qfubF5oi/n1ap15dx/QEi0Bj+w4/2TitI5yncz8QjIF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dzTyxxQAAANwAAAAPAAAAAAAAAAAAAAAA&#10;AJ8CAABkcnMvZG93bnJldi54bWxQSwUGAAAAAAQABAD3AAAAkQMAAAAA&#10;">
                  <v:imagedata r:id="rId126" o:title=""/>
                </v:shape>
                <v:line id="Line 241" o:spid="_x0000_s1076" style="position:absolute;visibility:visible;mso-wrap-style:square" from="1943,1426" to="4710,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M+F8YAAADcAAAADwAAAGRycy9kb3ducmV2LnhtbESPT2sCMRTE70K/Q3iFXopmtWBlaxRZ&#10;EAo9FP9U9PbcPHeXJi9LEnX77Y1Q8DjMzG+Y6byzRlzIh8axguEgA0FcOt1wpWC7WfYnIEJE1mgc&#10;k4I/CjCfPfWmmGt35RVd1rESCcIhRwV1jG0uZShrshgGriVO3sl5izFJX0nt8Zrg1shRlo2lxYbT&#10;Qo0tFTWVv+uzVbAvChMOvD1/BfNtf5a740m/eqVenrvFB4hIXXyE/9ufWsHo/Q3uZ9IRkL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UDPhfGAAAA3AAAAA8AAAAAAAAA&#10;AAAAAAAAoQIAAGRycy9kb3ducmV2LnhtbFBLBQYAAAAABAAEAPkAAACUAwAAAAA=&#10;" strokeweight=".19853mm"/>
                <v:shape id="AutoShape 240" o:spid="_x0000_s1077" style="position:absolute;left:3804;top:1318;width:97;height:89;visibility:visible;mso-wrap-style:square;v-text-anchor:top" coordsize="97,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2rhcMA&#10;AADcAAAADwAAAGRycy9kb3ducmV2LnhtbESPS4vCMBSF9wP+h3CF2YimFlHpGEUcBJc+utDdneZO&#10;27G5KU2s9d8bQZjl4Tw+zmLVmUq01LjSsoLxKAJBnFldcq4gPW2HcxDOI2usLJOCBzlYLXsfC0y0&#10;vfOB2qPPRRhhl6CCwvs6kdJlBRl0I1sTB+/XNgZ9kE0udYP3MG4qGUfRVBosORAKrGlTUHY93kyA&#10;PL4H57m/HOxt32axxeon/dsq9dnv1l8gPHX+P/xu77SCeDaB15lwBO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Z2rhcMAAADcAAAADwAAAAAAAAAAAAAAAACYAgAAZHJzL2Rv&#10;d25yZXYueG1sUEsFBgAAAAAEAAQA9QAAAIgDAAAAAA==&#10;" path="m20,26r-10,l10,11,20,8r,18xm36,35l,35,,26r36,l36,35xm32,89r-22,l10,35r10,l20,75r4,6l36,81r,6l32,89xm36,81r-3,l36,79r,2xm50,15l50,5,58,,80,,90,9,58,9r-8,6xm89,81r-14,l86,72r,-25l55,47r,-8l83,39,83,9r7,l93,12r,26l76,43r9,1l96,55r,20l89,81xm80,89r-26,l47,84r,-10l55,81r34,l80,89xe" fillcolor="black" stroked="f">
                  <v:path arrowok="t" o:connecttype="custom" o:connectlocs="20,1344;10,1344;10,1329;20,1326;20,1344;36,1353;0,1353;0,1344;36,1344;36,1353;32,1407;10,1407;10,1353;20,1353;20,1393;24,1399;36,1399;36,1405;32,1407;36,1399;33,1399;36,1397;36,1399;50,1333;50,1323;58,1318;80,1318;90,1327;58,1327;50,1333;89,1399;75,1399;86,1390;86,1365;55,1365;55,1357;83,1357;83,1327;90,1327;93,1330;93,1356;76,1361;76,1361;85,1362;96,1373;96,1393;89,1399;80,1407;54,1407;47,1402;47,1392;55,1399;89,1399;80,1407" o:connectangles="0,0,0,0,0,0,0,0,0,0,0,0,0,0,0,0,0,0,0,0,0,0,0,0,0,0,0,0,0,0,0,0,0,0,0,0,0,0,0,0,0,0,0,0,0,0,0,0,0,0,0,0,0,0"/>
                </v:shape>
                <v:shape id="AutoShape 239" o:spid="_x0000_s1078" style="position:absolute;left:7160;top:11719;width:300;height:200;visibility:visible;mso-wrap-style:square;v-text-anchor:top" coordsize="3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frN8UA&#10;AADcAAAADwAAAGRycy9kb3ducmV2LnhtbESPQWvCQBSE70L/w/IEb7pRUNvUVUqLItRLUtvzI/ua&#10;pGbfhuxq1v76bkHwOMzMN8xqE0wjLtS52rKC6SQBQVxYXXOp4PixHT+CcB5ZY2OZFFzJwWb9MFhh&#10;qm3PGV1yX4oIYZeigsr7NpXSFRUZdBPbEkfv23YGfZRdKXWHfYSbRs6SZCEN1hwXKmzptaLilJ+N&#10;gkP/9e52PvyG09PPZ3Ys8uQtq5UaDcPLMwhPwd/Dt/ZeK5gt5/B/Jh4B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x+s3xQAAANwAAAAPAAAAAAAAAAAAAAAAAJgCAABkcnMv&#10;ZG93bnJldi54bWxQSwUGAAAAAAQABAD1AAAAigMAAAAA&#10;" path="m-2603,-10242r153,-51m-2450,-10293r-153,-51e" filled="f" strokeweight=".19831mm">
                  <v:path arrowok="t" o:connecttype="custom" o:connectlocs="-2603,1477;-2450,1426;-2450,1426;-2603,1375" o:connectangles="0,0,0,0"/>
                </v:shape>
                <v:shape id="AutoShape 238" o:spid="_x0000_s1079" style="position:absolute;left:4440;top:13079;width:2200;height:280;visibility:visible;mso-wrap-style:square;v-text-anchor:top" coordsize="2200,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thCcIA&#10;AADcAAAADwAAAGRycy9kb3ducmV2LnhtbESPT4vCMBTE78J+h/AWvGmqqNVqlN0FwaP/2PPb5tkU&#10;m5fSZGv99kYQPA4z8xtmtelsJVpqfOlYwWiYgCDOnS65UHA+bQdzED4ga6wck4I7edisP3orzLS7&#10;8YHaYyhEhLDPUIEJoc6k9Lkhi37oauLoXVxjMUTZFFI3eItwW8lxksykxZLjgsGafgzl1+O/VTCt&#10;9KRd/Jl0b+bf1989mml67pTqf3ZfSxCBuvAOv9o7rWCczuB5Jh4BuX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W2EJwgAAANwAAAAPAAAAAAAAAAAAAAAAAJgCAABkcnMvZG93&#10;bnJldi54bWxQSwUGAAAAAAQABAD1AAAAhwMAAAAA&#10;" path="m-1272,-12441r1123,m-149,-12441r,144e" filled="f" strokeweight=".19831mm">
                  <v:path arrowok="t" o:connecttype="custom" o:connectlocs="-1272,638;-149,638;-149,638;-149,782" o:connectangles="0,0,0,0"/>
                </v:shape>
                <v:shape id="AutoShape 237" o:spid="_x0000_s1080" style="position:absolute;left:3640;top:725;width:100;height:89;visibility:visible;mso-wrap-style:square;v-text-anchor:top" coordsize="100,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O1sYA&#10;AADcAAAADwAAAGRycy9kb3ducmV2LnhtbESPQWsCMRSE74X+h/AKvRTNugctq1FKQSiltbh68Pjc&#10;PLOrm5clSXX990Yo9DjMzDfMbNHbVpzJh8axgtEwA0FcOd2wUbDdLAevIEJE1tg6JgVXCrCYPz7M&#10;sNDuwms6l9GIBOFQoII6xq6QMlQ1WQxD1xEn7+C8xZikN1J7vCS4bWWeZWNpseG0UGNH7zVVp/LX&#10;KnD2eCST/ew68+U/8325+l5fX5R6furfpiAi9fE//Nf+0AryyQTuZ9IR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xO1sYAAADcAAAADwAAAAAAAAAAAAAAAACYAgAAZHJz&#10;L2Rvd25yZXYueG1sUEsFBgAAAAAEAAQA9QAAAIsDAAAAAA==&#10;" path="m21,26r-10,l11,11,21,8r,18xm36,34l,34,,26r36,l36,34xm33,89r-22,l11,34r10,l21,75r4,5l36,80r,7l33,89xm36,80r-3,l36,78r,2xm84,89r-24,l45,76r,-26l64,42,48,35r,-23l63,,84,r9,8l67,8r-9,7l58,32r14,6l89,38r-8,4l94,47r-22,l55,53r,19l65,80r29,l84,89xm89,38r-17,l87,32r,-17l79,8r14,l97,11r,23l89,38xm94,80r-14,l89,72r,-19l72,47r22,l100,49r,27l94,80xe" fillcolor="black" stroked="f">
                  <v:path arrowok="t" o:connecttype="custom" o:connectlocs="11,751;21,733;36,759;0,751;36,759;11,814;21,759;25,805;36,812;36,805;36,803;84,814;45,801;64,767;48,760;63,725;93,733;58,740;72,763;81,767;94,772;55,778;65,805;84,814;72,763;87,740;93,733;97,759;94,805;89,797;72,772;100,774;94,805" o:connectangles="0,0,0,0,0,0,0,0,0,0,0,0,0,0,0,0,0,0,0,0,0,0,0,0,0,0,0,0,0,0,0,0,0"/>
                </v:shape>
                <v:shape id="AutoShape 236" o:spid="_x0000_s1081" style="position:absolute;left:6540;top:13079;width:200;height:300;visibility:visible;mso-wrap-style:square;v-text-anchor:top" coordsize="200,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XD6cUA&#10;AADcAAAADwAAAGRycy9kb3ducmV2LnhtbERPy2rCQBTdF/yH4QrdFJ002CrRMaSFgiDVql3U3SVz&#10;88DMnZCZmvj3nUXB5eG8V+lgGnGlztWWFTxPIxDEudU1lwq+Tx+TBQjnkTU2lknBjRyk69HDChNt&#10;ez7Q9ehLEULYJaig8r5NpHR5RQbd1LbEgStsZ9AH2JVSd9iHcNPIOIpepcGaQ0OFLb1XlF+Ov0bB&#10;7Gd73m+fXt7wdt4V+8/iK88WpVKP4yFbgvA0+Lv4373RCuJ5WBvOhCM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cPpxQAAANwAAAAPAAAAAAAAAAAAAAAAAJgCAABkcnMv&#10;ZG93bnJldi54bWxQSwUGAAAAAAQABAD1AAAAigMAAAAA&#10;" path="m-2300,-12451r51,154m-2249,-12297r51,-154e" filled="f" strokeweight=".19831mm">
                  <v:path arrowok="t" o:connecttype="custom" o:connectlocs="-2300,628;-2249,782;-2249,782;-2198,628" o:connectangles="0,0,0,0"/>
                </v:shape>
                <v:shape id="AutoShape 235" o:spid="_x0000_s1082" style="position:absolute;left:920;top:11859;width:320;height:1680;visibility:visible;mso-wrap-style:square;v-text-anchor:top" coordsize="320,1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2M0MIA&#10;AADcAAAADwAAAGRycy9kb3ducmV2LnhtbESPQYvCMBSE74L/ITzBm6brYXW7RlmsK54E6/6AR/O2&#10;DW1eSpNq/fdGEDwOM/MNs94OthFX6rxxrOBjnoAgLpw2XCr4u/zOViB8QNbYOCYFd/Kw3YxHa0y1&#10;u/GZrnkoRYSwT1FBFUKbSumLiiz6uWuJo/fvOoshyq6UusNbhNtGLpLkU1o0HBcqbGlXUVHnvVWg&#10;T5jt9qui7rNzdjhge9+jMUpNJ8PPN4hAQ3iHX+2jVrBYfsHzTDwCcvM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YzQwgAAANwAAAAPAAAAAAAAAAAAAAAAAJgCAABkcnMvZG93&#10;bnJldi54bWxQSwUGAAAAAAQABAD1AAAAhwMAAAAA&#10;" path="m452,-11313r,860m452,-10453r163,e" filled="f" strokeweight=".19831mm">
                  <v:path arrowok="t" o:connecttype="custom" o:connectlocs="452,546;452,1406;452,1406;615,1406" o:connectangles="0,0,0,0"/>
                </v:shape>
                <v:shape id="AutoShape 234" o:spid="_x0000_s1083" style="position:absolute;left:940;top:11759;width:300;height:200;visibility:visible;mso-wrap-style:square;v-text-anchor:top" coordsize="3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U4iMIA&#10;AADcAAAADwAAAGRycy9kb3ducmV2LnhtbERPz2vCMBS+D/wfwhO8zVQP4qpRRFEG7tKu8/xonm21&#10;eSlNZuP++uUw2PHj+73eBtOKB/WusaxgNk1AEJdWN1wpKD6Pr0sQziNrbC2Tgic52G5GL2tMtR04&#10;o0fuKxFD2KWooPa+S6V0ZU0G3dR2xJG72t6gj7CvpO5xiOGmlfMkWUiDDceGGjva11Te82+j4GO4&#10;nN3Jh59wf7t9ZUWZJ4esUWoyDrsVCE/B/4v/3O9awXwZ58cz8QjIz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ZTiIwgAAANwAAAAPAAAAAAAAAAAAAAAAAJgCAABkcnMvZG93&#10;bnJldi54bWxQSwUGAAAAAAQABAD1AAAAhwMAAAAA&#10;" path="m442,-10302r153,-51m595,-10353r-153,-52e" filled="f" strokeweight=".19831mm">
                  <v:path arrowok="t" o:connecttype="custom" o:connectlocs="442,1457;595,1406;595,1406;442,1354" o:connectangles="0,0,0,0"/>
                </v:shape>
                <v:shape id="AutoShape 233" o:spid="_x0000_s1084" style="position:absolute;left:1960;top:12019;width:3200;height:200;visibility:visible;mso-wrap-style:square;v-text-anchor:top" coordsize="32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UWcEA&#10;AADcAAAADwAAAGRycy9kb3ducmV2LnhtbESPSwvCMBCE74L/Iazgzab2IKUaRXyABy8+Lt6WZm2L&#10;zaY0Uau/3giCx2FmvmFmi87U4kGtqywrGEcxCOLc6ooLBefTdpSCcB5ZY22ZFLzIwWLe780w0/bJ&#10;B3ocfSEChF2GCkrvm0xKl5dk0EW2IQ7e1bYGfZBtIXWLzwA3tUzieCINVhwWSmxoVVJ+O96NArma&#10;+Ot6+7a7pNvg5ZVu5H4ZKzUcdMspCE+d/4d/7Z1WkKRj+J4JR0DO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pLlFnBAAAA3AAAAA8AAAAAAAAAAAAAAAAAmAIAAGRycy9kb3du&#10;cmV2LnhtbFBLBQYAAAAABAAEAPUAAACGAwAAAAA=&#10;" path="m-58,-10695r123,-103m65,-10798r1511,e" filled="f" strokeweight=".19831mm">
                  <v:path arrowok="t" o:connecttype="custom" o:connectlocs="-58,1324;65,1221;65,1221;1576,1221" o:connectangles="0,0,0,0"/>
                </v:shape>
                <v:shape id="AutoShape 232" o:spid="_x0000_s1085" style="position:absolute;left:2324;top:1125;width:97;height:88;visibility:visible;mso-wrap-style:square;v-text-anchor:top" coordsize="9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PQBb4A&#10;AADcAAAADwAAAGRycy9kb3ducmV2LnhtbESPzQrCMBCE74LvEFbwpqkFRatRRCj06N8DrM3aFptN&#10;aaKtb28EweMwM98wm11vavGi1lWWFcymEQji3OqKCwXXSzpZgnAeWWNtmRS8ycFuOxxsMNG24xO9&#10;zr4QAcIuQQWl900ipctLMuimtiEO3t22Bn2QbSF1i12Am1rGUbSQBisOCyU2dCgpf5yfRoFOV+nt&#10;MteH53V2lEedZlnHVqnxqN+vQXjq/T/8a2daQbyM4XsmHAG5/Q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mj0AW+AAAA3AAAAA8AAAAAAAAAAAAAAAAAmAIAAGRycy9kb3ducmV2&#10;LnhtbFBLBQYAAAAABAAEAPUAAACDAwAAAAA=&#10;" path="m20,25r-10,l10,10,20,7r,18xm35,33l,33,,25r35,l35,33xm32,88r-22,l10,33r10,l20,74r4,5l35,79r,7l32,88xm35,79r-2,l35,77r,2xm51,43l51,,92,r,9l60,9r,25l82,34r9,9l61,43r-10,xm82,34r-22,l64,34r17,l82,34xm89,79r-14,l86,69r,-17l75,43r16,l96,48r,24l89,79xm80,88r-26,l48,84r,-10l57,79r32,l80,88xe" fillcolor="black" stroked="f">
                  <v:path arrowok="t" o:connecttype="custom" o:connectlocs="20,1150;10,1150;10,1135;20,1132;20,1150;35,1158;0,1158;0,1150;35,1150;35,1158;32,1213;10,1213;10,1158;20,1158;20,1199;24,1204;35,1204;35,1211;32,1213;35,1204;33,1204;35,1202;35,1204;51,1168;51,1125;92,1125;92,1134;60,1134;60,1159;82,1159;91,1168;61,1168;51,1168;82,1159;60,1159;64,1159;81,1159;82,1159;89,1204;75,1204;86,1194;86,1177;75,1168;91,1168;96,1173;96,1197;89,1204;80,1213;54,1213;48,1209;48,1199;57,1204;89,1204;80,1213" o:connectangles="0,0,0,0,0,0,0,0,0,0,0,0,0,0,0,0,0,0,0,0,0,0,0,0,0,0,0,0,0,0,0,0,0,0,0,0,0,0,0,0,0,0,0,0,0,0,0,0,0,0,0,0,0,0"/>
                </v:shape>
                <v:shape id="AutoShape 231" o:spid="_x0000_s1086" style="position:absolute;left:4860;top:12119;width:300;height:200;visibility:visible;mso-wrap-style:square;v-text-anchor:top" coordsize="3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em/8UA&#10;AADcAAAADwAAAGRycy9kb3ducmV2LnhtbESPQWvCQBSE70L/w/IKvemmCmJTVyktSqFeEtOeH9nX&#10;JDX7NmRXs/XXu4LgcZiZb5jlOphWnKh3jWUFz5MEBHFpdcOVgmK/GS9AOI+ssbVMCv7JwXr1MFpi&#10;qu3AGZ1yX4kIYZeigtr7LpXSlTUZdBPbEUfv1/YGfZR9JXWPQ4SbVk6TZC4NNhwXauzovabykB+N&#10;gt3w8+W2PpzD4eXvOyvKPPnIGqWeHsPbKwhPwd/Dt/anVjBdzOB6Jh4Bub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t6b/xQAAANwAAAAPAAAAAAAAAAAAAAAAAJgCAABkcnMv&#10;ZG93bnJldi54bWxQSwUGAAAAAAQABAD1AAAAigMAAAAA&#10;" path="m-1477,-10846r153,-52m-1324,-10898r-153,-51e" filled="f" strokeweight=".19831mm">
                  <v:path arrowok="t" o:connecttype="custom" o:connectlocs="-1477,1273;-1324,1221;-1324,1221;-1477,1170" o:connectangles="0,0,0,0"/>
                </v:shape>
                <v:line id="Line 230" o:spid="_x0000_s1087" style="position:absolute;visibility:visible;mso-wrap-style:square" from="1943,1600" to="2668,1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WRMUAAADcAAAADwAAAGRycy9kb3ducmV2LnhtbESPQWsCMRSE74L/IbxCL6JZRYqsRikL&#10;QqGHUmuL3p6b5+5i8rIkUbf/3giCx2FmvmEWq84acSEfGscKxqMMBHHpdMOVgu3PejgDESKyRuOY&#10;FPxTgNWy31tgrt2Vv+myiZVIEA45KqhjbHMpQ1mTxTByLXHyjs5bjEn6SmqP1wS3Rk6y7E1abDgt&#10;1NhSUVN52pytgl1RmLDn7fkzmC/7u/47HPXAK/X60r3PQUTq4jP8aH9oBZPZFO5n0hGQy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z/WRMUAAADcAAAADwAAAAAAAAAA&#10;AAAAAAChAgAAZHJzL2Rvd25yZXYueG1sUEsFBgAAAAAEAAQA+QAAAJMDAAAAAA==&#10;" strokeweight=".19853mm"/>
                <v:shape id="AutoShape 229" o:spid="_x0000_s1088" style="position:absolute;left:2130;top:1492;width:101;height:89;visibility:visible;mso-wrap-style:square;v-text-anchor:top" coordsize="10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px9MQA&#10;AADcAAAADwAAAGRycy9kb3ducmV2LnhtbESPQWvCQBSE7wX/w/KE3uom0hZN3QSxFbxpo+D1NfvM&#10;ps2+Ddmtxn/vCoUeh5n5hlkUg23FmXrfOFaQThIQxJXTDdcKDvv10wyED8gaW8ek4Eoeinz0sMBM&#10;uwt/0rkMtYgQ9hkqMCF0mZS+MmTRT1xHHL2T6y2GKPta6h4vEW5bOU2SV2mx4bhgsKOVoeqn/LWR&#10;sl1/NanefrwbPm2+n4/zXSq1Uo/jYfkGItAQ/sN/7Y1WMJ29wP1MPAIy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KcfTEAAAA3AAAAA8AAAAAAAAAAAAAAAAAmAIAAGRycy9k&#10;b3ducmV2LnhtbFBLBQYAAAAABAAEAPUAAACJAwAAAAA=&#10;" path="m20,26r-10,l10,11,20,8r,18xm35,35l,35,,26r35,l35,35xm32,89r-22,l10,35r10,l20,75r4,6l35,81r,6l32,89xm35,81r-2,l35,79r,2xm84,89r-24,l45,68r,-41l64,,89,r5,3l94,8,69,8,55,29r,17l62,46r-6,6l56,68r9,13l92,81r-8,8xm94,12l88,8r6,l94,12xm62,46r-7,l61,34r25,l94,42r-29,l62,46xm92,81r-12,l90,70r,-18l81,42r13,l100,48r,25l92,81xe" fillcolor="black" stroked="f">
                  <v:path arrowok="t" o:connecttype="custom" o:connectlocs="20,1518;10,1518;10,1503;20,1500;20,1518;35,1527;0,1527;0,1518;35,1518;35,1527;32,1581;10,1581;10,1527;20,1527;20,1567;24,1573;35,1573;35,1579;32,1581;35,1573;33,1573;35,1571;35,1573;84,1581;60,1581;45,1560;45,1519;64,1492;89,1492;94,1495;94,1500;69,1500;55,1521;55,1538;62,1538;56,1544;56,1560;65,1573;92,1573;84,1581;94,1504;88,1500;94,1500;94,1504;62,1538;55,1538;61,1526;86,1526;94,1534;65,1534;62,1538;92,1573;80,1573;90,1562;90,1544;81,1534;94,1534;100,1540;100,1565;92,1573" o:connectangles="0,0,0,0,0,0,0,0,0,0,0,0,0,0,0,0,0,0,0,0,0,0,0,0,0,0,0,0,0,0,0,0,0,0,0,0,0,0,0,0,0,0,0,0,0,0,0,0,0,0,0,0,0,0,0,0,0,0,0,0"/>
                </v:shape>
                <v:shape id="AutoShape 228" o:spid="_x0000_s1089" style="position:absolute;left:3160;top:11379;width:300;height:200;visibility:visible;mso-wrap-style:square;v-text-anchor:top" coordsize="3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AFZ8UA&#10;AADcAAAADwAAAGRycy9kb3ducmV2LnhtbESPQWvCQBSE74X+h+UVvNVNPYhG1yAtLYK9JLU9P7LP&#10;JCb7NmS3Zu2vdwWhx2FmvmHWWTCdONPgGssKXqYJCOLS6oYrBYev9+cFCOeRNXaWScGFHGSbx4c1&#10;ptqOnNO58JWIEHYpKqi971MpXVmTQTe1PXH0jnYw6KMcKqkHHCPcdHKWJHNpsOG4UGNPrzWVbfFr&#10;FHyOP3v34cNfaJen7/xQFslb3ig1eQrbFQhPwf+H7+2dVjBbzOF2Jh4Bubk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wAVnxQAAANwAAAAPAAAAAAAAAAAAAAAAAJgCAABkcnMv&#10;ZG93bnJldi54bWxQSwUGAAAAAAQABAD1AAAAigMAAAAA&#10;" path="m-645,-9728r153,-51m-492,-9779r-153,-51e" filled="f" strokeweight=".19831mm">
                  <v:path arrowok="t" o:connecttype="custom" o:connectlocs="-645,1651;-492,1600;-492,1600;-645,1549" o:connectangles="0,0,0,0"/>
                </v:shape>
                <v:line id="Line 227" o:spid="_x0000_s1090" style="position:absolute;visibility:visible;mso-wrap-style:square" from="2893,1641" to="3454,16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IM8UAAADcAAAADwAAAGRycy9kb3ducmV2LnhtbESPQWsCMRSE74L/IbxCL6JZPVhZjVIW&#10;hEIPpdYWvT03z93F5GVJom7/vREEj8PMfMMsVp014kI+NI4VjEcZCOLS6YYrBduf9XAGIkRkjcYx&#10;KfinAKtlv7fAXLsrf9NlEyuRIBxyVFDH2OZShrImi2HkWuLkHZ23GJP0ldQerwlujZxk2VRabDgt&#10;1NhSUVN52pytgl1RmLDn7fkzmC/7u/47HPXAK/X60r3PQUTq4jP8aH9oBZPZG9zPp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IM8UAAADcAAAADwAAAAAAAAAA&#10;AAAAAAChAgAAZHJzL2Rvd25yZXYueG1sUEsFBgAAAAAEAAQA+QAAAJMDAAAAAA==&#10;" strokeweight=".19853mm"/>
                <v:shape id="AutoShape 226" o:spid="_x0000_s1091" style="position:absolute;left:3048;top:1545;width:100;height:88;visibility:visible;mso-wrap-style:square;v-text-anchor:top" coordsize="100,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BTp78A&#10;AADcAAAADwAAAGRycy9kb3ducmV2LnhtbERPTWsCMRC9F/ofwhR6KZqtiMhqlKIoHm0UvA6bcbO4&#10;mSyb6MZ/3xyEHh/ve7lOrhUP6kPjWcH3uABBXHnTcK3gfNqN5iBCRDbYeiYFTwqwXr2/LbE0fuBf&#10;euhYixzCoUQFNsaulDJUlhyGse+IM3f1vcOYYV9L0+OQw10rJ0Uxkw4bzg0WO9pYqm767hR8TbXW&#10;h4ppn+xxSM/71mwuW6U+P9LPAkSkFP/FL/fBKJjM89p8Jh8Bufo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oIFOnvwAAANwAAAAPAAAAAAAAAAAAAAAAAJgCAABkcnMvZG93bnJl&#10;di54bWxQSwUGAAAAAAQABAD1AAAAhAMAAAAA&#10;" path="m21,24r-10,l11,9,21,6r,18xm36,33l,33,,24r36,l36,33xm33,87r-22,l11,33r10,l21,74r4,5l36,79r,6l33,87xm36,79r-3,l36,77r,2xm66,86r-10,l88,9,44,9,44,r56,l100,3,66,86xe" fillcolor="black" stroked="f">
                  <v:path arrowok="t" o:connecttype="custom" o:connectlocs="21,1569;11,1569;11,1554;21,1551;21,1569;36,1578;0,1578;0,1569;36,1569;36,1578;33,1632;11,1632;11,1578;21,1578;21,1619;25,1624;36,1624;36,1630;33,1632;36,1624;33,1624;36,1622;36,1624;66,1631;56,1631;88,1554;44,1554;44,1545;100,1545;100,1548;66,1631" o:connectangles="0,0,0,0,0,0,0,0,0,0,0,0,0,0,0,0,0,0,0,0,0,0,0,0,0,0,0,0,0,0,0"/>
                </v:shape>
                <v:shape id="AutoShape 225" o:spid="_x0000_s1092" style="position:absolute;left:4700;top:11299;width:300;height:200;visibility:visible;mso-wrap-style:square;v-text-anchor:top" coordsize="3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FcUA&#10;AADcAAAADwAAAGRycy9kb3ducmV2LnhtbESPQWvCQBSE74X+h+UVequbehCNrkFaKkK9JLU9P7LP&#10;JCb7NmRXs/rr3UKhx2FmvmFWWTCduNDgGssKXicJCOLS6oYrBYevj5c5COeRNXaWScGVHGTrx4cV&#10;ptqOnNOl8JWIEHYpKqi971MpXVmTQTexPXH0jnYw6KMcKqkHHCPcdHKaJDNpsOG4UGNPbzWVbXE2&#10;Cvbjz6fb+nAL7eL0nR/KInnPG6Wen8JmCcJT8P/hv/ZOK5jOF/B7Jh4Bub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X5EVxQAAANwAAAAPAAAAAAAAAAAAAAAAAJgCAABkcnMv&#10;ZG93bnJldi54bWxQSwUGAAAAAAQABAD1AAAAigMAAAAA&#10;" path="m-1399,-9607r153,-51m-1246,-9658r-153,-51e" filled="f" strokeweight=".19831mm">
                  <v:path arrowok="t" o:connecttype="custom" o:connectlocs="-1399,1692;-1246,1641;-1246,1641;-1399,1590" o:connectangles="0,0,0,0"/>
                </v:shape>
                <w10:wrap anchorx="page"/>
              </v:group>
            </w:pict>
          </mc:Fallback>
        </mc:AlternateContent>
      </w:r>
      <w:r w:rsidR="00A541FA">
        <w:rPr>
          <w:w w:val="99"/>
          <w:u w:val="single"/>
        </w:rPr>
        <w:t xml:space="preserve"> </w:t>
      </w:r>
      <w:r w:rsidR="00A541FA">
        <w:rPr>
          <w:u w:val="single"/>
        </w:rPr>
        <w:tab/>
      </w:r>
      <w:r w:rsidR="00A541FA">
        <w:tab/>
        <w:t xml:space="preserve">a parameter </w:t>
      </w:r>
      <w:r w:rsidR="00A541FA">
        <w:rPr>
          <w:rFonts w:ascii="Bookman Old Style"/>
          <w:i/>
        </w:rPr>
        <w:t>enter</w:t>
      </w:r>
      <w:r w:rsidR="00A541FA">
        <w:t>_</w:t>
      </w:r>
      <w:r w:rsidR="00A541FA">
        <w:rPr>
          <w:rFonts w:ascii="Bookman Old Style"/>
          <w:i/>
        </w:rPr>
        <w:t xml:space="preserve">mode </w:t>
      </w:r>
      <w:r w:rsidR="00A541FA">
        <w:t xml:space="preserve">indicating how actions should    </w:t>
      </w:r>
      <w:r w:rsidR="00A541FA">
        <w:rPr>
          <w:spacing w:val="27"/>
        </w:rPr>
        <w:t xml:space="preserve"> </w:t>
      </w:r>
      <w:r w:rsidR="00A541FA">
        <w:t>be</w:t>
      </w:r>
    </w:p>
    <w:p w14:paraId="2BD5155C" w14:textId="77777777" w:rsidR="00864105" w:rsidRDefault="00A541FA">
      <w:pPr>
        <w:pStyle w:val="Corpsdetexte"/>
        <w:spacing w:line="240" w:lineRule="exact"/>
        <w:ind w:left="5579" w:right="215"/>
        <w:rPr>
          <w:rFonts w:ascii="Tahoma"/>
        </w:rPr>
      </w:pPr>
      <w:r>
        <w:t xml:space="preserve">executed. </w:t>
      </w:r>
      <w:r>
        <w:rPr>
          <w:rFonts w:ascii="Bookman Old Style"/>
          <w:i/>
        </w:rPr>
        <w:t>enter</w:t>
      </w:r>
      <w:r>
        <w:t>_</w:t>
      </w:r>
      <w:r>
        <w:rPr>
          <w:rFonts w:ascii="Bookman Old Style"/>
          <w:i/>
        </w:rPr>
        <w:t xml:space="preserve">mode </w:t>
      </w:r>
      <w:r>
        <w:t xml:space="preserve">takes values depending the number of transitions coming to the composite state </w:t>
      </w:r>
      <w:r>
        <w:rPr>
          <w:rFonts w:ascii="Bookman Old Style"/>
          <w:i/>
        </w:rPr>
        <w:t>S</w:t>
      </w:r>
      <w:r>
        <w:rPr>
          <w:rFonts w:ascii="Tahoma"/>
        </w:rPr>
        <w:t>1</w:t>
      </w:r>
      <w:r>
        <w:t xml:space="preserve">: </w:t>
      </w:r>
      <w:r>
        <w:rPr>
          <w:rFonts w:ascii="Tahoma"/>
        </w:rPr>
        <w:t>#</w:t>
      </w:r>
      <w:r>
        <w:rPr>
          <w:rFonts w:ascii="Bookman Old Style"/>
          <w:i/>
        </w:rPr>
        <w:t>values</w:t>
      </w:r>
      <w:r>
        <w:rPr>
          <w:rFonts w:ascii="Tahoma"/>
        </w:rPr>
        <w:t>(</w:t>
      </w:r>
      <w:r>
        <w:rPr>
          <w:rFonts w:ascii="Bookman Old Style"/>
          <w:i/>
        </w:rPr>
        <w:t>s</w:t>
      </w:r>
      <w:r>
        <w:rPr>
          <w:rFonts w:ascii="Tahoma"/>
        </w:rPr>
        <w:t>) =</w:t>
      </w:r>
    </w:p>
    <w:p w14:paraId="28A14696" w14:textId="77777777" w:rsidR="00864105" w:rsidRDefault="00A541FA">
      <w:pPr>
        <w:tabs>
          <w:tab w:val="left" w:pos="5125"/>
          <w:tab w:val="left" w:pos="5579"/>
        </w:tabs>
        <w:spacing w:line="202" w:lineRule="exact"/>
        <w:ind w:left="3529"/>
        <w:rPr>
          <w:rFonts w:ascii="Tahoma" w:hAnsi="Tahoma"/>
          <w:sz w:val="20"/>
        </w:rPr>
      </w:pPr>
      <w:r>
        <w:rPr>
          <w:w w:val="99"/>
          <w:sz w:val="20"/>
          <w:u w:val="single"/>
        </w:rPr>
        <w:t xml:space="preserve"> </w:t>
      </w:r>
      <w:r>
        <w:rPr>
          <w:sz w:val="20"/>
          <w:u w:val="single"/>
        </w:rPr>
        <w:tab/>
      </w:r>
      <w:r>
        <w:rPr>
          <w:sz w:val="20"/>
        </w:rPr>
        <w:tab/>
      </w:r>
      <w:r>
        <w:rPr>
          <w:rFonts w:ascii="Tahoma" w:hAnsi="Tahoma"/>
          <w:sz w:val="20"/>
        </w:rPr>
        <w:t>#</w:t>
      </w:r>
      <w:r>
        <w:rPr>
          <w:rFonts w:ascii="Meiryo" w:hAnsi="Meiryo"/>
          <w:i/>
          <w:sz w:val="20"/>
        </w:rPr>
        <w:t>{</w:t>
      </w:r>
      <w:r>
        <w:rPr>
          <w:rFonts w:ascii="Bookman Old Style" w:hAnsi="Bookman Old Style"/>
          <w:i/>
          <w:sz w:val="20"/>
        </w:rPr>
        <w:t>v</w:t>
      </w:r>
      <w:r>
        <w:rPr>
          <w:rFonts w:ascii="Bookman Old Style" w:hAnsi="Bookman Old Style"/>
          <w:i/>
          <w:spacing w:val="-38"/>
          <w:sz w:val="20"/>
        </w:rPr>
        <w:t xml:space="preserve"> </w:t>
      </w:r>
      <w:r>
        <w:rPr>
          <w:rFonts w:ascii="Meiryo" w:hAnsi="Meiryo"/>
          <w:i/>
          <w:sz w:val="20"/>
        </w:rPr>
        <w:t>∈</w:t>
      </w:r>
      <w:r>
        <w:rPr>
          <w:rFonts w:ascii="Meiryo" w:hAnsi="Meiryo"/>
          <w:i/>
          <w:spacing w:val="-49"/>
          <w:sz w:val="20"/>
        </w:rPr>
        <w:t xml:space="preserve"> </w:t>
      </w:r>
      <w:r>
        <w:rPr>
          <w:rFonts w:ascii="Bookman Old Style" w:hAnsi="Bookman Old Style"/>
          <w:i/>
          <w:sz w:val="20"/>
        </w:rPr>
        <w:t>subvts</w:t>
      </w:r>
      <w:r>
        <w:rPr>
          <w:rFonts w:ascii="Tahoma" w:hAnsi="Tahoma"/>
          <w:sz w:val="20"/>
        </w:rPr>
        <w:t>(</w:t>
      </w:r>
      <w:r>
        <w:rPr>
          <w:rFonts w:ascii="Bookman Old Style" w:hAnsi="Bookman Old Style"/>
          <w:i/>
          <w:sz w:val="20"/>
        </w:rPr>
        <w:t>s</w:t>
      </w:r>
      <w:r>
        <w:rPr>
          <w:rFonts w:ascii="Tahoma" w:hAnsi="Tahoma"/>
          <w:sz w:val="20"/>
        </w:rPr>
        <w:t>)</w:t>
      </w:r>
      <w:r>
        <w:rPr>
          <w:rFonts w:ascii="Meiryo" w:hAnsi="Meiryo"/>
          <w:i/>
          <w:sz w:val="20"/>
        </w:rPr>
        <w:t>|</w:t>
      </w:r>
      <w:r>
        <w:rPr>
          <w:rFonts w:ascii="Bookman Old Style" w:hAnsi="Bookman Old Style"/>
          <w:i/>
          <w:sz w:val="20"/>
        </w:rPr>
        <w:t>v.kind</w:t>
      </w:r>
      <w:r>
        <w:rPr>
          <w:rFonts w:ascii="Bookman Old Style" w:hAnsi="Bookman Old Style"/>
          <w:i/>
          <w:spacing w:val="-41"/>
          <w:sz w:val="20"/>
        </w:rPr>
        <w:t xml:space="preserve"> </w:t>
      </w:r>
      <w:r>
        <w:rPr>
          <w:rFonts w:ascii="Tahoma" w:hAnsi="Tahoma"/>
          <w:sz w:val="20"/>
        </w:rPr>
        <w:t>=</w:t>
      </w:r>
      <w:r>
        <w:rPr>
          <w:rFonts w:ascii="Tahoma" w:hAnsi="Tahoma"/>
          <w:spacing w:val="-43"/>
          <w:sz w:val="20"/>
        </w:rPr>
        <w:t xml:space="preserve"> </w:t>
      </w:r>
      <w:r>
        <w:rPr>
          <w:rFonts w:ascii="Bookman Old Style" w:hAnsi="Bookman Old Style"/>
          <w:i/>
          <w:sz w:val="20"/>
        </w:rPr>
        <w:t>initial</w:t>
      </w:r>
      <w:r>
        <w:rPr>
          <w:rFonts w:ascii="Meiryo" w:hAnsi="Meiryo"/>
          <w:i/>
          <w:sz w:val="20"/>
        </w:rPr>
        <w:t>}</w:t>
      </w:r>
      <w:r>
        <w:rPr>
          <w:rFonts w:ascii="Meiryo" w:hAnsi="Meiryo"/>
          <w:i/>
          <w:spacing w:val="-53"/>
          <w:sz w:val="20"/>
        </w:rPr>
        <w:t xml:space="preserve"> </w:t>
      </w:r>
      <w:r>
        <w:rPr>
          <w:rFonts w:ascii="Tahoma" w:hAnsi="Tahoma"/>
          <w:sz w:val="20"/>
        </w:rPr>
        <w:t>+</w:t>
      </w:r>
    </w:p>
    <w:p w14:paraId="4E1DAC01" w14:textId="77777777" w:rsidR="00864105" w:rsidRDefault="00A541FA">
      <w:pPr>
        <w:spacing w:line="239" w:lineRule="exact"/>
        <w:ind w:left="5579"/>
        <w:rPr>
          <w:rFonts w:ascii="Tahoma" w:hAnsi="Tahoma"/>
          <w:sz w:val="20"/>
        </w:rPr>
      </w:pPr>
      <w:r>
        <w:rPr>
          <w:rFonts w:ascii="Tahoma" w:hAnsi="Tahoma"/>
          <w:w w:val="114"/>
          <w:sz w:val="20"/>
        </w:rPr>
        <w:t>#</w:t>
      </w:r>
      <w:r>
        <w:rPr>
          <w:rFonts w:ascii="Meiryo" w:hAnsi="Meiryo"/>
          <w:i/>
          <w:w w:val="83"/>
          <w:sz w:val="20"/>
        </w:rPr>
        <w:t>{</w:t>
      </w:r>
      <w:r>
        <w:rPr>
          <w:rFonts w:ascii="Bookman Old Style" w:hAnsi="Bookman Old Style"/>
          <w:i/>
          <w:w w:val="89"/>
          <w:sz w:val="20"/>
        </w:rPr>
        <w:t>v</w:t>
      </w:r>
      <w:r>
        <w:rPr>
          <w:rFonts w:ascii="Bookman Old Style" w:hAnsi="Bookman Old Style"/>
          <w:i/>
          <w:spacing w:val="2"/>
          <w:sz w:val="20"/>
        </w:rPr>
        <w:t xml:space="preserve"> </w:t>
      </w:r>
      <w:r>
        <w:rPr>
          <w:rFonts w:ascii="Meiryo" w:hAnsi="Meiryo"/>
          <w:i/>
          <w:w w:val="82"/>
          <w:sz w:val="20"/>
        </w:rPr>
        <w:t>∈</w:t>
      </w:r>
      <w:r>
        <w:rPr>
          <w:rFonts w:ascii="Meiryo" w:hAnsi="Meiryo"/>
          <w:i/>
          <w:spacing w:val="-13"/>
          <w:sz w:val="20"/>
        </w:rPr>
        <w:t xml:space="preserve"> </w:t>
      </w:r>
      <w:r>
        <w:rPr>
          <w:rFonts w:ascii="Bookman Old Style" w:hAnsi="Bookman Old Style"/>
          <w:i/>
          <w:w w:val="84"/>
          <w:sz w:val="20"/>
        </w:rPr>
        <w:t>sub</w:t>
      </w:r>
      <w:r>
        <w:rPr>
          <w:rFonts w:ascii="Bookman Old Style" w:hAnsi="Bookman Old Style"/>
          <w:i/>
          <w:spacing w:val="7"/>
          <w:w w:val="84"/>
          <w:sz w:val="20"/>
        </w:rPr>
        <w:t>v</w:t>
      </w:r>
      <w:r>
        <w:rPr>
          <w:rFonts w:ascii="Bookman Old Style" w:hAnsi="Bookman Old Style"/>
          <w:i/>
          <w:w w:val="93"/>
          <w:sz w:val="20"/>
        </w:rPr>
        <w:t>ts</w:t>
      </w:r>
      <w:r>
        <w:rPr>
          <w:rFonts w:ascii="Tahoma" w:hAnsi="Tahoma"/>
          <w:sz w:val="20"/>
        </w:rPr>
        <w:t>(</w:t>
      </w:r>
      <w:r>
        <w:rPr>
          <w:rFonts w:ascii="Bookman Old Style" w:hAnsi="Bookman Old Style"/>
          <w:i/>
          <w:w w:val="86"/>
          <w:sz w:val="20"/>
        </w:rPr>
        <w:t>s</w:t>
      </w:r>
      <w:r>
        <w:rPr>
          <w:rFonts w:ascii="Tahoma" w:hAnsi="Tahoma"/>
          <w:sz w:val="20"/>
        </w:rPr>
        <w:t>)</w:t>
      </w:r>
      <w:r>
        <w:rPr>
          <w:rFonts w:ascii="Meiryo" w:hAnsi="Meiryo"/>
          <w:i/>
          <w:w w:val="57"/>
          <w:sz w:val="20"/>
        </w:rPr>
        <w:t>|∃</w:t>
      </w:r>
      <w:r>
        <w:rPr>
          <w:rFonts w:ascii="Bookman Old Style" w:hAnsi="Bookman Old Style"/>
          <w:i/>
          <w:w w:val="105"/>
          <w:sz w:val="20"/>
        </w:rPr>
        <w:t>t</w:t>
      </w:r>
      <w:r>
        <w:rPr>
          <w:rFonts w:ascii="Bookman Old Style" w:hAnsi="Bookman Old Style"/>
          <w:i/>
          <w:spacing w:val="-5"/>
          <w:sz w:val="20"/>
        </w:rPr>
        <w:t xml:space="preserve"> </w:t>
      </w:r>
      <w:r>
        <w:rPr>
          <w:rFonts w:ascii="Meiryo" w:hAnsi="Meiryo"/>
          <w:i/>
          <w:w w:val="82"/>
          <w:sz w:val="20"/>
        </w:rPr>
        <w:t>∈</w:t>
      </w:r>
      <w:r>
        <w:rPr>
          <w:rFonts w:ascii="Meiryo" w:hAnsi="Meiryo"/>
          <w:i/>
          <w:spacing w:val="-13"/>
          <w:sz w:val="20"/>
        </w:rPr>
        <w:t xml:space="preserve"> </w:t>
      </w:r>
      <w:r>
        <w:rPr>
          <w:rFonts w:ascii="Bookman Old Style" w:hAnsi="Bookman Old Style"/>
          <w:i/>
          <w:w w:val="96"/>
          <w:sz w:val="20"/>
        </w:rPr>
        <w:t>T</w:t>
      </w:r>
      <w:r>
        <w:rPr>
          <w:rFonts w:ascii="Arial" w:hAnsi="Arial"/>
          <w:i/>
          <w:w w:val="128"/>
          <w:position w:val="-2"/>
          <w:sz w:val="14"/>
        </w:rPr>
        <w:t>in</w:t>
      </w:r>
      <w:r>
        <w:rPr>
          <w:rFonts w:ascii="Arial" w:hAnsi="Arial"/>
          <w:i/>
          <w:spacing w:val="10"/>
          <w:w w:val="128"/>
          <w:position w:val="-2"/>
          <w:sz w:val="14"/>
        </w:rPr>
        <w:t>s</w:t>
      </w:r>
      <w:r>
        <w:rPr>
          <w:rFonts w:ascii="Tahoma" w:hAnsi="Tahoma"/>
          <w:sz w:val="20"/>
        </w:rPr>
        <w:t>(</w:t>
      </w:r>
      <w:r>
        <w:rPr>
          <w:rFonts w:ascii="Bookman Old Style" w:hAnsi="Bookman Old Style"/>
          <w:i/>
          <w:spacing w:val="7"/>
          <w:w w:val="89"/>
          <w:sz w:val="20"/>
        </w:rPr>
        <w:t>v</w:t>
      </w:r>
      <w:r>
        <w:rPr>
          <w:rFonts w:ascii="Tahoma" w:hAnsi="Tahoma"/>
          <w:sz w:val="20"/>
        </w:rPr>
        <w:t>)</w:t>
      </w:r>
      <w:r>
        <w:rPr>
          <w:rFonts w:ascii="Bookman Old Style" w:hAnsi="Bookman Old Style"/>
          <w:i/>
          <w:w w:val="92"/>
          <w:sz w:val="20"/>
        </w:rPr>
        <w:t>,</w:t>
      </w:r>
      <w:r>
        <w:rPr>
          <w:rFonts w:ascii="Bookman Old Style" w:hAnsi="Bookman Old Style"/>
          <w:i/>
          <w:spacing w:val="-27"/>
          <w:sz w:val="20"/>
        </w:rPr>
        <w:t xml:space="preserve"> </w:t>
      </w:r>
      <w:r>
        <w:rPr>
          <w:rFonts w:ascii="Bookman Old Style" w:hAnsi="Bookman Old Style"/>
          <w:i/>
          <w:w w:val="97"/>
          <w:sz w:val="20"/>
        </w:rPr>
        <w:t>s</w:t>
      </w:r>
      <w:r>
        <w:rPr>
          <w:rFonts w:ascii="Bookman Old Style" w:hAnsi="Bookman Old Style"/>
          <w:i/>
          <w:spacing w:val="5"/>
          <w:w w:val="97"/>
          <w:sz w:val="20"/>
        </w:rPr>
        <w:t>r</w:t>
      </w:r>
      <w:r>
        <w:rPr>
          <w:rFonts w:ascii="Bookman Old Style" w:hAnsi="Bookman Old Style"/>
          <w:i/>
          <w:w w:val="89"/>
          <w:sz w:val="20"/>
        </w:rPr>
        <w:t>c</w:t>
      </w:r>
      <w:r>
        <w:rPr>
          <w:rFonts w:ascii="Tahoma" w:hAnsi="Tahoma"/>
          <w:sz w:val="20"/>
        </w:rPr>
        <w:t>(</w:t>
      </w:r>
      <w:r>
        <w:rPr>
          <w:rFonts w:ascii="Bookman Old Style" w:hAnsi="Bookman Old Style"/>
          <w:i/>
          <w:w w:val="105"/>
          <w:sz w:val="20"/>
        </w:rPr>
        <w:t>t</w:t>
      </w:r>
      <w:r>
        <w:rPr>
          <w:rFonts w:ascii="Tahoma" w:hAnsi="Tahoma"/>
          <w:sz w:val="20"/>
        </w:rPr>
        <w:t>)</w:t>
      </w:r>
      <w:r>
        <w:rPr>
          <w:rFonts w:ascii="Tahoma" w:hAnsi="Tahoma"/>
          <w:spacing w:val="-7"/>
          <w:sz w:val="20"/>
        </w:rPr>
        <w:t xml:space="preserve"> </w:t>
      </w:r>
      <w:r>
        <w:rPr>
          <w:rFonts w:ascii="Meiryo" w:hAnsi="Meiryo"/>
          <w:i/>
          <w:spacing w:val="-111"/>
          <w:w w:val="82"/>
          <w:sz w:val="20"/>
        </w:rPr>
        <w:t>∈</w:t>
      </w:r>
      <w:r>
        <w:rPr>
          <w:rFonts w:ascii="Bookman Old Style" w:hAnsi="Bookman Old Style"/>
          <w:i/>
          <w:w w:val="83"/>
          <w:sz w:val="20"/>
        </w:rPr>
        <w:t>/</w:t>
      </w:r>
      <w:r>
        <w:rPr>
          <w:rFonts w:ascii="Bookman Old Style" w:hAnsi="Bookman Old Style"/>
          <w:i/>
          <w:spacing w:val="6"/>
          <w:sz w:val="20"/>
        </w:rPr>
        <w:t xml:space="preserve"> </w:t>
      </w:r>
      <w:r>
        <w:rPr>
          <w:rFonts w:ascii="Bookman Old Style" w:hAnsi="Bookman Old Style"/>
          <w:i/>
          <w:w w:val="84"/>
          <w:sz w:val="20"/>
        </w:rPr>
        <w:t>sub</w:t>
      </w:r>
      <w:r>
        <w:rPr>
          <w:rFonts w:ascii="Bookman Old Style" w:hAnsi="Bookman Old Style"/>
          <w:i/>
          <w:spacing w:val="7"/>
          <w:w w:val="84"/>
          <w:sz w:val="20"/>
        </w:rPr>
        <w:t>v</w:t>
      </w:r>
      <w:r>
        <w:rPr>
          <w:rFonts w:ascii="Bookman Old Style" w:hAnsi="Bookman Old Style"/>
          <w:i/>
          <w:w w:val="93"/>
          <w:sz w:val="20"/>
        </w:rPr>
        <w:t>ts</w:t>
      </w:r>
      <w:r>
        <w:rPr>
          <w:rFonts w:ascii="Tahoma" w:hAnsi="Tahoma"/>
          <w:sz w:val="20"/>
        </w:rPr>
        <w:t>(</w:t>
      </w:r>
      <w:r>
        <w:rPr>
          <w:rFonts w:ascii="Bookman Old Style" w:hAnsi="Bookman Old Style"/>
          <w:i/>
          <w:w w:val="86"/>
          <w:sz w:val="20"/>
        </w:rPr>
        <w:t>s</w:t>
      </w:r>
      <w:r>
        <w:rPr>
          <w:rFonts w:ascii="Tahoma" w:hAnsi="Tahoma"/>
          <w:sz w:val="20"/>
        </w:rPr>
        <w:t>)</w:t>
      </w:r>
      <w:r>
        <w:rPr>
          <w:rFonts w:ascii="Meiryo" w:hAnsi="Meiryo"/>
          <w:i/>
          <w:w w:val="83"/>
          <w:sz w:val="20"/>
        </w:rPr>
        <w:t>}</w:t>
      </w:r>
      <w:r>
        <w:rPr>
          <w:rFonts w:ascii="Meiryo" w:hAnsi="Meiryo"/>
          <w:i/>
          <w:spacing w:val="-24"/>
          <w:sz w:val="20"/>
        </w:rPr>
        <w:t xml:space="preserve"> </w:t>
      </w:r>
      <w:r>
        <w:rPr>
          <w:rFonts w:ascii="Tahoma" w:hAnsi="Tahoma"/>
          <w:w w:val="106"/>
          <w:sz w:val="20"/>
        </w:rPr>
        <w:t>+</w:t>
      </w:r>
    </w:p>
    <w:p w14:paraId="635C6F17" w14:textId="77777777" w:rsidR="00864105" w:rsidRDefault="00A541FA">
      <w:pPr>
        <w:spacing w:line="290" w:lineRule="exact"/>
        <w:ind w:left="5579"/>
        <w:rPr>
          <w:rFonts w:ascii="Bookman Old Style" w:hAnsi="Bookman Old Style"/>
          <w:i/>
          <w:sz w:val="20"/>
        </w:rPr>
      </w:pPr>
      <w:r>
        <w:rPr>
          <w:rFonts w:ascii="Tahoma" w:hAnsi="Tahoma"/>
          <w:w w:val="114"/>
          <w:sz w:val="20"/>
        </w:rPr>
        <w:t>#</w:t>
      </w:r>
      <w:r>
        <w:rPr>
          <w:rFonts w:ascii="Meiryo" w:hAnsi="Meiryo"/>
          <w:i/>
          <w:w w:val="83"/>
          <w:sz w:val="20"/>
        </w:rPr>
        <w:t>{</w:t>
      </w:r>
      <w:r>
        <w:rPr>
          <w:rFonts w:ascii="Bookman Old Style" w:hAnsi="Bookman Old Style"/>
          <w:i/>
          <w:w w:val="89"/>
          <w:sz w:val="20"/>
        </w:rPr>
        <w:t>v</w:t>
      </w:r>
      <w:r>
        <w:rPr>
          <w:rFonts w:ascii="Bookman Old Style" w:hAnsi="Bookman Old Style"/>
          <w:i/>
          <w:sz w:val="20"/>
        </w:rPr>
        <w:t xml:space="preserve">  </w:t>
      </w:r>
      <w:r>
        <w:rPr>
          <w:rFonts w:ascii="Bookman Old Style" w:hAnsi="Bookman Old Style"/>
          <w:i/>
          <w:spacing w:val="-16"/>
          <w:sz w:val="20"/>
        </w:rPr>
        <w:t xml:space="preserve"> </w:t>
      </w:r>
      <w:r>
        <w:rPr>
          <w:rFonts w:ascii="Meiryo" w:hAnsi="Meiryo"/>
          <w:i/>
          <w:w w:val="82"/>
          <w:sz w:val="20"/>
        </w:rPr>
        <w:t>∈</w:t>
      </w:r>
      <w:r>
        <w:rPr>
          <w:rFonts w:ascii="Meiryo" w:hAnsi="Meiryo"/>
          <w:i/>
          <w:sz w:val="20"/>
        </w:rPr>
        <w:t xml:space="preserve"> </w:t>
      </w:r>
      <w:r>
        <w:rPr>
          <w:rFonts w:ascii="Meiryo" w:hAnsi="Meiryo"/>
          <w:i/>
          <w:spacing w:val="21"/>
          <w:sz w:val="20"/>
        </w:rPr>
        <w:t xml:space="preserve"> </w:t>
      </w:r>
      <w:r>
        <w:rPr>
          <w:rFonts w:ascii="Bookman Old Style" w:hAnsi="Bookman Old Style"/>
          <w:i/>
          <w:w w:val="84"/>
          <w:sz w:val="20"/>
        </w:rPr>
        <w:t>sub</w:t>
      </w:r>
      <w:r>
        <w:rPr>
          <w:rFonts w:ascii="Bookman Old Style" w:hAnsi="Bookman Old Style"/>
          <w:i/>
          <w:spacing w:val="7"/>
          <w:w w:val="84"/>
          <w:sz w:val="20"/>
        </w:rPr>
        <w:t>v</w:t>
      </w:r>
      <w:r>
        <w:rPr>
          <w:rFonts w:ascii="Bookman Old Style" w:hAnsi="Bookman Old Style"/>
          <w:i/>
          <w:w w:val="93"/>
          <w:sz w:val="20"/>
        </w:rPr>
        <w:t>ts</w:t>
      </w:r>
      <w:r>
        <w:rPr>
          <w:rFonts w:ascii="Verdana" w:hAnsi="Verdana"/>
          <w:spacing w:val="9"/>
          <w:w w:val="106"/>
          <w:position w:val="7"/>
          <w:sz w:val="14"/>
        </w:rPr>
        <w:t>+</w:t>
      </w:r>
      <w:r>
        <w:rPr>
          <w:rFonts w:ascii="Tahoma" w:hAnsi="Tahoma"/>
          <w:sz w:val="20"/>
        </w:rPr>
        <w:t>(</w:t>
      </w:r>
      <w:r>
        <w:rPr>
          <w:rFonts w:ascii="Bookman Old Style" w:hAnsi="Bookman Old Style"/>
          <w:i/>
          <w:w w:val="86"/>
          <w:sz w:val="20"/>
        </w:rPr>
        <w:t>s</w:t>
      </w:r>
      <w:r>
        <w:rPr>
          <w:rFonts w:ascii="Tahoma" w:hAnsi="Tahoma"/>
          <w:sz w:val="20"/>
        </w:rPr>
        <w:t>)</w:t>
      </w:r>
      <w:r>
        <w:rPr>
          <w:rFonts w:ascii="Tahoma" w:hAnsi="Tahoma"/>
          <w:spacing w:val="22"/>
          <w:sz w:val="20"/>
        </w:rPr>
        <w:t xml:space="preserve"> </w:t>
      </w:r>
      <w:r>
        <w:rPr>
          <w:rFonts w:ascii="Meiryo" w:hAnsi="Meiryo"/>
          <w:i/>
          <w:w w:val="80"/>
          <w:sz w:val="20"/>
        </w:rPr>
        <w:t>\</w:t>
      </w:r>
      <w:r>
        <w:rPr>
          <w:rFonts w:ascii="Meiryo" w:hAnsi="Meiryo"/>
          <w:i/>
          <w:spacing w:val="17"/>
          <w:sz w:val="20"/>
        </w:rPr>
        <w:t xml:space="preserve"> </w:t>
      </w:r>
      <w:r>
        <w:rPr>
          <w:rFonts w:ascii="Bookman Old Style" w:hAnsi="Bookman Old Style"/>
          <w:i/>
          <w:w w:val="84"/>
          <w:sz w:val="20"/>
        </w:rPr>
        <w:t>sub</w:t>
      </w:r>
      <w:r>
        <w:rPr>
          <w:rFonts w:ascii="Bookman Old Style" w:hAnsi="Bookman Old Style"/>
          <w:i/>
          <w:spacing w:val="7"/>
          <w:w w:val="84"/>
          <w:sz w:val="20"/>
        </w:rPr>
        <w:t>v</w:t>
      </w:r>
      <w:r>
        <w:rPr>
          <w:rFonts w:ascii="Bookman Old Style" w:hAnsi="Bookman Old Style"/>
          <w:i/>
          <w:w w:val="93"/>
          <w:sz w:val="20"/>
        </w:rPr>
        <w:t>ts</w:t>
      </w:r>
      <w:r>
        <w:rPr>
          <w:rFonts w:ascii="Tahoma" w:hAnsi="Tahoma"/>
          <w:sz w:val="20"/>
        </w:rPr>
        <w:t>(</w:t>
      </w:r>
      <w:r>
        <w:rPr>
          <w:rFonts w:ascii="Bookman Old Style" w:hAnsi="Bookman Old Style"/>
          <w:i/>
          <w:w w:val="86"/>
          <w:sz w:val="20"/>
        </w:rPr>
        <w:t>s</w:t>
      </w:r>
      <w:r>
        <w:rPr>
          <w:rFonts w:ascii="Tahoma" w:hAnsi="Tahoma"/>
          <w:sz w:val="20"/>
        </w:rPr>
        <w:t>)</w:t>
      </w:r>
      <w:r>
        <w:rPr>
          <w:rFonts w:ascii="Meiryo" w:hAnsi="Meiryo"/>
          <w:i/>
          <w:w w:val="57"/>
          <w:sz w:val="20"/>
        </w:rPr>
        <w:t>|∃</w:t>
      </w:r>
      <w:r>
        <w:rPr>
          <w:rFonts w:ascii="Bookman Old Style" w:hAnsi="Bookman Old Style"/>
          <w:i/>
          <w:w w:val="105"/>
          <w:sz w:val="20"/>
        </w:rPr>
        <w:t>t</w:t>
      </w:r>
      <w:r>
        <w:rPr>
          <w:rFonts w:ascii="Bookman Old Style" w:hAnsi="Bookman Old Style"/>
          <w:i/>
          <w:sz w:val="20"/>
        </w:rPr>
        <w:t xml:space="preserve">  </w:t>
      </w:r>
      <w:r>
        <w:rPr>
          <w:rFonts w:ascii="Bookman Old Style" w:hAnsi="Bookman Old Style"/>
          <w:i/>
          <w:spacing w:val="-23"/>
          <w:sz w:val="20"/>
        </w:rPr>
        <w:t xml:space="preserve"> </w:t>
      </w:r>
      <w:r>
        <w:rPr>
          <w:rFonts w:ascii="Meiryo" w:hAnsi="Meiryo"/>
          <w:i/>
          <w:w w:val="82"/>
          <w:sz w:val="20"/>
        </w:rPr>
        <w:t>∈</w:t>
      </w:r>
      <w:r>
        <w:rPr>
          <w:rFonts w:ascii="Meiryo" w:hAnsi="Meiryo"/>
          <w:i/>
          <w:sz w:val="20"/>
        </w:rPr>
        <w:t xml:space="preserve"> </w:t>
      </w:r>
      <w:r>
        <w:rPr>
          <w:rFonts w:ascii="Meiryo" w:hAnsi="Meiryo"/>
          <w:i/>
          <w:spacing w:val="21"/>
          <w:sz w:val="20"/>
        </w:rPr>
        <w:t xml:space="preserve"> </w:t>
      </w:r>
      <w:r>
        <w:rPr>
          <w:rFonts w:ascii="Bookman Old Style" w:hAnsi="Bookman Old Style"/>
          <w:i/>
          <w:w w:val="96"/>
          <w:sz w:val="20"/>
        </w:rPr>
        <w:t>T</w:t>
      </w:r>
      <w:r>
        <w:rPr>
          <w:rFonts w:ascii="Arial" w:hAnsi="Arial"/>
          <w:i/>
          <w:w w:val="128"/>
          <w:position w:val="-2"/>
          <w:sz w:val="14"/>
        </w:rPr>
        <w:t>in</w:t>
      </w:r>
      <w:r>
        <w:rPr>
          <w:rFonts w:ascii="Arial" w:hAnsi="Arial"/>
          <w:i/>
          <w:spacing w:val="9"/>
          <w:w w:val="128"/>
          <w:position w:val="-2"/>
          <w:sz w:val="14"/>
        </w:rPr>
        <w:t>s</w:t>
      </w:r>
      <w:r>
        <w:rPr>
          <w:rFonts w:ascii="Tahoma" w:hAnsi="Tahoma"/>
          <w:sz w:val="20"/>
        </w:rPr>
        <w:t>(</w:t>
      </w:r>
      <w:r>
        <w:rPr>
          <w:rFonts w:ascii="Bookman Old Style" w:hAnsi="Bookman Old Style"/>
          <w:i/>
          <w:spacing w:val="7"/>
          <w:w w:val="89"/>
          <w:sz w:val="20"/>
        </w:rPr>
        <w:t>v</w:t>
      </w:r>
      <w:r>
        <w:rPr>
          <w:rFonts w:ascii="Tahoma" w:hAnsi="Tahoma"/>
          <w:sz w:val="20"/>
        </w:rPr>
        <w:t>)</w:t>
      </w:r>
      <w:r>
        <w:rPr>
          <w:rFonts w:ascii="Bookman Old Style" w:hAnsi="Bookman Old Style"/>
          <w:i/>
          <w:w w:val="92"/>
          <w:sz w:val="20"/>
        </w:rPr>
        <w:t>,</w:t>
      </w:r>
      <w:r>
        <w:rPr>
          <w:rFonts w:ascii="Bookman Old Style" w:hAnsi="Bookman Old Style"/>
          <w:i/>
          <w:spacing w:val="-27"/>
          <w:sz w:val="20"/>
        </w:rPr>
        <w:t xml:space="preserve"> </w:t>
      </w:r>
      <w:r>
        <w:rPr>
          <w:rFonts w:ascii="Bookman Old Style" w:hAnsi="Bookman Old Style"/>
          <w:i/>
          <w:w w:val="97"/>
          <w:sz w:val="20"/>
        </w:rPr>
        <w:t>s</w:t>
      </w:r>
      <w:r>
        <w:rPr>
          <w:rFonts w:ascii="Bookman Old Style" w:hAnsi="Bookman Old Style"/>
          <w:i/>
          <w:spacing w:val="5"/>
          <w:w w:val="97"/>
          <w:sz w:val="20"/>
        </w:rPr>
        <w:t>r</w:t>
      </w:r>
      <w:r>
        <w:rPr>
          <w:rFonts w:ascii="Bookman Old Style" w:hAnsi="Bookman Old Style"/>
          <w:i/>
          <w:w w:val="89"/>
          <w:sz w:val="20"/>
        </w:rPr>
        <w:t>c</w:t>
      </w:r>
      <w:r>
        <w:rPr>
          <w:rFonts w:ascii="Tahoma" w:hAnsi="Tahoma"/>
          <w:sz w:val="20"/>
        </w:rPr>
        <w:t>(</w:t>
      </w:r>
      <w:r>
        <w:rPr>
          <w:rFonts w:ascii="Bookman Old Style" w:hAnsi="Bookman Old Style"/>
          <w:i/>
          <w:w w:val="105"/>
          <w:sz w:val="20"/>
        </w:rPr>
        <w:t>t</w:t>
      </w:r>
      <w:r>
        <w:rPr>
          <w:rFonts w:ascii="Tahoma" w:hAnsi="Tahoma"/>
          <w:sz w:val="20"/>
        </w:rPr>
        <w:t xml:space="preserve">)  </w:t>
      </w:r>
      <w:r>
        <w:rPr>
          <w:rFonts w:ascii="Tahoma" w:hAnsi="Tahoma"/>
          <w:spacing w:val="-30"/>
          <w:sz w:val="20"/>
        </w:rPr>
        <w:t xml:space="preserve"> </w:t>
      </w:r>
      <w:r>
        <w:rPr>
          <w:rFonts w:ascii="Meiryo" w:hAnsi="Meiryo"/>
          <w:i/>
          <w:spacing w:val="-111"/>
          <w:w w:val="82"/>
          <w:sz w:val="20"/>
        </w:rPr>
        <w:t>∈</w:t>
      </w:r>
      <w:r>
        <w:rPr>
          <w:rFonts w:ascii="Bookman Old Style" w:hAnsi="Bookman Old Style"/>
          <w:i/>
          <w:w w:val="83"/>
          <w:sz w:val="20"/>
        </w:rPr>
        <w:t>/</w:t>
      </w:r>
    </w:p>
    <w:p w14:paraId="6C1E9F31" w14:textId="77777777" w:rsidR="00864105" w:rsidRDefault="00864105">
      <w:pPr>
        <w:spacing w:line="290" w:lineRule="exact"/>
        <w:rPr>
          <w:rFonts w:ascii="Bookman Old Style" w:hAnsi="Bookman Old Style"/>
          <w:sz w:val="20"/>
        </w:rPr>
        <w:sectPr w:rsidR="00864105">
          <w:pgSz w:w="12240" w:h="15840"/>
          <w:pgMar w:top="1080" w:right="760" w:bottom="280" w:left="660" w:header="720" w:footer="720" w:gutter="0"/>
          <w:cols w:space="720"/>
        </w:sectPr>
      </w:pPr>
    </w:p>
    <w:p w14:paraId="6DCE12D5" w14:textId="77777777" w:rsidR="00864105" w:rsidRDefault="00864105">
      <w:pPr>
        <w:pStyle w:val="Corpsdetexte"/>
        <w:rPr>
          <w:rFonts w:ascii="Bookman Old Style"/>
          <w:i/>
          <w:sz w:val="16"/>
        </w:rPr>
      </w:pPr>
    </w:p>
    <w:p w14:paraId="15B57549" w14:textId="77777777" w:rsidR="00864105" w:rsidRDefault="00864105">
      <w:pPr>
        <w:pStyle w:val="Corpsdetexte"/>
        <w:rPr>
          <w:rFonts w:ascii="Bookman Old Style"/>
          <w:i/>
          <w:sz w:val="16"/>
        </w:rPr>
      </w:pPr>
    </w:p>
    <w:p w14:paraId="6D612764" w14:textId="77777777" w:rsidR="00864105" w:rsidRDefault="00864105">
      <w:pPr>
        <w:pStyle w:val="Corpsdetexte"/>
        <w:spacing w:before="9"/>
        <w:rPr>
          <w:rFonts w:ascii="Bookman Old Style"/>
          <w:i/>
          <w:sz w:val="23"/>
        </w:rPr>
      </w:pPr>
    </w:p>
    <w:p w14:paraId="4331182C" w14:textId="77777777" w:rsidR="00864105" w:rsidRDefault="00A541FA">
      <w:pPr>
        <w:spacing w:before="1"/>
        <w:ind w:left="502"/>
        <w:rPr>
          <w:sz w:val="16"/>
        </w:rPr>
      </w:pPr>
      <w:r>
        <w:rPr>
          <w:sz w:val="16"/>
        </w:rPr>
        <w:t>Fig. 5.    Example illustrating different ways entering a composite   state</w:t>
      </w:r>
    </w:p>
    <w:p w14:paraId="4D7918BD" w14:textId="77777777" w:rsidR="00864105" w:rsidRDefault="00864105">
      <w:pPr>
        <w:pStyle w:val="Corpsdetexte"/>
        <w:rPr>
          <w:sz w:val="16"/>
        </w:rPr>
      </w:pPr>
    </w:p>
    <w:p w14:paraId="39B6F2D0" w14:textId="77777777" w:rsidR="00864105" w:rsidRDefault="00864105">
      <w:pPr>
        <w:pStyle w:val="Corpsdetexte"/>
        <w:rPr>
          <w:sz w:val="16"/>
        </w:rPr>
      </w:pPr>
    </w:p>
    <w:p w14:paraId="3A8DDB79" w14:textId="77777777" w:rsidR="00864105" w:rsidRDefault="00A541FA">
      <w:pPr>
        <w:tabs>
          <w:tab w:val="left" w:pos="2225"/>
          <w:tab w:val="left" w:pos="3420"/>
        </w:tabs>
        <w:spacing w:before="139" w:line="218" w:lineRule="auto"/>
        <w:ind w:left="169" w:right="846" w:firstLine="281"/>
        <w:rPr>
          <w:sz w:val="10"/>
        </w:rPr>
      </w:pPr>
      <w:r>
        <w:rPr>
          <w:color w:val="0000FF"/>
          <w:spacing w:val="6"/>
          <w:sz w:val="10"/>
        </w:rPr>
        <w:t>vo</w:t>
      </w:r>
      <w:r>
        <w:rPr>
          <w:color w:val="0000FF"/>
          <w:spacing w:val="-13"/>
          <w:sz w:val="10"/>
        </w:rPr>
        <w:t xml:space="preserve"> </w:t>
      </w:r>
      <w:r>
        <w:rPr>
          <w:color w:val="0000FF"/>
          <w:sz w:val="10"/>
        </w:rPr>
        <w:t>i</w:t>
      </w:r>
      <w:r>
        <w:rPr>
          <w:color w:val="0000FF"/>
          <w:spacing w:val="-13"/>
          <w:sz w:val="10"/>
        </w:rPr>
        <w:t xml:space="preserve"> </w:t>
      </w:r>
      <w:r>
        <w:rPr>
          <w:color w:val="0000FF"/>
          <w:sz w:val="10"/>
        </w:rPr>
        <w:t>d</w:t>
      </w:r>
      <w:r>
        <w:rPr>
          <w:sz w:val="10"/>
        </w:rPr>
        <w:t>(</w:t>
      </w:r>
      <w:r>
        <w:rPr>
          <w:spacing w:val="-16"/>
          <w:sz w:val="10"/>
        </w:rPr>
        <w:t xml:space="preserve"> </w:t>
      </w:r>
      <w:r>
        <w:rPr>
          <w:sz w:val="10"/>
        </w:rPr>
        <w:t>C</w:t>
      </w:r>
      <w:r>
        <w:rPr>
          <w:spacing w:val="-7"/>
          <w:sz w:val="10"/>
        </w:rPr>
        <w:t xml:space="preserve"> </w:t>
      </w:r>
      <w:r>
        <w:rPr>
          <w:sz w:val="10"/>
        </w:rPr>
        <w:t>:</w:t>
      </w:r>
      <w:r>
        <w:rPr>
          <w:spacing w:val="-4"/>
          <w:sz w:val="10"/>
        </w:rPr>
        <w:t xml:space="preserve"> </w:t>
      </w:r>
      <w:r>
        <w:rPr>
          <w:sz w:val="10"/>
        </w:rPr>
        <w:t xml:space="preserve">:   </w:t>
      </w:r>
      <w:r>
        <w:rPr>
          <w:spacing w:val="1"/>
          <w:sz w:val="10"/>
        </w:rPr>
        <w:t xml:space="preserve"> </w:t>
      </w:r>
      <w:r>
        <w:rPr>
          <w:rFonts w:ascii="Meiryo" w:hAnsi="Meiryo"/>
          <w:i/>
          <w:color w:val="0000FF"/>
          <w:spacing w:val="4"/>
          <w:sz w:val="10"/>
        </w:rPr>
        <w:t>∗</w:t>
      </w:r>
      <w:r>
        <w:rPr>
          <w:spacing w:val="4"/>
          <w:sz w:val="10"/>
        </w:rPr>
        <w:t>e</w:t>
      </w:r>
      <w:r>
        <w:rPr>
          <w:spacing w:val="-10"/>
          <w:sz w:val="10"/>
        </w:rPr>
        <w:t xml:space="preserve"> </w:t>
      </w:r>
      <w:r>
        <w:rPr>
          <w:sz w:val="10"/>
        </w:rPr>
        <w:t>n</w:t>
      </w:r>
      <w:r>
        <w:rPr>
          <w:spacing w:val="-10"/>
          <w:sz w:val="10"/>
        </w:rPr>
        <w:t xml:space="preserve"> </w:t>
      </w:r>
      <w:r>
        <w:rPr>
          <w:sz w:val="10"/>
        </w:rPr>
        <w:t>t</w:t>
      </w:r>
      <w:r>
        <w:rPr>
          <w:spacing w:val="-10"/>
          <w:sz w:val="10"/>
        </w:rPr>
        <w:t xml:space="preserve"> </w:t>
      </w:r>
      <w:r>
        <w:rPr>
          <w:sz w:val="10"/>
        </w:rPr>
        <w:t>r</w:t>
      </w:r>
      <w:r>
        <w:rPr>
          <w:spacing w:val="-10"/>
          <w:sz w:val="10"/>
        </w:rPr>
        <w:t xml:space="preserve"> </w:t>
      </w:r>
      <w:r>
        <w:rPr>
          <w:sz w:val="10"/>
        </w:rPr>
        <w:t>y</w:t>
      </w:r>
      <w:r>
        <w:rPr>
          <w:spacing w:val="4"/>
          <w:sz w:val="10"/>
        </w:rPr>
        <w:t xml:space="preserve"> </w:t>
      </w:r>
      <w:r>
        <w:rPr>
          <w:sz w:val="10"/>
        </w:rPr>
        <w:t>)</w:t>
      </w:r>
      <w:r>
        <w:rPr>
          <w:spacing w:val="6"/>
          <w:sz w:val="10"/>
        </w:rPr>
        <w:t xml:space="preserve"> </w:t>
      </w:r>
      <w:r>
        <w:rPr>
          <w:sz w:val="10"/>
        </w:rPr>
        <w:t>(</w:t>
      </w:r>
      <w:r>
        <w:rPr>
          <w:spacing w:val="-8"/>
          <w:sz w:val="10"/>
        </w:rPr>
        <w:t xml:space="preserve"> </w:t>
      </w:r>
      <w:r>
        <w:rPr>
          <w:sz w:val="10"/>
        </w:rPr>
        <w:t>)</w:t>
      </w:r>
      <w:r>
        <w:rPr>
          <w:spacing w:val="8"/>
          <w:sz w:val="10"/>
        </w:rPr>
        <w:t xml:space="preserve"> </w:t>
      </w:r>
      <w:r>
        <w:rPr>
          <w:spacing w:val="4"/>
          <w:sz w:val="10"/>
        </w:rPr>
        <w:t>;</w:t>
      </w:r>
      <w:r>
        <w:rPr>
          <w:color w:val="0000FF"/>
          <w:spacing w:val="4"/>
          <w:sz w:val="10"/>
        </w:rPr>
        <w:t>vo</w:t>
      </w:r>
      <w:r>
        <w:rPr>
          <w:color w:val="0000FF"/>
          <w:spacing w:val="-13"/>
          <w:sz w:val="10"/>
        </w:rPr>
        <w:t xml:space="preserve"> </w:t>
      </w:r>
      <w:r>
        <w:rPr>
          <w:color w:val="0000FF"/>
          <w:sz w:val="10"/>
        </w:rPr>
        <w:t>i</w:t>
      </w:r>
      <w:r>
        <w:rPr>
          <w:color w:val="0000FF"/>
          <w:spacing w:val="-13"/>
          <w:sz w:val="10"/>
        </w:rPr>
        <w:t xml:space="preserve"> </w:t>
      </w:r>
      <w:r>
        <w:rPr>
          <w:color w:val="0000FF"/>
          <w:sz w:val="10"/>
        </w:rPr>
        <w:t>d</w:t>
      </w:r>
      <w:r>
        <w:rPr>
          <w:sz w:val="10"/>
        </w:rPr>
        <w:t>(</w:t>
      </w:r>
      <w:r>
        <w:rPr>
          <w:spacing w:val="-16"/>
          <w:sz w:val="10"/>
        </w:rPr>
        <w:t xml:space="preserve"> </w:t>
      </w:r>
      <w:r>
        <w:rPr>
          <w:sz w:val="10"/>
        </w:rPr>
        <w:t>C</w:t>
      </w:r>
      <w:r>
        <w:rPr>
          <w:spacing w:val="-7"/>
          <w:sz w:val="10"/>
        </w:rPr>
        <w:t xml:space="preserve"> </w:t>
      </w:r>
      <w:r>
        <w:rPr>
          <w:sz w:val="10"/>
        </w:rPr>
        <w:t>:</w:t>
      </w:r>
      <w:r>
        <w:rPr>
          <w:spacing w:val="-4"/>
          <w:sz w:val="10"/>
        </w:rPr>
        <w:t xml:space="preserve"> </w:t>
      </w:r>
      <w:r>
        <w:rPr>
          <w:sz w:val="10"/>
        </w:rPr>
        <w:t>:</w:t>
      </w:r>
      <w:r>
        <w:rPr>
          <w:sz w:val="10"/>
        </w:rPr>
        <w:tab/>
      </w:r>
      <w:r>
        <w:rPr>
          <w:rFonts w:ascii="Meiryo" w:hAnsi="Meiryo"/>
          <w:i/>
          <w:color w:val="0000FF"/>
          <w:sz w:val="10"/>
        </w:rPr>
        <w:t>∗</w:t>
      </w:r>
      <w:r>
        <w:rPr>
          <w:rFonts w:ascii="Meiryo" w:hAnsi="Meiryo"/>
          <w:i/>
          <w:color w:val="0000FF"/>
          <w:spacing w:val="-23"/>
          <w:sz w:val="10"/>
        </w:rPr>
        <w:t xml:space="preserve"> </w:t>
      </w:r>
      <w:r>
        <w:rPr>
          <w:sz w:val="10"/>
        </w:rPr>
        <w:t>e</w:t>
      </w:r>
      <w:r>
        <w:rPr>
          <w:spacing w:val="-8"/>
          <w:sz w:val="10"/>
        </w:rPr>
        <w:t xml:space="preserve"> </w:t>
      </w:r>
      <w:r>
        <w:rPr>
          <w:sz w:val="10"/>
        </w:rPr>
        <w:t>x</w:t>
      </w:r>
      <w:r>
        <w:rPr>
          <w:spacing w:val="-8"/>
          <w:sz w:val="10"/>
        </w:rPr>
        <w:t xml:space="preserve"> </w:t>
      </w:r>
      <w:r>
        <w:rPr>
          <w:sz w:val="10"/>
        </w:rPr>
        <w:t>i</w:t>
      </w:r>
      <w:r>
        <w:rPr>
          <w:spacing w:val="-8"/>
          <w:sz w:val="10"/>
        </w:rPr>
        <w:t xml:space="preserve"> </w:t>
      </w:r>
      <w:r>
        <w:rPr>
          <w:sz w:val="10"/>
        </w:rPr>
        <w:t>t</w:t>
      </w:r>
      <w:r>
        <w:rPr>
          <w:spacing w:val="6"/>
          <w:sz w:val="10"/>
        </w:rPr>
        <w:t xml:space="preserve"> </w:t>
      </w:r>
      <w:r>
        <w:rPr>
          <w:sz w:val="10"/>
        </w:rPr>
        <w:t>)</w:t>
      </w:r>
      <w:r>
        <w:rPr>
          <w:spacing w:val="6"/>
          <w:sz w:val="10"/>
        </w:rPr>
        <w:t xml:space="preserve"> </w:t>
      </w:r>
      <w:r>
        <w:rPr>
          <w:sz w:val="10"/>
        </w:rPr>
        <w:t>(</w:t>
      </w:r>
      <w:r>
        <w:rPr>
          <w:spacing w:val="-8"/>
          <w:sz w:val="10"/>
        </w:rPr>
        <w:t xml:space="preserve"> </w:t>
      </w:r>
      <w:r>
        <w:rPr>
          <w:sz w:val="10"/>
        </w:rPr>
        <w:t>)</w:t>
      </w:r>
      <w:r>
        <w:rPr>
          <w:spacing w:val="8"/>
          <w:sz w:val="10"/>
        </w:rPr>
        <w:t xml:space="preserve"> </w:t>
      </w:r>
      <w:r>
        <w:rPr>
          <w:spacing w:val="6"/>
          <w:sz w:val="10"/>
        </w:rPr>
        <w:t>;</w:t>
      </w:r>
      <w:r>
        <w:rPr>
          <w:color w:val="0000FF"/>
          <w:spacing w:val="6"/>
          <w:sz w:val="10"/>
        </w:rPr>
        <w:t>voi</w:t>
      </w:r>
      <w:r>
        <w:rPr>
          <w:color w:val="0000FF"/>
          <w:spacing w:val="-13"/>
          <w:sz w:val="10"/>
        </w:rPr>
        <w:t xml:space="preserve"> </w:t>
      </w:r>
      <w:r>
        <w:rPr>
          <w:color w:val="0000FF"/>
          <w:sz w:val="10"/>
        </w:rPr>
        <w:t>d</w:t>
      </w:r>
      <w:r>
        <w:rPr>
          <w:sz w:val="10"/>
        </w:rPr>
        <w:t>(</w:t>
      </w:r>
      <w:r>
        <w:rPr>
          <w:spacing w:val="-16"/>
          <w:sz w:val="10"/>
        </w:rPr>
        <w:t xml:space="preserve"> </w:t>
      </w:r>
      <w:r>
        <w:rPr>
          <w:sz w:val="10"/>
        </w:rPr>
        <w:t>C</w:t>
      </w:r>
      <w:r>
        <w:rPr>
          <w:spacing w:val="-7"/>
          <w:sz w:val="10"/>
        </w:rPr>
        <w:t xml:space="preserve"> </w:t>
      </w:r>
      <w:r>
        <w:rPr>
          <w:sz w:val="10"/>
        </w:rPr>
        <w:t>:</w:t>
      </w:r>
      <w:r>
        <w:rPr>
          <w:spacing w:val="-4"/>
          <w:sz w:val="10"/>
        </w:rPr>
        <w:t xml:space="preserve"> </w:t>
      </w:r>
      <w:r>
        <w:rPr>
          <w:sz w:val="10"/>
        </w:rPr>
        <w:t>:</w:t>
      </w:r>
      <w:r>
        <w:rPr>
          <w:sz w:val="10"/>
        </w:rPr>
        <w:tab/>
      </w:r>
      <w:r>
        <w:rPr>
          <w:rFonts w:ascii="Meiryo" w:hAnsi="Meiryo"/>
          <w:i/>
          <w:color w:val="0000FF"/>
          <w:spacing w:val="4"/>
          <w:sz w:val="10"/>
        </w:rPr>
        <w:t>∗</w:t>
      </w:r>
      <w:r>
        <w:rPr>
          <w:spacing w:val="4"/>
          <w:sz w:val="10"/>
        </w:rPr>
        <w:t>d</w:t>
      </w:r>
      <w:r>
        <w:rPr>
          <w:spacing w:val="-10"/>
          <w:sz w:val="10"/>
        </w:rPr>
        <w:t xml:space="preserve"> </w:t>
      </w:r>
      <w:r>
        <w:rPr>
          <w:sz w:val="10"/>
        </w:rPr>
        <w:t>o</w:t>
      </w:r>
      <w:r>
        <w:rPr>
          <w:spacing w:val="-10"/>
          <w:sz w:val="10"/>
        </w:rPr>
        <w:t xml:space="preserve"> </w:t>
      </w:r>
      <w:r>
        <w:rPr>
          <w:sz w:val="10"/>
        </w:rPr>
        <w:t>A</w:t>
      </w:r>
      <w:r>
        <w:rPr>
          <w:spacing w:val="-10"/>
          <w:sz w:val="10"/>
        </w:rPr>
        <w:t xml:space="preserve"> </w:t>
      </w:r>
      <w:r>
        <w:rPr>
          <w:sz w:val="10"/>
        </w:rPr>
        <w:t>c</w:t>
      </w:r>
      <w:r>
        <w:rPr>
          <w:spacing w:val="-10"/>
          <w:sz w:val="10"/>
        </w:rPr>
        <w:t xml:space="preserve"> </w:t>
      </w:r>
      <w:r>
        <w:rPr>
          <w:sz w:val="10"/>
        </w:rPr>
        <w:t>t</w:t>
      </w:r>
      <w:r>
        <w:rPr>
          <w:spacing w:val="-10"/>
          <w:sz w:val="10"/>
        </w:rPr>
        <w:t xml:space="preserve"> </w:t>
      </w:r>
      <w:r>
        <w:rPr>
          <w:sz w:val="10"/>
        </w:rPr>
        <w:t>i</w:t>
      </w:r>
      <w:r>
        <w:rPr>
          <w:spacing w:val="-10"/>
          <w:sz w:val="10"/>
        </w:rPr>
        <w:t xml:space="preserve"> </w:t>
      </w:r>
      <w:r>
        <w:rPr>
          <w:sz w:val="10"/>
        </w:rPr>
        <w:t>v</w:t>
      </w:r>
      <w:r>
        <w:rPr>
          <w:spacing w:val="-10"/>
          <w:sz w:val="10"/>
        </w:rPr>
        <w:t xml:space="preserve"> </w:t>
      </w:r>
      <w:r>
        <w:rPr>
          <w:sz w:val="10"/>
        </w:rPr>
        <w:t>i</w:t>
      </w:r>
      <w:r>
        <w:rPr>
          <w:spacing w:val="-10"/>
          <w:sz w:val="10"/>
        </w:rPr>
        <w:t xml:space="preserve"> </w:t>
      </w:r>
      <w:r>
        <w:rPr>
          <w:sz w:val="10"/>
        </w:rPr>
        <w:t>t</w:t>
      </w:r>
      <w:r>
        <w:rPr>
          <w:spacing w:val="-10"/>
          <w:sz w:val="10"/>
        </w:rPr>
        <w:t xml:space="preserve"> </w:t>
      </w:r>
      <w:r>
        <w:rPr>
          <w:sz w:val="10"/>
        </w:rPr>
        <w:t>y</w:t>
      </w:r>
      <w:r>
        <w:rPr>
          <w:spacing w:val="4"/>
          <w:sz w:val="10"/>
        </w:rPr>
        <w:t xml:space="preserve"> </w:t>
      </w:r>
      <w:r>
        <w:rPr>
          <w:sz w:val="10"/>
        </w:rPr>
        <w:t>)</w:t>
      </w:r>
      <w:r>
        <w:rPr>
          <w:spacing w:val="7"/>
          <w:sz w:val="10"/>
        </w:rPr>
        <w:t xml:space="preserve"> </w:t>
      </w:r>
      <w:r>
        <w:rPr>
          <w:sz w:val="10"/>
        </w:rPr>
        <w:t>(</w:t>
      </w:r>
      <w:r>
        <w:rPr>
          <w:spacing w:val="-8"/>
          <w:sz w:val="10"/>
        </w:rPr>
        <w:t xml:space="preserve"> </w:t>
      </w:r>
      <w:r>
        <w:rPr>
          <w:sz w:val="10"/>
        </w:rPr>
        <w:t>)</w:t>
      </w:r>
      <w:r>
        <w:rPr>
          <w:spacing w:val="9"/>
          <w:sz w:val="10"/>
        </w:rPr>
        <w:t xml:space="preserve"> </w:t>
      </w:r>
      <w:r>
        <w:rPr>
          <w:sz w:val="10"/>
        </w:rPr>
        <w:t>;</w:t>
      </w:r>
      <w:r>
        <w:rPr>
          <w:w w:val="99"/>
          <w:sz w:val="10"/>
        </w:rPr>
        <w:t xml:space="preserve"> </w:t>
      </w:r>
      <w:r>
        <w:rPr>
          <w:color w:val="7F7F7F"/>
          <w:sz w:val="10"/>
        </w:rPr>
        <w:t>5</w:t>
      </w:r>
      <w:r>
        <w:rPr>
          <w:sz w:val="10"/>
        </w:rPr>
        <w:t xml:space="preserve">} </w:t>
      </w:r>
      <w:r>
        <w:rPr>
          <w:spacing w:val="5"/>
          <w:sz w:val="10"/>
        </w:rPr>
        <w:t xml:space="preserve"> </w:t>
      </w:r>
      <w:r>
        <w:rPr>
          <w:sz w:val="10"/>
        </w:rPr>
        <w:t>I S t a t e ;</w:t>
      </w:r>
    </w:p>
    <w:p w14:paraId="6F29767D" w14:textId="77777777" w:rsidR="00864105" w:rsidRDefault="00A541FA">
      <w:pPr>
        <w:spacing w:before="6" w:line="249" w:lineRule="auto"/>
        <w:ind w:left="169" w:right="4368" w:firstLine="166"/>
        <w:rPr>
          <w:sz w:val="10"/>
        </w:rPr>
      </w:pPr>
      <w:r>
        <w:rPr>
          <w:color w:val="0000FF"/>
          <w:sz w:val="10"/>
        </w:rPr>
        <w:t>c l a s s</w:t>
      </w:r>
      <w:r>
        <w:rPr>
          <w:sz w:val="10"/>
        </w:rPr>
        <w:t xml:space="preserve">C { </w:t>
      </w:r>
      <w:r>
        <w:rPr>
          <w:color w:val="7F7F7F"/>
          <w:sz w:val="10"/>
        </w:rPr>
        <w:t>7</w:t>
      </w:r>
      <w:r>
        <w:rPr>
          <w:color w:val="0000FF"/>
          <w:sz w:val="10"/>
        </w:rPr>
        <w:t>p r i v a t e</w:t>
      </w:r>
      <w:r>
        <w:rPr>
          <w:sz w:val="10"/>
        </w:rPr>
        <w:t>:</w:t>
      </w:r>
    </w:p>
    <w:p w14:paraId="24B388D5" w14:textId="77777777" w:rsidR="00864105" w:rsidRDefault="00A541FA">
      <w:pPr>
        <w:spacing w:line="249" w:lineRule="auto"/>
        <w:ind w:left="169" w:right="3162" w:firstLine="287"/>
        <w:rPr>
          <w:sz w:val="10"/>
        </w:rPr>
      </w:pPr>
      <w:r>
        <w:rPr>
          <w:sz w:val="10"/>
        </w:rPr>
        <w:t xml:space="preserve">I S t a t e s t a t e s [ </w:t>
      </w:r>
      <w:r>
        <w:rPr>
          <w:spacing w:val="-5"/>
          <w:sz w:val="10"/>
        </w:rPr>
        <w:t xml:space="preserve">NUM_STATES </w:t>
      </w:r>
      <w:r>
        <w:rPr>
          <w:sz w:val="10"/>
        </w:rPr>
        <w:t xml:space="preserve">] ; </w:t>
      </w:r>
      <w:r>
        <w:rPr>
          <w:color w:val="7F7F7F"/>
          <w:sz w:val="10"/>
        </w:rPr>
        <w:t>9</w:t>
      </w:r>
      <w:r>
        <w:rPr>
          <w:color w:val="0000FF"/>
          <w:sz w:val="10"/>
        </w:rPr>
        <w:t>p u b l i c</w:t>
      </w:r>
      <w:r>
        <w:rPr>
          <w:sz w:val="10"/>
        </w:rPr>
        <w:t>:</w:t>
      </w:r>
    </w:p>
    <w:p w14:paraId="16950AC1" w14:textId="77777777" w:rsidR="00864105" w:rsidRDefault="00A541FA">
      <w:pPr>
        <w:ind w:left="435"/>
        <w:rPr>
          <w:sz w:val="10"/>
        </w:rPr>
      </w:pPr>
      <w:r>
        <w:rPr>
          <w:sz w:val="10"/>
        </w:rPr>
        <w:t>C ( )  {</w:t>
      </w:r>
    </w:p>
    <w:p w14:paraId="6ECA4A81" w14:textId="77777777" w:rsidR="00864105" w:rsidRDefault="00A541FA">
      <w:pPr>
        <w:spacing w:before="4"/>
        <w:ind w:left="119"/>
        <w:rPr>
          <w:sz w:val="10"/>
        </w:rPr>
      </w:pPr>
      <w:r>
        <w:rPr>
          <w:color w:val="7F7F7F"/>
          <w:sz w:val="10"/>
        </w:rPr>
        <w:t>11</w:t>
      </w:r>
      <w:r>
        <w:rPr>
          <w:sz w:val="10"/>
        </w:rPr>
        <w:t>s t a t e s [ S0_ID ] . e n t r y   =  &amp;C : : S 0 _ e n t r y ;</w:t>
      </w:r>
    </w:p>
    <w:p w14:paraId="61992023" w14:textId="77777777" w:rsidR="00864105" w:rsidRDefault="00A541FA">
      <w:pPr>
        <w:spacing w:before="4"/>
        <w:ind w:left="572"/>
        <w:rPr>
          <w:sz w:val="10"/>
        </w:rPr>
      </w:pPr>
      <w:r>
        <w:rPr>
          <w:sz w:val="10"/>
        </w:rPr>
        <w:t>d e f E v e n t s [ 0 ]   =  EVENT_MAX;    d e f E v e n t s [ 1 ]   =  EVENT_MAX;</w:t>
      </w:r>
    </w:p>
    <w:p w14:paraId="4A72C07F" w14:textId="77777777" w:rsidR="00864105" w:rsidRDefault="00A541FA">
      <w:pPr>
        <w:spacing w:before="4"/>
        <w:ind w:left="119"/>
        <w:rPr>
          <w:sz w:val="10"/>
        </w:rPr>
      </w:pPr>
      <w:r>
        <w:rPr>
          <w:color w:val="7F7F7F"/>
          <w:sz w:val="10"/>
        </w:rPr>
        <w:t>13</w:t>
      </w:r>
      <w:r>
        <w:rPr>
          <w:color w:val="0000FF"/>
          <w:sz w:val="10"/>
        </w:rPr>
        <w:t>. . .</w:t>
      </w:r>
    </w:p>
    <w:p w14:paraId="2F4FA38D" w14:textId="77777777" w:rsidR="00864105" w:rsidRDefault="00A541FA">
      <w:pPr>
        <w:spacing w:before="4"/>
        <w:ind w:left="444"/>
        <w:rPr>
          <w:sz w:val="10"/>
        </w:rPr>
      </w:pPr>
      <w:r>
        <w:rPr>
          <w:w w:val="99"/>
          <w:sz w:val="10"/>
        </w:rPr>
        <w:t>}</w:t>
      </w:r>
    </w:p>
    <w:p w14:paraId="1D4222C7" w14:textId="77777777" w:rsidR="00864105" w:rsidRDefault="00A541FA">
      <w:pPr>
        <w:spacing w:before="4"/>
        <w:ind w:left="119"/>
        <w:rPr>
          <w:sz w:val="10"/>
        </w:rPr>
      </w:pPr>
      <w:r>
        <w:rPr>
          <w:color w:val="7F7F7F"/>
          <w:sz w:val="10"/>
        </w:rPr>
        <w:t>15</w:t>
      </w:r>
      <w:r>
        <w:rPr>
          <w:color w:val="0000FF"/>
          <w:sz w:val="10"/>
        </w:rPr>
        <w:t>v o i d</w:t>
      </w:r>
      <w:r>
        <w:rPr>
          <w:sz w:val="10"/>
        </w:rPr>
        <w:t>S 0 _ e n t r y   {</w:t>
      </w:r>
      <w:r>
        <w:rPr>
          <w:color w:val="0000FF"/>
          <w:sz w:val="10"/>
        </w:rPr>
        <w:t>. . .</w:t>
      </w:r>
      <w:r>
        <w:rPr>
          <w:sz w:val="10"/>
        </w:rPr>
        <w:t>}</w:t>
      </w:r>
    </w:p>
    <w:p w14:paraId="0D3CFBDF" w14:textId="77777777" w:rsidR="00864105" w:rsidRDefault="00A541FA">
      <w:pPr>
        <w:spacing w:before="4"/>
        <w:ind w:left="325"/>
        <w:rPr>
          <w:sz w:val="10"/>
        </w:rPr>
      </w:pPr>
      <w:r>
        <w:rPr>
          <w:w w:val="99"/>
          <w:sz w:val="10"/>
        </w:rPr>
        <w:t>}</w:t>
      </w:r>
    </w:p>
    <w:p w14:paraId="779749BD" w14:textId="77777777" w:rsidR="00864105" w:rsidRDefault="00A541FA">
      <w:pPr>
        <w:spacing w:line="240" w:lineRule="exact"/>
        <w:ind w:left="319"/>
        <w:rPr>
          <w:rFonts w:ascii="Tahoma"/>
          <w:sz w:val="20"/>
        </w:rPr>
      </w:pPr>
      <w:r>
        <w:br w:type="column"/>
      </w:r>
      <w:r>
        <w:rPr>
          <w:rFonts w:ascii="Bookman Old Style"/>
          <w:i/>
          <w:sz w:val="20"/>
        </w:rPr>
        <w:t>subvts</w:t>
      </w:r>
      <w:r>
        <w:rPr>
          <w:rFonts w:ascii="Verdana"/>
          <w:position w:val="7"/>
          <w:sz w:val="14"/>
        </w:rPr>
        <w:t>+</w:t>
      </w:r>
      <w:r>
        <w:rPr>
          <w:rFonts w:ascii="Tahoma"/>
          <w:sz w:val="20"/>
        </w:rPr>
        <w:t>(</w:t>
      </w:r>
      <w:r>
        <w:rPr>
          <w:rFonts w:ascii="Bookman Old Style"/>
          <w:i/>
          <w:sz w:val="20"/>
        </w:rPr>
        <w:t>s</w:t>
      </w:r>
      <w:r>
        <w:rPr>
          <w:rFonts w:ascii="Tahoma"/>
          <w:sz w:val="20"/>
        </w:rPr>
        <w:t>)</w:t>
      </w:r>
      <w:r>
        <w:rPr>
          <w:rFonts w:ascii="Meiryo"/>
          <w:i/>
          <w:sz w:val="20"/>
        </w:rPr>
        <w:t>}</w:t>
      </w:r>
      <w:r>
        <w:rPr>
          <w:sz w:val="20"/>
        </w:rPr>
        <w:t xml:space="preserve">. In this case these </w:t>
      </w:r>
      <w:commentRangeStart w:id="81"/>
      <w:r>
        <w:rPr>
          <w:sz w:val="20"/>
        </w:rPr>
        <w:t xml:space="preserve">values are </w:t>
      </w:r>
      <w:r>
        <w:rPr>
          <w:rFonts w:ascii="Meiryo"/>
          <w:i/>
          <w:spacing w:val="8"/>
          <w:sz w:val="20"/>
        </w:rPr>
        <w:t>{</w:t>
      </w:r>
      <w:r>
        <w:rPr>
          <w:rFonts w:ascii="Bookman Old Style"/>
          <w:i/>
          <w:spacing w:val="8"/>
          <w:sz w:val="20"/>
        </w:rPr>
        <w:t xml:space="preserve">DEFAULT  </w:t>
      </w:r>
      <w:r>
        <w:rPr>
          <w:rFonts w:ascii="Bookman Old Style"/>
          <w:i/>
          <w:spacing w:val="60"/>
          <w:sz w:val="20"/>
        </w:rPr>
        <w:t xml:space="preserve"> </w:t>
      </w:r>
      <w:r>
        <w:rPr>
          <w:rFonts w:ascii="Tahoma"/>
          <w:sz w:val="20"/>
        </w:rPr>
        <w:t>=</w:t>
      </w:r>
    </w:p>
    <w:p w14:paraId="01F4CC8D" w14:textId="77777777" w:rsidR="00864105" w:rsidRDefault="00A541FA">
      <w:pPr>
        <w:spacing w:line="166" w:lineRule="exact"/>
        <w:ind w:left="319"/>
        <w:rPr>
          <w:rFonts w:ascii="Tahoma"/>
          <w:sz w:val="20"/>
        </w:rPr>
      </w:pPr>
      <w:r>
        <w:rPr>
          <w:rFonts w:ascii="Tahoma"/>
          <w:w w:val="105"/>
          <w:sz w:val="20"/>
        </w:rPr>
        <w:t>0</w:t>
      </w:r>
      <w:r>
        <w:rPr>
          <w:rFonts w:ascii="Bookman Old Style"/>
          <w:i/>
          <w:w w:val="105"/>
          <w:sz w:val="20"/>
        </w:rPr>
        <w:t xml:space="preserve">, </w:t>
      </w:r>
      <w:r>
        <w:rPr>
          <w:rFonts w:ascii="Bookman Old Style"/>
          <w:i/>
          <w:spacing w:val="8"/>
          <w:w w:val="105"/>
          <w:sz w:val="20"/>
        </w:rPr>
        <w:t>SH</w:t>
      </w:r>
      <w:r>
        <w:rPr>
          <w:spacing w:val="8"/>
          <w:w w:val="105"/>
          <w:sz w:val="20"/>
        </w:rPr>
        <w:t>_</w:t>
      </w:r>
      <w:r>
        <w:rPr>
          <w:rFonts w:ascii="Bookman Old Style"/>
          <w:i/>
          <w:spacing w:val="8"/>
          <w:w w:val="105"/>
          <w:sz w:val="20"/>
        </w:rPr>
        <w:t xml:space="preserve">MODE  </w:t>
      </w:r>
      <w:r>
        <w:rPr>
          <w:rFonts w:ascii="Tahoma"/>
          <w:w w:val="105"/>
          <w:sz w:val="20"/>
        </w:rPr>
        <w:t>=  1</w:t>
      </w:r>
      <w:r>
        <w:rPr>
          <w:rFonts w:ascii="Bookman Old Style"/>
          <w:i/>
          <w:w w:val="105"/>
          <w:sz w:val="20"/>
        </w:rPr>
        <w:t xml:space="preserve">, </w:t>
      </w:r>
      <w:r>
        <w:rPr>
          <w:rFonts w:ascii="Bookman Old Style"/>
          <w:i/>
          <w:spacing w:val="6"/>
          <w:w w:val="105"/>
          <w:sz w:val="20"/>
        </w:rPr>
        <w:t>S</w:t>
      </w:r>
      <w:r>
        <w:rPr>
          <w:rFonts w:ascii="Tahoma"/>
          <w:spacing w:val="6"/>
          <w:w w:val="105"/>
          <w:sz w:val="20"/>
        </w:rPr>
        <w:t>2</w:t>
      </w:r>
      <w:r>
        <w:rPr>
          <w:spacing w:val="6"/>
          <w:w w:val="105"/>
          <w:sz w:val="20"/>
        </w:rPr>
        <w:t>_</w:t>
      </w:r>
      <w:r>
        <w:rPr>
          <w:rFonts w:ascii="Bookman Old Style"/>
          <w:i/>
          <w:spacing w:val="6"/>
          <w:w w:val="105"/>
          <w:sz w:val="20"/>
        </w:rPr>
        <w:t xml:space="preserve">MODE  </w:t>
      </w:r>
      <w:r>
        <w:rPr>
          <w:rFonts w:ascii="Tahoma"/>
          <w:w w:val="105"/>
          <w:sz w:val="20"/>
        </w:rPr>
        <w:t>=  2</w:t>
      </w:r>
      <w:r>
        <w:rPr>
          <w:rFonts w:ascii="Bookman Old Style"/>
          <w:i/>
          <w:w w:val="105"/>
          <w:sz w:val="20"/>
        </w:rPr>
        <w:t xml:space="preserve">, </w:t>
      </w:r>
      <w:r>
        <w:rPr>
          <w:rFonts w:ascii="Bookman Old Style"/>
          <w:i/>
          <w:spacing w:val="6"/>
          <w:w w:val="105"/>
          <w:sz w:val="20"/>
        </w:rPr>
        <w:t>S</w:t>
      </w:r>
      <w:r>
        <w:rPr>
          <w:rFonts w:ascii="Tahoma"/>
          <w:spacing w:val="6"/>
          <w:w w:val="105"/>
          <w:sz w:val="20"/>
        </w:rPr>
        <w:t>4</w:t>
      </w:r>
      <w:r>
        <w:rPr>
          <w:spacing w:val="6"/>
          <w:w w:val="105"/>
          <w:sz w:val="20"/>
        </w:rPr>
        <w:t>_</w:t>
      </w:r>
      <w:r>
        <w:rPr>
          <w:rFonts w:ascii="Bookman Old Style"/>
          <w:i/>
          <w:spacing w:val="6"/>
          <w:w w:val="105"/>
          <w:sz w:val="20"/>
        </w:rPr>
        <w:t xml:space="preserve">MODE </w:t>
      </w:r>
      <w:r>
        <w:rPr>
          <w:rFonts w:ascii="Tahoma"/>
          <w:w w:val="105"/>
          <w:sz w:val="20"/>
        </w:rPr>
        <w:t>=</w:t>
      </w:r>
    </w:p>
    <w:p w14:paraId="2757FE7D" w14:textId="77777777" w:rsidR="00864105" w:rsidRDefault="00A541FA">
      <w:pPr>
        <w:spacing w:line="318" w:lineRule="exact"/>
        <w:ind w:left="319"/>
        <w:rPr>
          <w:sz w:val="20"/>
        </w:rPr>
      </w:pPr>
      <w:r>
        <w:rPr>
          <w:rFonts w:ascii="Tahoma"/>
          <w:sz w:val="20"/>
        </w:rPr>
        <w:t>3</w:t>
      </w:r>
      <w:r>
        <w:rPr>
          <w:rFonts w:ascii="Bookman Old Style"/>
          <w:i/>
          <w:sz w:val="20"/>
        </w:rPr>
        <w:t>, ENP</w:t>
      </w:r>
      <w:r>
        <w:rPr>
          <w:rFonts w:ascii="Arial"/>
          <w:i/>
          <w:position w:val="-2"/>
          <w:sz w:val="14"/>
        </w:rPr>
        <w:t xml:space="preserve">M </w:t>
      </w:r>
      <w:r>
        <w:rPr>
          <w:rFonts w:ascii="Bookman Old Style"/>
          <w:i/>
          <w:sz w:val="20"/>
        </w:rPr>
        <w:t xml:space="preserve">ODE </w:t>
      </w:r>
      <w:r>
        <w:rPr>
          <w:rFonts w:ascii="Tahoma"/>
          <w:sz w:val="20"/>
        </w:rPr>
        <w:t>= 4</w:t>
      </w:r>
      <w:r>
        <w:rPr>
          <w:rFonts w:ascii="Meiryo"/>
          <w:i/>
          <w:sz w:val="20"/>
        </w:rPr>
        <w:t>}</w:t>
      </w:r>
      <w:r>
        <w:rPr>
          <w:sz w:val="20"/>
        </w:rPr>
        <w:t>. List</w:t>
      </w:r>
      <w:commentRangeEnd w:id="81"/>
      <w:r w:rsidR="0064505A">
        <w:rPr>
          <w:rStyle w:val="Marquedecommentaire"/>
        </w:rPr>
        <w:commentReference w:id="81"/>
      </w:r>
      <w:r>
        <w:rPr>
          <w:sz w:val="20"/>
        </w:rPr>
        <w:t>ing 3 shows the C++-like  example</w:t>
      </w:r>
    </w:p>
    <w:p w14:paraId="75CABCE7" w14:textId="77777777" w:rsidR="00864105" w:rsidRDefault="00A541FA">
      <w:pPr>
        <w:pStyle w:val="Corpsdetexte"/>
        <w:spacing w:line="216" w:lineRule="exact"/>
        <w:ind w:left="319"/>
      </w:pPr>
      <w:r>
        <w:t xml:space="preserve">code generated for  </w:t>
      </w:r>
      <w:r>
        <w:rPr>
          <w:rFonts w:ascii="Bookman Old Style"/>
          <w:i/>
        </w:rPr>
        <w:t>r</w:t>
      </w:r>
      <w:r>
        <w:t>.</w:t>
      </w:r>
    </w:p>
    <w:p w14:paraId="7DBDE34C" w14:textId="77777777" w:rsidR="00864105" w:rsidRDefault="00864105">
      <w:pPr>
        <w:pStyle w:val="Corpsdetexte"/>
        <w:rPr>
          <w:sz w:val="22"/>
        </w:rPr>
      </w:pPr>
    </w:p>
    <w:p w14:paraId="78C5E4B3" w14:textId="3F0701AC" w:rsidR="00864105" w:rsidRDefault="006A4EFD">
      <w:pPr>
        <w:spacing w:before="1"/>
        <w:ind w:left="949" w:right="850"/>
        <w:jc w:val="center"/>
        <w:rPr>
          <w:sz w:val="16"/>
        </w:rPr>
      </w:pPr>
      <w:r>
        <w:rPr>
          <w:noProof/>
        </w:rPr>
        <mc:AlternateContent>
          <mc:Choice Requires="wpg">
            <w:drawing>
              <wp:anchor distT="0" distB="0" distL="114300" distR="114300" simplePos="0" relativeHeight="503274104" behindDoc="1" locked="0" layoutInCell="1" allowOverlap="1" wp14:anchorId="26193034" wp14:editId="4416F021">
                <wp:simplePos x="0" y="0"/>
                <wp:positionH relativeFrom="page">
                  <wp:posOffset>556895</wp:posOffset>
                </wp:positionH>
                <wp:positionV relativeFrom="paragraph">
                  <wp:posOffset>92710</wp:posOffset>
                </wp:positionV>
                <wp:extent cx="6657975" cy="2748280"/>
                <wp:effectExtent l="4445" t="9525" r="5080" b="4445"/>
                <wp:wrapNone/>
                <wp:docPr id="116"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7975" cy="2748280"/>
                          <a:chOff x="877" y="146"/>
                          <a:chExt cx="10485" cy="4328"/>
                        </a:xfrm>
                      </wpg:grpSpPr>
                      <wps:wsp>
                        <wps:cNvPr id="117" name="Line 223"/>
                        <wps:cNvCnPr>
                          <a:cxnSpLocks noChangeShapeType="1"/>
                        </wps:cNvCnPr>
                        <wps:spPr bwMode="auto">
                          <a:xfrm>
                            <a:off x="911" y="2336"/>
                            <a:ext cx="5157" cy="0"/>
                          </a:xfrm>
                          <a:prstGeom prst="line">
                            <a:avLst/>
                          </a:prstGeom>
                          <a:noFill/>
                          <a:ln w="43015">
                            <a:solidFill>
                              <a:srgbClr val="FFFFFF"/>
                            </a:solidFill>
                            <a:round/>
                            <a:headEnd/>
                            <a:tailEnd/>
                          </a:ln>
                          <a:extLst>
                            <a:ext uri="{909E8E84-426E-40DD-AFC4-6F175D3DCCD1}">
                              <a14:hiddenFill xmlns:a14="http://schemas.microsoft.com/office/drawing/2010/main">
                                <a:noFill/>
                              </a14:hiddenFill>
                            </a:ext>
                          </a:extLst>
                        </wps:spPr>
                        <wps:bodyPr/>
                      </wps:wsp>
                      <wps:wsp>
                        <wps:cNvPr id="118" name="Line 222"/>
                        <wps:cNvCnPr>
                          <a:cxnSpLocks noChangeShapeType="1"/>
                        </wps:cNvCnPr>
                        <wps:spPr bwMode="auto">
                          <a:xfrm>
                            <a:off x="915" y="2370"/>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19" name="Line 221"/>
                        <wps:cNvCnPr>
                          <a:cxnSpLocks noChangeShapeType="1"/>
                        </wps:cNvCnPr>
                        <wps:spPr bwMode="auto">
                          <a:xfrm>
                            <a:off x="911" y="2306"/>
                            <a:ext cx="68"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20" name="Line 220"/>
                        <wps:cNvCnPr>
                          <a:cxnSpLocks noChangeShapeType="1"/>
                        </wps:cNvCnPr>
                        <wps:spPr bwMode="auto">
                          <a:xfrm>
                            <a:off x="979" y="2306"/>
                            <a:ext cx="5021"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21" name="Line 219"/>
                        <wps:cNvCnPr>
                          <a:cxnSpLocks noChangeShapeType="1"/>
                        </wps:cNvCnPr>
                        <wps:spPr bwMode="auto">
                          <a:xfrm>
                            <a:off x="6000" y="2306"/>
                            <a:ext cx="68"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22" name="Line 218"/>
                        <wps:cNvCnPr>
                          <a:cxnSpLocks noChangeShapeType="1"/>
                        </wps:cNvCnPr>
                        <wps:spPr bwMode="auto">
                          <a:xfrm>
                            <a:off x="6064" y="2370"/>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23" name="Line 217"/>
                        <wps:cNvCnPr>
                          <a:cxnSpLocks noChangeShapeType="1"/>
                        </wps:cNvCnPr>
                        <wps:spPr bwMode="auto">
                          <a:xfrm>
                            <a:off x="915" y="2489"/>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24" name="Line 216"/>
                        <wps:cNvCnPr>
                          <a:cxnSpLocks noChangeShapeType="1"/>
                        </wps:cNvCnPr>
                        <wps:spPr bwMode="auto">
                          <a:xfrm>
                            <a:off x="6064" y="2489"/>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25" name="Line 215"/>
                        <wps:cNvCnPr>
                          <a:cxnSpLocks noChangeShapeType="1"/>
                        </wps:cNvCnPr>
                        <wps:spPr bwMode="auto">
                          <a:xfrm>
                            <a:off x="915" y="2609"/>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26" name="Line 214"/>
                        <wps:cNvCnPr>
                          <a:cxnSpLocks noChangeShapeType="1"/>
                        </wps:cNvCnPr>
                        <wps:spPr bwMode="auto">
                          <a:xfrm>
                            <a:off x="6064" y="2609"/>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27" name="Line 213"/>
                        <wps:cNvCnPr>
                          <a:cxnSpLocks noChangeShapeType="1"/>
                        </wps:cNvCnPr>
                        <wps:spPr bwMode="auto">
                          <a:xfrm>
                            <a:off x="915" y="272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28" name="Line 212"/>
                        <wps:cNvCnPr>
                          <a:cxnSpLocks noChangeShapeType="1"/>
                        </wps:cNvCnPr>
                        <wps:spPr bwMode="auto">
                          <a:xfrm>
                            <a:off x="6064" y="272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29" name="Line 211"/>
                        <wps:cNvCnPr>
                          <a:cxnSpLocks noChangeShapeType="1"/>
                        </wps:cNvCnPr>
                        <wps:spPr bwMode="auto">
                          <a:xfrm>
                            <a:off x="915" y="284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30" name="Line 210"/>
                        <wps:cNvCnPr>
                          <a:cxnSpLocks noChangeShapeType="1"/>
                        </wps:cNvCnPr>
                        <wps:spPr bwMode="auto">
                          <a:xfrm>
                            <a:off x="6064" y="284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31" name="Line 209"/>
                        <wps:cNvCnPr>
                          <a:cxnSpLocks noChangeShapeType="1"/>
                        </wps:cNvCnPr>
                        <wps:spPr bwMode="auto">
                          <a:xfrm>
                            <a:off x="915" y="296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32" name="Line 208"/>
                        <wps:cNvCnPr>
                          <a:cxnSpLocks noChangeShapeType="1"/>
                        </wps:cNvCnPr>
                        <wps:spPr bwMode="auto">
                          <a:xfrm>
                            <a:off x="6064" y="296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33" name="Line 207"/>
                        <wps:cNvCnPr>
                          <a:cxnSpLocks noChangeShapeType="1"/>
                        </wps:cNvCnPr>
                        <wps:spPr bwMode="auto">
                          <a:xfrm>
                            <a:off x="915" y="308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34" name="Line 206"/>
                        <wps:cNvCnPr>
                          <a:cxnSpLocks noChangeShapeType="1"/>
                        </wps:cNvCnPr>
                        <wps:spPr bwMode="auto">
                          <a:xfrm>
                            <a:off x="6064" y="308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35" name="Line 205"/>
                        <wps:cNvCnPr>
                          <a:cxnSpLocks noChangeShapeType="1"/>
                        </wps:cNvCnPr>
                        <wps:spPr bwMode="auto">
                          <a:xfrm>
                            <a:off x="915" y="320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36" name="Line 204"/>
                        <wps:cNvCnPr>
                          <a:cxnSpLocks noChangeShapeType="1"/>
                        </wps:cNvCnPr>
                        <wps:spPr bwMode="auto">
                          <a:xfrm>
                            <a:off x="6064" y="320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37" name="Line 203"/>
                        <wps:cNvCnPr>
                          <a:cxnSpLocks noChangeShapeType="1"/>
                        </wps:cNvCnPr>
                        <wps:spPr bwMode="auto">
                          <a:xfrm>
                            <a:off x="915" y="332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38" name="Line 202"/>
                        <wps:cNvCnPr>
                          <a:cxnSpLocks noChangeShapeType="1"/>
                        </wps:cNvCnPr>
                        <wps:spPr bwMode="auto">
                          <a:xfrm>
                            <a:off x="6064" y="332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39" name="Line 201"/>
                        <wps:cNvCnPr>
                          <a:cxnSpLocks noChangeShapeType="1"/>
                        </wps:cNvCnPr>
                        <wps:spPr bwMode="auto">
                          <a:xfrm>
                            <a:off x="915" y="344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40" name="Line 200"/>
                        <wps:cNvCnPr>
                          <a:cxnSpLocks noChangeShapeType="1"/>
                        </wps:cNvCnPr>
                        <wps:spPr bwMode="auto">
                          <a:xfrm>
                            <a:off x="6064" y="344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41" name="Line 199"/>
                        <wps:cNvCnPr>
                          <a:cxnSpLocks noChangeShapeType="1"/>
                        </wps:cNvCnPr>
                        <wps:spPr bwMode="auto">
                          <a:xfrm>
                            <a:off x="915" y="356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42" name="Line 198"/>
                        <wps:cNvCnPr>
                          <a:cxnSpLocks noChangeShapeType="1"/>
                        </wps:cNvCnPr>
                        <wps:spPr bwMode="auto">
                          <a:xfrm>
                            <a:off x="6064" y="356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43" name="Line 197"/>
                        <wps:cNvCnPr>
                          <a:cxnSpLocks noChangeShapeType="1"/>
                        </wps:cNvCnPr>
                        <wps:spPr bwMode="auto">
                          <a:xfrm>
                            <a:off x="915" y="368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44" name="Line 196"/>
                        <wps:cNvCnPr>
                          <a:cxnSpLocks noChangeShapeType="1"/>
                        </wps:cNvCnPr>
                        <wps:spPr bwMode="auto">
                          <a:xfrm>
                            <a:off x="6064" y="368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45" name="Line 195"/>
                        <wps:cNvCnPr>
                          <a:cxnSpLocks noChangeShapeType="1"/>
                        </wps:cNvCnPr>
                        <wps:spPr bwMode="auto">
                          <a:xfrm>
                            <a:off x="915" y="3804"/>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46" name="Line 194"/>
                        <wps:cNvCnPr>
                          <a:cxnSpLocks noChangeShapeType="1"/>
                        </wps:cNvCnPr>
                        <wps:spPr bwMode="auto">
                          <a:xfrm>
                            <a:off x="6064" y="3804"/>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47" name="Line 193"/>
                        <wps:cNvCnPr>
                          <a:cxnSpLocks noChangeShapeType="1"/>
                        </wps:cNvCnPr>
                        <wps:spPr bwMode="auto">
                          <a:xfrm>
                            <a:off x="915" y="3924"/>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48" name="Line 192"/>
                        <wps:cNvCnPr>
                          <a:cxnSpLocks noChangeShapeType="1"/>
                        </wps:cNvCnPr>
                        <wps:spPr bwMode="auto">
                          <a:xfrm>
                            <a:off x="6064" y="3924"/>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49" name="Line 191"/>
                        <wps:cNvCnPr>
                          <a:cxnSpLocks noChangeShapeType="1"/>
                        </wps:cNvCnPr>
                        <wps:spPr bwMode="auto">
                          <a:xfrm>
                            <a:off x="915" y="4043"/>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50" name="Line 190"/>
                        <wps:cNvCnPr>
                          <a:cxnSpLocks noChangeShapeType="1"/>
                        </wps:cNvCnPr>
                        <wps:spPr bwMode="auto">
                          <a:xfrm>
                            <a:off x="6064" y="4043"/>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51" name="Line 189"/>
                        <wps:cNvCnPr>
                          <a:cxnSpLocks noChangeShapeType="1"/>
                        </wps:cNvCnPr>
                        <wps:spPr bwMode="auto">
                          <a:xfrm>
                            <a:off x="915" y="4163"/>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52" name="Line 188"/>
                        <wps:cNvCnPr>
                          <a:cxnSpLocks noChangeShapeType="1"/>
                        </wps:cNvCnPr>
                        <wps:spPr bwMode="auto">
                          <a:xfrm>
                            <a:off x="6064" y="4163"/>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53" name="Line 187"/>
                        <wps:cNvCnPr>
                          <a:cxnSpLocks noChangeShapeType="1"/>
                        </wps:cNvCnPr>
                        <wps:spPr bwMode="auto">
                          <a:xfrm>
                            <a:off x="915" y="4282"/>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54" name="Line 186"/>
                        <wps:cNvCnPr>
                          <a:cxnSpLocks noChangeShapeType="1"/>
                        </wps:cNvCnPr>
                        <wps:spPr bwMode="auto">
                          <a:xfrm>
                            <a:off x="6064" y="4282"/>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55" name="Line 185"/>
                        <wps:cNvCnPr>
                          <a:cxnSpLocks noChangeShapeType="1"/>
                        </wps:cNvCnPr>
                        <wps:spPr bwMode="auto">
                          <a:xfrm>
                            <a:off x="915" y="4402"/>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56" name="Line 184"/>
                        <wps:cNvCnPr>
                          <a:cxnSpLocks noChangeShapeType="1"/>
                        </wps:cNvCnPr>
                        <wps:spPr bwMode="auto">
                          <a:xfrm>
                            <a:off x="6064" y="4402"/>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57" name="Line 183"/>
                        <wps:cNvCnPr>
                          <a:cxnSpLocks noChangeShapeType="1"/>
                        </wps:cNvCnPr>
                        <wps:spPr bwMode="auto">
                          <a:xfrm>
                            <a:off x="915" y="4470"/>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58" name="Line 182"/>
                        <wps:cNvCnPr>
                          <a:cxnSpLocks noChangeShapeType="1"/>
                        </wps:cNvCnPr>
                        <wps:spPr bwMode="auto">
                          <a:xfrm>
                            <a:off x="911" y="4466"/>
                            <a:ext cx="68"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59" name="Line 181"/>
                        <wps:cNvCnPr>
                          <a:cxnSpLocks noChangeShapeType="1"/>
                        </wps:cNvCnPr>
                        <wps:spPr bwMode="auto">
                          <a:xfrm>
                            <a:off x="979" y="4466"/>
                            <a:ext cx="5021"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60" name="Line 180"/>
                        <wps:cNvCnPr>
                          <a:cxnSpLocks noChangeShapeType="1"/>
                        </wps:cNvCnPr>
                        <wps:spPr bwMode="auto">
                          <a:xfrm>
                            <a:off x="6000" y="4466"/>
                            <a:ext cx="68"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61" name="Line 179"/>
                        <wps:cNvCnPr>
                          <a:cxnSpLocks noChangeShapeType="1"/>
                        </wps:cNvCnPr>
                        <wps:spPr bwMode="auto">
                          <a:xfrm>
                            <a:off x="6064" y="4470"/>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62" name="Line 178"/>
                        <wps:cNvCnPr>
                          <a:cxnSpLocks noChangeShapeType="1"/>
                        </wps:cNvCnPr>
                        <wps:spPr bwMode="auto">
                          <a:xfrm>
                            <a:off x="6172" y="184"/>
                            <a:ext cx="5156" cy="0"/>
                          </a:xfrm>
                          <a:prstGeom prst="line">
                            <a:avLst/>
                          </a:prstGeom>
                          <a:noFill/>
                          <a:ln w="43015">
                            <a:solidFill>
                              <a:srgbClr val="FFFFFF"/>
                            </a:solidFill>
                            <a:round/>
                            <a:headEnd/>
                            <a:tailEnd/>
                          </a:ln>
                          <a:extLst>
                            <a:ext uri="{909E8E84-426E-40DD-AFC4-6F175D3DCCD1}">
                              <a14:hiddenFill xmlns:a14="http://schemas.microsoft.com/office/drawing/2010/main">
                                <a:noFill/>
                              </a14:hiddenFill>
                            </a:ext>
                          </a:extLst>
                        </wps:spPr>
                        <wps:bodyPr/>
                      </wps:wsp>
                      <wps:wsp>
                        <wps:cNvPr id="163" name="Line 177"/>
                        <wps:cNvCnPr>
                          <a:cxnSpLocks noChangeShapeType="1"/>
                        </wps:cNvCnPr>
                        <wps:spPr bwMode="auto">
                          <a:xfrm>
                            <a:off x="6176" y="21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64" name="Line 176"/>
                        <wps:cNvCnPr>
                          <a:cxnSpLocks noChangeShapeType="1"/>
                        </wps:cNvCnPr>
                        <wps:spPr bwMode="auto">
                          <a:xfrm>
                            <a:off x="6172" y="154"/>
                            <a:ext cx="67"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65" name="Line 175"/>
                        <wps:cNvCnPr>
                          <a:cxnSpLocks noChangeShapeType="1"/>
                        </wps:cNvCnPr>
                        <wps:spPr bwMode="auto">
                          <a:xfrm>
                            <a:off x="6239" y="154"/>
                            <a:ext cx="5022"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66" name="Line 174"/>
                        <wps:cNvCnPr>
                          <a:cxnSpLocks noChangeShapeType="1"/>
                        </wps:cNvCnPr>
                        <wps:spPr bwMode="auto">
                          <a:xfrm>
                            <a:off x="11261" y="154"/>
                            <a:ext cx="67"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67" name="Line 173"/>
                        <wps:cNvCnPr>
                          <a:cxnSpLocks noChangeShapeType="1"/>
                        </wps:cNvCnPr>
                        <wps:spPr bwMode="auto">
                          <a:xfrm>
                            <a:off x="11324" y="21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68" name="Line 172"/>
                        <wps:cNvCnPr>
                          <a:cxnSpLocks noChangeShapeType="1"/>
                        </wps:cNvCnPr>
                        <wps:spPr bwMode="auto">
                          <a:xfrm>
                            <a:off x="6176" y="33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69" name="Line 171"/>
                        <wps:cNvCnPr>
                          <a:cxnSpLocks noChangeShapeType="1"/>
                        </wps:cNvCnPr>
                        <wps:spPr bwMode="auto">
                          <a:xfrm>
                            <a:off x="11324" y="33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70" name="Line 170"/>
                        <wps:cNvCnPr>
                          <a:cxnSpLocks noChangeShapeType="1"/>
                        </wps:cNvCnPr>
                        <wps:spPr bwMode="auto">
                          <a:xfrm>
                            <a:off x="6176" y="45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71" name="Line 169"/>
                        <wps:cNvCnPr>
                          <a:cxnSpLocks noChangeShapeType="1"/>
                        </wps:cNvCnPr>
                        <wps:spPr bwMode="auto">
                          <a:xfrm>
                            <a:off x="11324" y="45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72" name="Line 168"/>
                        <wps:cNvCnPr>
                          <a:cxnSpLocks noChangeShapeType="1"/>
                        </wps:cNvCnPr>
                        <wps:spPr bwMode="auto">
                          <a:xfrm>
                            <a:off x="6176" y="57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73" name="Line 167"/>
                        <wps:cNvCnPr>
                          <a:cxnSpLocks noChangeShapeType="1"/>
                        </wps:cNvCnPr>
                        <wps:spPr bwMode="auto">
                          <a:xfrm>
                            <a:off x="11324" y="57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74" name="Line 166"/>
                        <wps:cNvCnPr>
                          <a:cxnSpLocks noChangeShapeType="1"/>
                        </wps:cNvCnPr>
                        <wps:spPr bwMode="auto">
                          <a:xfrm>
                            <a:off x="6176" y="69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75" name="Line 165"/>
                        <wps:cNvCnPr>
                          <a:cxnSpLocks noChangeShapeType="1"/>
                        </wps:cNvCnPr>
                        <wps:spPr bwMode="auto">
                          <a:xfrm>
                            <a:off x="11324" y="69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76" name="Line 164"/>
                        <wps:cNvCnPr>
                          <a:cxnSpLocks noChangeShapeType="1"/>
                        </wps:cNvCnPr>
                        <wps:spPr bwMode="auto">
                          <a:xfrm>
                            <a:off x="6176" y="81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77" name="Line 163"/>
                        <wps:cNvCnPr>
                          <a:cxnSpLocks noChangeShapeType="1"/>
                        </wps:cNvCnPr>
                        <wps:spPr bwMode="auto">
                          <a:xfrm>
                            <a:off x="11324" y="81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78" name="Line 162"/>
                        <wps:cNvCnPr>
                          <a:cxnSpLocks noChangeShapeType="1"/>
                        </wps:cNvCnPr>
                        <wps:spPr bwMode="auto">
                          <a:xfrm>
                            <a:off x="6176" y="93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79" name="Line 161"/>
                        <wps:cNvCnPr>
                          <a:cxnSpLocks noChangeShapeType="1"/>
                        </wps:cNvCnPr>
                        <wps:spPr bwMode="auto">
                          <a:xfrm>
                            <a:off x="11324" y="93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80" name="Line 160"/>
                        <wps:cNvCnPr>
                          <a:cxnSpLocks noChangeShapeType="1"/>
                        </wps:cNvCnPr>
                        <wps:spPr bwMode="auto">
                          <a:xfrm>
                            <a:off x="6176" y="105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81" name="Line 159"/>
                        <wps:cNvCnPr>
                          <a:cxnSpLocks noChangeShapeType="1"/>
                        </wps:cNvCnPr>
                        <wps:spPr bwMode="auto">
                          <a:xfrm>
                            <a:off x="11324" y="105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82" name="Line 158"/>
                        <wps:cNvCnPr>
                          <a:cxnSpLocks noChangeShapeType="1"/>
                        </wps:cNvCnPr>
                        <wps:spPr bwMode="auto">
                          <a:xfrm>
                            <a:off x="6176" y="117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83" name="Line 157"/>
                        <wps:cNvCnPr>
                          <a:cxnSpLocks noChangeShapeType="1"/>
                        </wps:cNvCnPr>
                        <wps:spPr bwMode="auto">
                          <a:xfrm>
                            <a:off x="11324" y="117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84" name="Line 156"/>
                        <wps:cNvCnPr>
                          <a:cxnSpLocks noChangeShapeType="1"/>
                        </wps:cNvCnPr>
                        <wps:spPr bwMode="auto">
                          <a:xfrm>
                            <a:off x="6176" y="1294"/>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85" name="Line 155"/>
                        <wps:cNvCnPr>
                          <a:cxnSpLocks noChangeShapeType="1"/>
                        </wps:cNvCnPr>
                        <wps:spPr bwMode="auto">
                          <a:xfrm>
                            <a:off x="11324" y="1294"/>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86" name="Line 154"/>
                        <wps:cNvCnPr>
                          <a:cxnSpLocks noChangeShapeType="1"/>
                        </wps:cNvCnPr>
                        <wps:spPr bwMode="auto">
                          <a:xfrm>
                            <a:off x="6176" y="1414"/>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87" name="Line 153"/>
                        <wps:cNvCnPr>
                          <a:cxnSpLocks noChangeShapeType="1"/>
                        </wps:cNvCnPr>
                        <wps:spPr bwMode="auto">
                          <a:xfrm>
                            <a:off x="11324" y="1414"/>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88" name="Line 152"/>
                        <wps:cNvCnPr>
                          <a:cxnSpLocks noChangeShapeType="1"/>
                        </wps:cNvCnPr>
                        <wps:spPr bwMode="auto">
                          <a:xfrm>
                            <a:off x="6176" y="1533"/>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89" name="Line 151"/>
                        <wps:cNvCnPr>
                          <a:cxnSpLocks noChangeShapeType="1"/>
                        </wps:cNvCnPr>
                        <wps:spPr bwMode="auto">
                          <a:xfrm>
                            <a:off x="11324" y="1533"/>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90" name="Line 150"/>
                        <wps:cNvCnPr>
                          <a:cxnSpLocks noChangeShapeType="1"/>
                        </wps:cNvCnPr>
                        <wps:spPr bwMode="auto">
                          <a:xfrm>
                            <a:off x="6176" y="1653"/>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91" name="Line 149"/>
                        <wps:cNvCnPr>
                          <a:cxnSpLocks noChangeShapeType="1"/>
                        </wps:cNvCnPr>
                        <wps:spPr bwMode="auto">
                          <a:xfrm>
                            <a:off x="11324" y="1653"/>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92" name="Line 148"/>
                        <wps:cNvCnPr>
                          <a:cxnSpLocks noChangeShapeType="1"/>
                        </wps:cNvCnPr>
                        <wps:spPr bwMode="auto">
                          <a:xfrm>
                            <a:off x="6176" y="1772"/>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93" name="Line 147"/>
                        <wps:cNvCnPr>
                          <a:cxnSpLocks noChangeShapeType="1"/>
                        </wps:cNvCnPr>
                        <wps:spPr bwMode="auto">
                          <a:xfrm>
                            <a:off x="11324" y="1772"/>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94" name="Line 146"/>
                        <wps:cNvCnPr>
                          <a:cxnSpLocks noChangeShapeType="1"/>
                        </wps:cNvCnPr>
                        <wps:spPr bwMode="auto">
                          <a:xfrm>
                            <a:off x="6176" y="1892"/>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95" name="Line 145"/>
                        <wps:cNvCnPr>
                          <a:cxnSpLocks noChangeShapeType="1"/>
                        </wps:cNvCnPr>
                        <wps:spPr bwMode="auto">
                          <a:xfrm>
                            <a:off x="11324" y="1892"/>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96" name="Line 144"/>
                        <wps:cNvCnPr>
                          <a:cxnSpLocks noChangeShapeType="1"/>
                        </wps:cNvCnPr>
                        <wps:spPr bwMode="auto">
                          <a:xfrm>
                            <a:off x="6176" y="2011"/>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97" name="Line 143"/>
                        <wps:cNvCnPr>
                          <a:cxnSpLocks noChangeShapeType="1"/>
                        </wps:cNvCnPr>
                        <wps:spPr bwMode="auto">
                          <a:xfrm>
                            <a:off x="11324" y="2011"/>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98" name="Line 142"/>
                        <wps:cNvCnPr>
                          <a:cxnSpLocks noChangeShapeType="1"/>
                        </wps:cNvCnPr>
                        <wps:spPr bwMode="auto">
                          <a:xfrm>
                            <a:off x="6176" y="2131"/>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99" name="Line 141"/>
                        <wps:cNvCnPr>
                          <a:cxnSpLocks noChangeShapeType="1"/>
                        </wps:cNvCnPr>
                        <wps:spPr bwMode="auto">
                          <a:xfrm>
                            <a:off x="11324" y="2131"/>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00" name="Line 140"/>
                        <wps:cNvCnPr>
                          <a:cxnSpLocks noChangeShapeType="1"/>
                        </wps:cNvCnPr>
                        <wps:spPr bwMode="auto">
                          <a:xfrm>
                            <a:off x="6176" y="2250"/>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01" name="Line 139"/>
                        <wps:cNvCnPr>
                          <a:cxnSpLocks noChangeShapeType="1"/>
                        </wps:cNvCnPr>
                        <wps:spPr bwMode="auto">
                          <a:xfrm>
                            <a:off x="11324" y="2250"/>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02" name="Line 138"/>
                        <wps:cNvCnPr>
                          <a:cxnSpLocks noChangeShapeType="1"/>
                        </wps:cNvCnPr>
                        <wps:spPr bwMode="auto">
                          <a:xfrm>
                            <a:off x="6176" y="2370"/>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03" name="Line 137"/>
                        <wps:cNvCnPr>
                          <a:cxnSpLocks noChangeShapeType="1"/>
                        </wps:cNvCnPr>
                        <wps:spPr bwMode="auto">
                          <a:xfrm>
                            <a:off x="11324" y="2370"/>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04" name="Line 136"/>
                        <wps:cNvCnPr>
                          <a:cxnSpLocks noChangeShapeType="1"/>
                        </wps:cNvCnPr>
                        <wps:spPr bwMode="auto">
                          <a:xfrm>
                            <a:off x="6176" y="2490"/>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05" name="Line 135"/>
                        <wps:cNvCnPr>
                          <a:cxnSpLocks noChangeShapeType="1"/>
                        </wps:cNvCnPr>
                        <wps:spPr bwMode="auto">
                          <a:xfrm>
                            <a:off x="11324" y="2490"/>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06" name="Line 134"/>
                        <wps:cNvCnPr>
                          <a:cxnSpLocks noChangeShapeType="1"/>
                        </wps:cNvCnPr>
                        <wps:spPr bwMode="auto">
                          <a:xfrm>
                            <a:off x="6176" y="2609"/>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07" name="Line 133"/>
                        <wps:cNvCnPr>
                          <a:cxnSpLocks noChangeShapeType="1"/>
                        </wps:cNvCnPr>
                        <wps:spPr bwMode="auto">
                          <a:xfrm>
                            <a:off x="11324" y="2609"/>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08" name="Line 132"/>
                        <wps:cNvCnPr>
                          <a:cxnSpLocks noChangeShapeType="1"/>
                        </wps:cNvCnPr>
                        <wps:spPr bwMode="auto">
                          <a:xfrm>
                            <a:off x="6176" y="2729"/>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09" name="Line 131"/>
                        <wps:cNvCnPr>
                          <a:cxnSpLocks noChangeShapeType="1"/>
                        </wps:cNvCnPr>
                        <wps:spPr bwMode="auto">
                          <a:xfrm>
                            <a:off x="11324" y="2729"/>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10" name="Line 130"/>
                        <wps:cNvCnPr>
                          <a:cxnSpLocks noChangeShapeType="1"/>
                        </wps:cNvCnPr>
                        <wps:spPr bwMode="auto">
                          <a:xfrm>
                            <a:off x="6176" y="284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11" name="Line 129"/>
                        <wps:cNvCnPr>
                          <a:cxnSpLocks noChangeShapeType="1"/>
                        </wps:cNvCnPr>
                        <wps:spPr bwMode="auto">
                          <a:xfrm>
                            <a:off x="11324" y="284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12" name="Line 128"/>
                        <wps:cNvCnPr>
                          <a:cxnSpLocks noChangeShapeType="1"/>
                        </wps:cNvCnPr>
                        <wps:spPr bwMode="auto">
                          <a:xfrm>
                            <a:off x="6176" y="296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13" name="Line 127"/>
                        <wps:cNvCnPr>
                          <a:cxnSpLocks noChangeShapeType="1"/>
                        </wps:cNvCnPr>
                        <wps:spPr bwMode="auto">
                          <a:xfrm>
                            <a:off x="11324" y="296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14" name="Line 126"/>
                        <wps:cNvCnPr>
                          <a:cxnSpLocks noChangeShapeType="1"/>
                        </wps:cNvCnPr>
                        <wps:spPr bwMode="auto">
                          <a:xfrm>
                            <a:off x="6176" y="308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15" name="Line 125"/>
                        <wps:cNvCnPr>
                          <a:cxnSpLocks noChangeShapeType="1"/>
                        </wps:cNvCnPr>
                        <wps:spPr bwMode="auto">
                          <a:xfrm>
                            <a:off x="11324" y="308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16" name="Line 124"/>
                        <wps:cNvCnPr>
                          <a:cxnSpLocks noChangeShapeType="1"/>
                        </wps:cNvCnPr>
                        <wps:spPr bwMode="auto">
                          <a:xfrm>
                            <a:off x="6176" y="320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17" name="Line 123"/>
                        <wps:cNvCnPr>
                          <a:cxnSpLocks noChangeShapeType="1"/>
                        </wps:cNvCnPr>
                        <wps:spPr bwMode="auto">
                          <a:xfrm>
                            <a:off x="11324" y="320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18" name="Line 122"/>
                        <wps:cNvCnPr>
                          <a:cxnSpLocks noChangeShapeType="1"/>
                        </wps:cNvCnPr>
                        <wps:spPr bwMode="auto">
                          <a:xfrm>
                            <a:off x="6176" y="327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19" name="Line 121"/>
                        <wps:cNvCnPr>
                          <a:cxnSpLocks noChangeShapeType="1"/>
                        </wps:cNvCnPr>
                        <wps:spPr bwMode="auto">
                          <a:xfrm>
                            <a:off x="6172" y="3271"/>
                            <a:ext cx="67"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20" name="Line 120"/>
                        <wps:cNvCnPr>
                          <a:cxnSpLocks noChangeShapeType="1"/>
                        </wps:cNvCnPr>
                        <wps:spPr bwMode="auto">
                          <a:xfrm>
                            <a:off x="6239" y="3271"/>
                            <a:ext cx="5022"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21" name="Line 119"/>
                        <wps:cNvCnPr>
                          <a:cxnSpLocks noChangeShapeType="1"/>
                        </wps:cNvCnPr>
                        <wps:spPr bwMode="auto">
                          <a:xfrm>
                            <a:off x="11261" y="3271"/>
                            <a:ext cx="67"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22" name="Line 118"/>
                        <wps:cNvCnPr>
                          <a:cxnSpLocks noChangeShapeType="1"/>
                        </wps:cNvCnPr>
                        <wps:spPr bwMode="auto">
                          <a:xfrm>
                            <a:off x="11324" y="327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B0A6947" id="Group 117" o:spid="_x0000_s1026" style="position:absolute;margin-left:43.85pt;margin-top:7.3pt;width:524.25pt;height:216.4pt;z-index:-42376;mso-position-horizontal-relative:page" coordorigin="877,146" coordsize="10485,4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">
                <v:line id="Line 223" o:spid="_x0000_s1027" style="position:absolute;visibility:visible;mso-wrap-style:square" from="911,2336" to="6068,23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j6mcIAAADcAAAADwAAAGRycy9kb3ducmV2LnhtbESPTYvCMBCG78L+hzALe9O0u35RTYsI&#10;gnjTFrwOzdh2t5mUJqv13xtB8DbDPPN+rLPBtOJKvWssK4gnEQji0uqGKwVFvhsvQTiPrLG1TAru&#10;5CBLP0ZrTLS98ZGuJ1+JIMIuQQW1910ipStrMugmtiMOt4vtDfqw9pXUPd6CuGnldxTNpcGGg0ON&#10;HW1rKv9O/0ZBYGNbniOcHe7d73H6U2zyplDq63PYrEB4Gvwbfn3vdYgfL+BZJkwg0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kj6mcIAAADcAAAADwAAAAAAAAAAAAAA&#10;AAChAgAAZHJzL2Rvd25yZXYueG1sUEsFBgAAAAAEAAQA+QAAAJADAAAAAA==&#10;" strokecolor="white" strokeweight="1.1949mm"/>
                <v:line id="Line 222" o:spid="_x0000_s1028" style="position:absolute;visibility:visible;mso-wrap-style:square" from="915,2370" to="915,2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pac8QAAADcAAAADwAAAGRycy9kb3ducmV2LnhtbESPQWvCQBCF7wX/wzKCt7pJkCrRVbSt&#10;UPCkLZ6H7JhEs7Nhd6vpv+8cCr3N8N68981qM7hO3SnE1rOBfJqBIq68bbk28PW5f16AignZYueZ&#10;DPxQhM169LTC0voHH+l+SrWSEI4lGmhS6kutY9WQwzj1PbFoFx8cJllDrW3Ah4S7ThdZ9qIdtiwN&#10;Dfb02lB1O307A20xH/I0O98O+WH3fg3FbPFWeGMm42G7BJVoSP/mv+sPK/i50MozMoFe/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2lpzxAAAANwAAAAPAAAAAAAAAAAA&#10;AAAAAKECAABkcnMvZG93bnJldi54bWxQSwUGAAAAAAQABAD5AAAAkgMAAAAA&#10;" strokeweight=".14042mm"/>
                <v:line id="Line 221" o:spid="_x0000_s1029" style="position:absolute;visibility:visible;mso-wrap-style:square" from="911,2306" to="979,23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5b/6MEAAADcAAAADwAAAGRycy9kb3ducmV2LnhtbERPS4vCMBC+C/sfwizsTdMWWbWayj5B&#10;8OQDz0Mztt02k5JktfvvN4LgbT6+56zWg+nEhZxvLCtIJwkI4tLqhisFx8P3eA7CB2SNnWVS8Ece&#10;1sXTaIW5tlfe0WUfKhFD2OeooA6hz6X0ZU0G/cT2xJE7W2cwROgqqR1eY7jpZJYkr9Jgw7Ghxp4+&#10;airb/a9R0GSzIQ3TU7tNt+9fPy6bzj8zq9TL8/C2BBFoCA/x3b3RcX66gNsz8QJZ/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nlv/owQAAANwAAAAPAAAAAAAAAAAAAAAA&#10;AKECAABkcnMvZG93bnJldi54bWxQSwUGAAAAAAQABAD5AAAAjwMAAAAA&#10;" strokeweight=".14042mm"/>
                <v:line id="Line 220" o:spid="_x0000_s1030" style="position:absolute;visibility:visible;mso-wrap-style:square" from="979,2306" to="6000,23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cyMQAAADcAAAADwAAAGRycy9kb3ducmV2LnhtbESPT2vDMAzF74N9B6PBbqsTU7qS1i37&#10;C4We1o2eRawmaWM52F6bffvpUOhN4j2999NyPfpenSmmLrCFclKAIq6D67ix8PP9+TQHlTKywz4w&#10;WfijBOvV/d0SKxcu/EXnXW6UhHCq0EKb81BpneqWPKZJGIhFO4ToMcsaG+0iXiTc99oUxUx77Fga&#10;WhzoraX6tPv1FjrzPJZ5uj9ty+3rxzGa6fzdBGsfH8aXBahMY76Zr9cbJ/hG8OUZmUCv/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wJzIxAAAANwAAAAPAAAAAAAAAAAA&#10;AAAAAKECAABkcnMvZG93bnJldi54bWxQSwUGAAAAAAQABAD5AAAAkgMAAAAA&#10;" strokeweight=".14042mm"/>
                <v:line id="Line 219" o:spid="_x0000_s1031" style="position:absolute;visibility:visible;mso-wrap-style:square" from="6000,2306" to="6068,23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4w5U8EAAADcAAAADwAAAGRycy9kb3ducmV2LnhtbERPTWsCMRC9F/wPYQRvNbtBWlmNolah&#10;4KkqnofNuLu6mSxJquu/bwqF3ubxPme+7G0r7uRD41hDPs5AEJfONFxpOB13r1MQISIbbB2ThicF&#10;WC4GL3MsjHvwF90PsRIphEOBGuoYu0LKUNZkMYxdR5y4i/MWY4K+ksbjI4XbVqose5MWG04NNXa0&#10;qam8Hb6thka993mcnG/7fL/eXr2aTD+U03o07FczEJH6+C/+c3+aNF/l8PtMukAuf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jDlTwQAAANwAAAAPAAAAAAAAAAAAAAAA&#10;AKECAABkcnMvZG93bnJldi54bWxQSwUGAAAAAAQABAD5AAAAjwMAAAAA&#10;" strokeweight=".14042mm"/>
                <v:line id="Line 218" o:spid="_x0000_s1032" style="position:absolute;visibility:visible;mso-wrap-style:square" from="6064,2370" to="6064,2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16nJMEAAADcAAAADwAAAGRycy9kb3ducmV2LnhtbERPTWsCMRC9F/wPYQRvNbtBWlmNolah&#10;4KkqnofNuLu6mSxJquu/bwqF3ubxPme+7G0r7uRD41hDPs5AEJfONFxpOB13r1MQISIbbB2ThicF&#10;WC4GL3MsjHvwF90PsRIphEOBGuoYu0LKUNZkMYxdR5y4i/MWY4K+ksbjI4XbVqose5MWG04NNXa0&#10;qam8Hb6thka993mcnG/7fL/eXr2aTD+U03o07FczEJH6+C/+c3+aNF8p+H0mXSAX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nXqckwQAAANwAAAAPAAAAAAAAAAAAAAAA&#10;AKECAABkcnMvZG93bnJldi54bWxQSwUGAAAAAAQABAD5AAAAjwMAAAAA&#10;" strokeweight=".14042mm"/>
                <v:line id="Line 217" o:spid="_x0000_s1033" style="position:absolute;visibility:visible;mso-wrap-style:square" from="915,2489" to="915,2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ICv8IAAADcAAAADwAAAGRycy9kb3ducmV2LnhtbERPTWsCMRC9F/wPYQRvNbtRWlmNotVC&#10;wVNVPA+bcXd1M1mSVLf/vikUepvH+5zFqretuJMPjWMN+TgDQVw603Cl4XR8f56BCBHZYOuYNHxT&#10;gNVy8LTAwrgHf9L9ECuRQjgUqKGOsSukDGVNFsPYdcSJuzhvMSboK2k8PlK4baXKshdpseHUUGNH&#10;bzWVt8OX1dCo1z6P0/Ntn+83u6tX09lWOa1Hw349BxGpj//iP/eHSfPVBH6fSRfI5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BICv8IAAADcAAAADwAAAAAAAAAAAAAA&#10;AAChAgAAZHJzL2Rvd25yZXYueG1sUEsFBgAAAAAEAAQA+QAAAJADAAAAAA==&#10;" strokeweight=".14042mm"/>
                <v:line id="Line 216" o:spid="_x0000_s1034" style="position:absolute;visibility:visible;mso-wrap-style:square" from="6064,2489" to="6064,2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ay8EAAADcAAAADwAAAGRycy9kb3ducmV2LnhtbERP32vCMBB+H/g/hBN8m2lDcdIZZToH&#10;A5+m4vPR3NrO5lKSTLv/fhEE3+7j+3mL1WA7cSEfWsca8mkGgrhypuVaw/Hw8TwHESKywc4xafij&#10;AKvl6GmBpXFX/qLLPtYihXAoUUMTY19KGaqGLIap64kT9+28xZigr6XxeE3htpMqy2bSYsupocGe&#10;Ng1V5/2v1dCqlyGPxem8y3fr7Y9XxfxdOa0n4+HtFUSkIT7Ed/enSfNVAbdn0gVy+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5rLwQAAANwAAAAPAAAAAAAAAAAAAAAA&#10;AKECAABkcnMvZG93bnJldi54bWxQSwUGAAAAAAQABAD5AAAAjwMAAAAA&#10;" strokeweight=".14042mm"/>
                <v:line id="Line 215" o:spid="_x0000_s1035" style="position:absolute;visibility:visible;mso-wrap-style:square" from="915,2609" to="915,2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Lc/UMIAAADcAAAADwAAAGRycy9kb3ducmV2LnhtbERPTWsCMRC9F/wPYQRvNbvBtrIaRWsL&#10;gqeqeB424+7qZrIkqW7/vSkUepvH+5z5sretuJEPjWMN+TgDQVw603Cl4Xj4fJ6CCBHZYOuYNPxQ&#10;gOVi8DTHwrg7f9FtHyuRQjgUqKGOsSukDGVNFsPYdcSJOztvMSboK2k83lO4baXKsldpseHUUGNH&#10;7zWV1/231dCotz6Pk9N1l+/WHxevJtONclqPhv1qBiJSH//Ff+6tSfPVC/w+ky6Qi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Lc/UMIAAADcAAAADwAAAAAAAAAAAAAA&#10;AAChAgAAZHJzL2Rvd25yZXYueG1sUEsFBgAAAAAEAAQA+QAAAJADAAAAAA==&#10;" strokeweight=".14042mm"/>
                <v:line id="Line 214" o:spid="_x0000_s1036" style="position:absolute;visibility:visible;mso-wrap-style:square" from="6064,2609" to="6064,2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WhJ8EAAADcAAAADwAAAGRycy9kb3ducmV2LnhtbERPTWsCMRC9F/wPYQRvNbtBrKxG0Vah&#10;4Km2eB424+7qZrIkUdd/bwqF3ubxPmex6m0rbuRD41hDPs5AEJfONFxp+Pnevc5AhIhssHVMGh4U&#10;YLUcvCywMO7OX3Q7xEqkEA4Faqhj7AopQ1mTxTB2HXHiTs5bjAn6ShqP9xRuW6mybCotNpwaauzo&#10;vabycrhaDY166/M4OV72+X6zPXs1mX0op/Vo2K/nICL18V/85/40ab6awu8z6QK5f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YZaEnwQAAANwAAAAPAAAAAAAAAAAAAAAA&#10;AKECAABkcnMvZG93bnJldi54bWxQSwUGAAAAAAQABAD5AAAAjwMAAAAA&#10;" strokeweight=".14042mm"/>
                <v:line id="Line 213" o:spid="_x0000_s1037" style="position:absolute;visibility:visible;mso-wrap-style:square" from="915,2728" to="915,2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kEvMEAAADcAAAADwAAAGRycy9kb3ducmV2LnhtbERPTWsCMRC9C/6HMII3zW6QKqtRtFUo&#10;eKotnofNuLu6mSxJ1O2/bwqF3ubxPme16W0rHuRD41hDPs1AEJfONFxp+Po8TBYgQkQ22DomDd8U&#10;YLMeDlZYGPfkD3qcYiVSCIcCNdQxdoWUoazJYpi6jjhxF+ctxgR9JY3HZwq3rVRZ9iItNpwaauzo&#10;tabydrpbDY2a93mcnW/H/LjbX72aLd6U03o86rdLEJH6+C/+c7+bNF/N4feZdIFc/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3KQS8wQAAANwAAAAPAAAAAAAAAAAAAAAA&#10;AKECAABkcnMvZG93bnJldi54bWxQSwUGAAAAAAQABAD5AAAAjwMAAAAA&#10;" strokeweight=".14042mm"/>
                <v:line id="Line 212" o:spid="_x0000_s1038" style="position:absolute;visibility:visible;mso-wrap-style:square" from="6064,2728" to="6064,2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aQzsQAAADcAAAADwAAAGRycy9kb3ducmV2LnhtbESPT2vDMAzF74N9B6PBbqsTU7qS1i37&#10;C4We1o2eRawmaWM52F6bffvpUOhN4j2999NyPfpenSmmLrCFclKAIq6D67ix8PP9+TQHlTKywz4w&#10;WfijBOvV/d0SKxcu/EXnXW6UhHCq0EKb81BpneqWPKZJGIhFO4ToMcsaG+0iXiTc99oUxUx77Fga&#10;WhzoraX6tPv1FjrzPJZ5uj9ty+3rxzGa6fzdBGsfH8aXBahMY76Zr9cbJ/hGaOUZmUCv/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tpDOxAAAANwAAAAPAAAAAAAAAAAA&#10;AAAAAKECAABkcnMvZG93bnJldi54bWxQSwUGAAAAAAQABAD5AAAAkgMAAAAA&#10;" strokeweight=".14042mm"/>
                <v:line id="Line 211" o:spid="_x0000_s1039" style="position:absolute;visibility:visible;mso-wrap-style:square" from="915,2848" to="915,2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o1VcIAAADcAAAADwAAAGRycy9kb3ducmV2LnhtbERPTWsCMRC9F/wPYYTeanaDWF2NYmsL&#10;BU9V8Txsxt3VzWRJom7/vSkUepvH+5zFqretuJEPjWMN+SgDQVw603Cl4bD/fJmCCBHZYOuYNPxQ&#10;gNVy8LTAwrg7f9NtFyuRQjgUqKGOsSukDGVNFsPIdcSJOzlvMSboK2k83lO4baXKsom02HBqqLGj&#10;95rKy+5qNTTqtc/j+HjZ5tu3j7NX4+lGOa2fh/16DiJSH//Ff+4vk+arGfw+ky6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fo1VcIAAADcAAAADwAAAAAAAAAAAAAA&#10;AAChAgAAZHJzL2Rvd25yZXYueG1sUEsFBgAAAAAEAAQA+QAAAJADAAAAAA==&#10;" strokeweight=".14042mm"/>
                <v:line id="Line 210" o:spid="_x0000_s1040" style="position:absolute;visibility:visible;mso-wrap-style:square" from="6064,2848" to="6064,2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kKFcUAAADcAAAADwAAAGRycy9kb3ducmV2LnhtbESPQW/CMAyF70j7D5GRdoO0HdpQIaDB&#10;NmkSJxjibDWmLTROlWTQ/fv5MGk3W+/5vc/L9eA6daMQW88G8mkGirjytuXawPHrYzIHFROyxc4z&#10;GfihCOvVw2iJpfV33tPtkGolIRxLNNCk1Jdax6ohh3Hqe2LRzj44TLKGWtuAdwl3nS6y7Fk7bFka&#10;Guxp21B1PXw7A23xMuRpdrru8t3m/RKK2fyt8MY8jofXBahEQ/o3/11/WsF/Enx5RibQq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RkKFcUAAADcAAAADwAAAAAAAAAA&#10;AAAAAAChAgAAZHJzL2Rvd25yZXYueG1sUEsFBgAAAAAEAAQA+QAAAJMDAAAAAA==&#10;" strokeweight=".14042mm"/>
                <v:line id="Line 209" o:spid="_x0000_s1041" style="position:absolute;visibility:visible;mso-wrap-style:square" from="915,2967" to="915,29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WvjsEAAADcAAAADwAAAGRycy9kb3ducmV2LnhtbERPS4vCMBC+L+x/CLPgTdNWUalG2fUB&#10;gifdxfPQzLZdm0lJotZ/bwRhb/PxPWe+7EwjruR8bVlBOkhAEBdW11wq+Pne9qcgfEDW2FgmBXfy&#10;sFy8v80x1/bGB7oeQyliCPscFVQhtLmUvqjIoB/Yljhyv9YZDBG6UmqHtxhuGpklyVgarDk2VNjS&#10;qqLifLwYBXU26dIwOp336f5r8+ey0XSdWaV6H93nDESgLvyLX+6djvOHKTyfiRfIx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Va+OwQAAANwAAAAPAAAAAAAAAAAAAAAA&#10;AKECAABkcnMvZG93bnJldi54bWxQSwUGAAAAAAQABAD5AAAAjwMAAAAA&#10;" strokeweight=".14042mm"/>
                <v:line id="Line 208" o:spid="_x0000_s1042" style="position:absolute;visibility:visible;mso-wrap-style:square" from="6064,2967" to="6064,29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cx+cIAAADcAAAADwAAAGRycy9kb3ducmV2LnhtbERPTWsCMRC9F/wPYQRvNbtRWlmNotVC&#10;wVNVPA+bcXd1M1mSVLf/vikUepvH+5zFqretuJMPjWMN+TgDQVw603Cl4XR8f56BCBHZYOuYNHxT&#10;gNVy8LTAwrgHf9L9ECuRQjgUqKGOsSukDGVNFsPYdcSJuzhvMSboK2k8PlK4baXKshdpseHUUGNH&#10;bzWVt8OX1dCo1z6P0/Ntn+83u6tX09lWOa1Hw349BxGpj//iP/eHSfMnCn6fSRfI5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ocx+cIAAADcAAAADwAAAAAAAAAAAAAA&#10;AAChAgAAZHJzL2Rvd25yZXYueG1sUEsFBgAAAAAEAAQA+QAAAJADAAAAAA==&#10;" strokeweight=".14042mm"/>
                <v:line id="Line 207" o:spid="_x0000_s1043" style="position:absolute;visibility:visible;mso-wrap-style:square" from="915,3087" to="915,30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uUYsIAAADcAAAADwAAAGRycy9kb3ducmV2LnhtbERPS2sCMRC+F/ofwhS81exDWlmN0laF&#10;gieteB424+7WzWRJ4rr++0YQepuP7znz5WBa0ZPzjWUF6TgBQVxa3XCl4PCzeZ2C8AFZY2uZFNzI&#10;w3Lx/DTHQtsr76jfh0rEEPYFKqhD6AopfVmTQT+2HXHkTtYZDBG6SmqH1xhuWpklyZs02HBsqLGj&#10;r5rK8/5iFDTZ+5CGyfG8Tbef61+XTaarzCo1ehk+ZiACDeFf/HB/6zg/z+H+TLxALv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cuUYsIAAADcAAAADwAAAAAAAAAAAAAA&#10;AAChAgAAZHJzL2Rvd25yZXYueG1sUEsFBgAAAAAEAAQA+QAAAJADAAAAAA==&#10;" strokeweight=".14042mm"/>
                <v:line id="Line 206" o:spid="_x0000_s1044" style="position:absolute;visibility:visible;mso-wrap-style:square" from="6064,3087" to="6064,30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IMFsIAAADcAAAADwAAAGRycy9kb3ducmV2LnhtbERPTWvCQBC9C/6HZYTedJMYrKRuRGsL&#10;BU9V6XnITpM02dmwu9X033cLBW/zeJ+z2Y6mF1dyvrWsIF0kIIgrq1uuFVzOr/M1CB+QNfaWScEP&#10;ediW08kGC21v/E7XU6hFDGFfoIImhKGQ0lcNGfQLOxBH7tM6gyFCV0vt8BbDTS+zJFlJgy3HhgYH&#10;em6o6k7fRkGbPY5pyD+6Y3rcv3y5LF8fMqvUw2zcPYEINIa7+N/9puP8ZQ5/z8QLZPk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iIMFsIAAADcAAAADwAAAAAAAAAAAAAA&#10;AAChAgAAZHJzL2Rvd25yZXYueG1sUEsFBgAAAAAEAAQA+QAAAJADAAAAAA==&#10;" strokeweight=".14042mm"/>
                <v:line id="Line 205" o:spid="_x0000_s1045" style="position:absolute;visibility:visible;mso-wrap-style:square" from="915,3206" to="915,32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6pjcMAAADcAAAADwAAAGRycy9kb3ducmV2LnhtbERPS2vCQBC+C/0PyxS86SbRakizSrUt&#10;FDz5wPOQnSap2dmwu9X033cLBW/z8T2nXA+mE1dyvrWsIJ0mIIgrq1uuFZyO75MchA/IGjvLpOCH&#10;PKxXD6MSC21vvKfrIdQihrAvUEETQl9I6auGDPqp7Ykj92mdwRChq6V2eIvhppNZkiykwZZjQ4M9&#10;bRuqLodvo6DNlkMa5ufLLt1t3r5cNs9fM6vU+HF4eQYRaAh38b/7Q8f5syf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1uqY3DAAAA3AAAAA8AAAAAAAAAAAAA&#10;AAAAoQIAAGRycy9kb3ducmV2LnhtbFBLBQYAAAAABAAEAPkAAACRAwAAAAA=&#10;" strokeweight=".14042mm"/>
                <v:line id="Line 204" o:spid="_x0000_s1046" style="position:absolute;visibility:visible;mso-wrap-style:square" from="6064,3206" to="6064,32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w3+sEAAADcAAAADwAAAGRycy9kb3ducmV2LnhtbERPS4vCMBC+C/sfwix407RVXKlG2YeC&#10;4ElXPA/N2HZtJiXJav33RhC8zcf3nPmyM424kPO1ZQXpMAFBXFhdc6ng8LseTEH4gKyxsUwKbuRh&#10;uXjrzTHX9so7uuxDKWII+xwVVCG0uZS+qMigH9qWOHIn6wyGCF0ptcNrDDeNzJJkIg3WHBsqbOm7&#10;ouK8/zcK6uyjS8P4eN6m26/Vn8vG05/MKtV/7z5nIAJ14SV+ujc6zh9N4PFMvEAu7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vDf6wQAAANwAAAAPAAAAAAAAAAAAAAAA&#10;AKECAABkcnMvZG93bnJldi54bWxQSwUGAAAAAAQABAD5AAAAjwMAAAAA&#10;" strokeweight=".14042mm"/>
                <v:line id="Line 203" o:spid="_x0000_s1047" style="position:absolute;visibility:visible;mso-wrap-style:square" from="915,3326" to="915,3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vCSYcMAAADcAAAADwAAAGRycy9kb3ducmV2LnhtbERPS2vCQBC+F/oflil4q5tEqZK6hvoo&#10;CJ6alp6H7DRJk50Nu6vGf98VCt7m43vOqhhNL87kfGtZQTpNQBBXVrdcK/j6fH9egvABWWNvmRRc&#10;yUOxfnxYYa7thT/oXIZaxBD2OSpoQhhyKX3VkEE/tQNx5H6sMxgidLXUDi8x3PQyS5IXabDl2NDg&#10;QNuGqq48GQVtthjTMP/ujulxs/912Xy5y6xSk6fx7RVEoDHcxf/ug47zZwu4PRMvkO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LwkmHDAAAA3AAAAA8AAAAAAAAAAAAA&#10;AAAAoQIAAGRycy9kb3ducmV2LnhtbFBLBQYAAAAABAAEAPkAAACRAwAAAAA=&#10;" strokeweight=".14042mm"/>
                <v:line id="Line 202" o:spid="_x0000_s1048" style="position:absolute;visibility:visible;mso-wrap-style:square" from="6064,3326" to="6064,3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28GE8UAAADcAAAADwAAAGRycy9kb3ducmV2LnhtbESPQW/CMAyF70j7D5GRdoO0HdpQIaDB&#10;NmkSJxjibDWmLTROlWTQ/fv5MGk3W+/5vc/L9eA6daMQW88G8mkGirjytuXawPHrYzIHFROyxc4z&#10;GfihCOvVw2iJpfV33tPtkGolIRxLNNCk1Jdax6ohh3Hqe2LRzj44TLKGWtuAdwl3nS6y7Fk7bFka&#10;Guxp21B1PXw7A23xMuRpdrru8t3m/RKK2fyt8MY8jofXBahEQ/o3/11/WsF/Elp5RibQq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28GE8UAAADcAAAADwAAAAAAAAAA&#10;AAAAAAChAgAAZHJzL2Rvd25yZXYueG1sUEsFBgAAAAAEAAQA+QAAAJMDAAAAAA==&#10;" strokeweight=".14042mm"/>
                <v:line id="Line 201" o:spid="_x0000_s1049" style="position:absolute;visibility:visible;mso-wrap-style:square" from="915,3446" to="915,3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COjiMMAAADcAAAADwAAAGRycy9kb3ducmV2LnhtbERPS2vCQBC+C/0PyxS86SZRqqZupNoW&#10;Cp584HnITpM02dmwu9X033cLBW/z8T1nvRlMJ67kfGNZQTpNQBCXVjdcKTif3idLED4ga+wsk4If&#10;8rApHkZrzLW98YGux1CJGMI+RwV1CH0upS9rMuintieO3Kd1BkOErpLa4S2Gm05mSfIkDTYcG2rs&#10;aVdT2R6/jYImWwxpmF/afbrfvn25bL58zaxS48fh5RlEoCHcxf/uDx3nz1bw90y8QBa/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wjo4jDAAAA3AAAAA8AAAAAAAAAAAAA&#10;AAAAoQIAAGRycy9kb3ducmV2LnhtbFBLBQYAAAAABAAEAPkAAACRAwAAAAA=&#10;" strokeweight=".14042mm"/>
                <v:line id="Line 200" o:spid="_x0000_s1050" style="position:absolute;visibility:visible;mso-wrap-style:square" from="6064,3446" to="6064,3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95aMUAAADcAAAADwAAAGRycy9kb3ducmV2LnhtbESPT2vCQBDF70K/wzIFb7pJCK2krtI/&#10;CgVPVel5yI5JNDsbdldNv33nUOhthvfmvd8s16Pr1Y1C7DwbyOcZKOLa244bA8fDdrYAFROyxd4z&#10;GfihCOvVw2SJlfV3/qLbPjVKQjhWaKBNaai0jnVLDuPcD8SinXxwmGQNjbYB7xLuel1k2ZN22LE0&#10;tDjQe0v1ZX91BrriecxT+X3Z5bu3zTkU5eKj8MZMH8fXF1CJxvRv/rv+tIJfCr48IxPo1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R95aMUAAADcAAAADwAAAAAAAAAA&#10;AAAAAAChAgAAZHJzL2Rvd25yZXYueG1sUEsFBgAAAAAEAAQA+QAAAJMDAAAAAA==&#10;" strokeweight=".14042mm"/>
                <v:line id="Line 199" o:spid="_x0000_s1051" style="position:absolute;visibility:visible;mso-wrap-style:square" from="915,3565" to="915,3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Pc88IAAADcAAAADwAAAGRycy9kb3ducmV2LnhtbERPS2vCQBC+C/6HZQRvukkIVVLXUK2F&#10;gicfeB6y0yRNdjbsbjX9991Cobf5+J6zKUfTizs531pWkC4TEMSV1S3XCq6Xt8UahA/IGnvLpOCb&#10;PJTb6WSDhbYPPtH9HGoRQ9gXqKAJYSik9FVDBv3SDsSR+7DOYIjQ1VI7fMRw08ssSZ6kwZZjQ4MD&#10;7RuquvOXUdBmqzEN+a07psfd4dNl+fo1s0rNZ+PLM4hAY/gX/7nfdZyfp/D7TLxAb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lPc88IAAADcAAAADwAAAAAAAAAAAAAA&#10;AAChAgAAZHJzL2Rvd25yZXYueG1sUEsFBgAAAAAEAAQA+QAAAJADAAAAAA==&#10;" strokeweight=".14042mm"/>
                <v:line id="Line 198" o:spid="_x0000_s1052" style="position:absolute;visibility:visible;mso-wrap-style:square" from="6064,3565" to="6064,3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FChMEAAADcAAAADwAAAGRycy9kb3ducmV2LnhtbERP32vCMBB+H/g/hBN8m2lDcdIZZToH&#10;A5+m4vPR3NrO5lKSTLv/fhEE3+7j+3mL1WA7cSEfWsca8mkGgrhypuVaw/Hw8TwHESKywc4xafij&#10;AKvl6GmBpXFX/qLLPtYihXAoUUMTY19KGaqGLIap64kT9+28xZigr6XxeE3htpMqy2bSYsupocGe&#10;Ng1V5/2v1dCqlyGPxem8y3fr7Y9XxfxdOa0n4+HtFUSkIT7Ed/enSfMLBbdn0gVy+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6gUKEwQAAANwAAAAPAAAAAAAAAAAAAAAA&#10;AKECAABkcnMvZG93bnJldi54bWxQSwUGAAAAAAQABAD5AAAAjwMAAAAA&#10;" strokeweight=".14042mm"/>
                <v:line id="Line 197" o:spid="_x0000_s1053" style="position:absolute;visibility:visible;mso-wrap-style:square" from="915,3685" to="915,3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3nH8IAAADcAAAADwAAAGRycy9kb3ducmV2LnhtbERPTWvCQBC9C/6HZYTedJMYrKRuRGsL&#10;BU9V6XnITpM02dmwu9X033cLBW/zeJ+z2Y6mF1dyvrWsIF0kIIgrq1uuFVzOr/M1CB+QNfaWScEP&#10;ediW08kGC21v/E7XU6hFDGFfoIImhKGQ0lcNGfQLOxBH7tM6gyFCV0vt8BbDTS+zJFlJgy3HhgYH&#10;em6o6k7fRkGbPY5pyD+6Y3rcv3y5LF8fMqvUw2zcPYEINIa7+N/9puP8fAl/z8QLZPk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c3nH8IAAADcAAAADwAAAAAAAAAAAAAA&#10;AAChAgAAZHJzL2Rvd25yZXYueG1sUEsFBgAAAAAEAAQA+QAAAJADAAAAAA==&#10;" strokeweight=".14042mm"/>
                <v:line id="Line 196" o:spid="_x0000_s1054" style="position:absolute;visibility:visible;mso-wrap-style:square" from="6064,3685" to="6064,3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R/a8EAAADcAAAADwAAAGRycy9kb3ducmV2LnhtbERPS2vCQBC+F/wPywje6iYhtJK6Sn2B&#10;4KlRPA/ZaZKanQ27q8Z/7xYKvc3H95z5cjCduJHzrWUF6TQBQVxZ3XKt4HTcvc5A+ICssbNMCh7k&#10;YbkYvcyx0PbOX3QrQy1iCPsCFTQh9IWUvmrIoJ/anjhy39YZDBG6WmqH9xhuOpklyZs02HJsaLCn&#10;dUPVpbwaBW32PqQhP18O6WG1/XFZPttkVqnJePj8ABFoCP/iP/dex/l5Dr/PxAvk4g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JH9rwQAAANwAAAAPAAAAAAAAAAAAAAAA&#10;AKECAABkcnMvZG93bnJldi54bWxQSwUGAAAAAAQABAD5AAAAjwMAAAAA&#10;" strokeweight=".14042mm"/>
                <v:line id="Line 195" o:spid="_x0000_s1055" style="position:absolute;visibility:visible;mso-wrap-style:square" from="915,3804" to="915,3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ja8MIAAADcAAAADwAAAGRycy9kb3ducmV2LnhtbERPTWvCQBC9F/wPywjedJMQraRuRGuF&#10;gqeq9Dxkp0ma7GzY3Wr677uFQm/zeJ+z2Y6mFzdyvrWsIF0kIIgrq1uuFVwvx/kahA/IGnvLpOCb&#10;PGzLycMGC23v/Ea3c6hFDGFfoIImhKGQ0lcNGfQLOxBH7sM6gyFCV0vt8B7DTS+zJFlJgy3HhgYH&#10;em6o6s5fRkGbPY5pyN+7U3rav3y6LF8fMqvUbDrunkAEGsO/+M/9quP8fAm/z8QLZ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Wja8MIAAADcAAAADwAAAAAAAAAAAAAA&#10;AAChAgAAZHJzL2Rvd25yZXYueG1sUEsFBgAAAAAEAAQA+QAAAJADAAAAAA==&#10;" strokeweight=".14042mm"/>
                <v:line id="Line 194" o:spid="_x0000_s1056" style="position:absolute;visibility:visible;mso-wrap-style:square" from="6064,3804" to="6064,3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pEh8EAAADcAAAADwAAAGRycy9kb3ducmV2LnhtbERPS2vCQBC+C/0PyxR6001CUEldQ58g&#10;eDJKz0N2mqTJzobdrab/visI3ubje86mnMwgzuR8Z1lBukhAENdWd9woOB0/52sQPiBrHCyTgj/y&#10;UG4fZhsstL3wgc5VaEQMYV+ggjaEsZDS1y0Z9As7Ekfu2zqDIULXSO3wEsPNILMkWUqDHceGFkd6&#10;a6nuq1+joMtWUxryr36f7l8/flyWr98zq9TT4/TyDCLQFO7im3un4/x8Cddn4gVy+w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ukSHwQAAANwAAAAPAAAAAAAAAAAAAAAA&#10;AKECAABkcnMvZG93bnJldi54bWxQSwUGAAAAAAQABAD5AAAAjwMAAAAA&#10;" strokeweight=".14042mm"/>
                <v:line id="Line 193" o:spid="_x0000_s1057" style="position:absolute;visibility:visible;mso-wrap-style:square" from="915,3924" to="915,3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bhHMIAAADcAAAADwAAAGRycy9kb3ducmV2LnhtbERPTWvCQBC9F/oflin0VjcJQSV1Da22&#10;IHgySs9Ddpqkyc6G3a2m/74rCN7m8T5nVU5mEGdyvrOsIJ0lIIhrqztuFJyOny9LED4gaxwsk4I/&#10;8lCuHx9WWGh74QOdq9CIGMK+QAVtCGMhpa9bMuhndiSO3Ld1BkOErpHa4SWGm0FmSTKXBjuODS2O&#10;tGmp7qtfo6DLFlMa8q9+n+7fP35cli+3mVXq+Wl6ewURaAp38c2903F+voDrM/ECuf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vbhHMIAAADcAAAADwAAAAAAAAAAAAAA&#10;AAChAgAAZHJzL2Rvd25yZXYueG1sUEsFBgAAAAAEAAQA+QAAAJADAAAAAA==&#10;" strokeweight=".14042mm"/>
                <v:line id="Line 192" o:spid="_x0000_s1058" style="position:absolute;visibility:visible;mso-wrap-style:square" from="6064,3924" to="6064,3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2l1bsUAAADcAAAADwAAAGRycy9kb3ducmV2LnhtbESPT2vCQBDF70K/wzIFb7pJCK2krtI/&#10;CgVPVel5yI5JNDsbdldNv33nUOhthvfmvd8s16Pr1Y1C7DwbyOcZKOLa244bA8fDdrYAFROyxd4z&#10;GfihCOvVw2SJlfV3/qLbPjVKQjhWaKBNaai0jnVLDuPcD8SinXxwmGQNjbYB7xLuel1k2ZN22LE0&#10;tDjQe0v1ZX91BrriecxT+X3Z5bu3zTkU5eKj8MZMH8fXF1CJxvRv/rv+tIJfCq08IxPo1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2l1bsUAAADcAAAADwAAAAAAAAAA&#10;AAAAAAChAgAAZHJzL2Rvd25yZXYueG1sUEsFBgAAAAAEAAQA+QAAAJMDAAAAAA==&#10;" strokeweight=".14042mm"/>
                <v:line id="Line 191" o:spid="_x0000_s1059" style="position:absolute;visibility:visible;mso-wrap-style:square" from="915,4043" to="915,40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XQ9cIAAADcAAAADwAAAGRycy9kb3ducmV2LnhtbERPTWvCQBC9F/wPywi91U1CUBtdRW0L&#10;BU+1pechOybR7GzY3Sbpv3cLQm/zeJ+z3o6mFT0531hWkM4SEMSl1Q1XCr4+356WIHxA1thaJgW/&#10;5GG7mTyssdB24A/qT6ESMYR9gQrqELpCSl/WZNDPbEccubN1BkOErpLa4RDDTSuzJJlLgw3Hhho7&#10;OtRUXk8/RkGTLcY05N/XY3rcv15cli9fMqvU43TcrUAEGsO/+O5+13F+/gx/z8QL5OY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CXQ9cIAAADcAAAADwAAAAAAAAAAAAAA&#10;AAChAgAAZHJzL2Rvd25yZXYueG1sUEsFBgAAAAAEAAQA+QAAAJADAAAAAA==&#10;" strokeweight=".14042mm"/>
                <v:line id="Line 190" o:spid="_x0000_s1060" style="position:absolute;visibility:visible;mso-wrap-style:square" from="6064,4043" to="6064,40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bvtcUAAADcAAAADwAAAGRycy9kb3ducmV2LnhtbESPQW/CMAyF75P2HyIj7TbSVmxDhYAG&#10;2yQkTjDE2WpMW2icKsmg+/fzAWk3W+/5vc/z5eA6daUQW88G8nEGirjytuXawOH763kKKiZki51n&#10;MvBLEZaLx4c5ltbfeEfXfaqVhHAs0UCTUl9qHauGHMax74lFO/ngMMkaam0D3iTcdbrIslftsGVp&#10;aLCndUPVZf/jDLTF25CnyfGyzberz3MoJtOPwhvzNBreZ6ASDenffL/eWMF/EXx5Rib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MbvtcUAAADcAAAADwAAAAAAAAAA&#10;AAAAAAChAgAAZHJzL2Rvd25yZXYueG1sUEsFBgAAAAAEAAQA+QAAAJMDAAAAAA==&#10;" strokeweight=".14042mm"/>
                <v:line id="Line 189" o:spid="_x0000_s1061" style="position:absolute;visibility:visible;mso-wrap-style:square" from="915,4163" to="915,4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4pKLsIAAADcAAAADwAAAGRycy9kb3ducmV2LnhtbERPS2vCQBC+C/0PyxS81U2CthJdpfUB&#10;gqemxfOQnSap2dmwu2r8964geJuP7znzZW9acSbnG8sK0lECgri0uuFKwe/P9m0Kwgdkja1lUnAl&#10;D8vFy2COubYX/qZzESoRQ9jnqKAOocul9GVNBv3IdsSR+7POYIjQVVI7vMRw08osSd6lwYZjQ40d&#10;rWoqj8XJKGiyjz4N48Nxn+6/Nv8uG0/XmVVq+Np/zkAE6sNT/HDvdJw/SeH+TLxAL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4pKLsIAAADcAAAADwAAAAAAAAAAAAAA&#10;AAChAgAAZHJzL2Rvd25yZXYueG1sUEsFBgAAAAAEAAQA+QAAAJADAAAAAA==&#10;" strokeweight=".14042mm"/>
                <v:line id="Line 188" o:spid="_x0000_s1062" style="position:absolute;visibility:visible;mso-wrap-style:square" from="6064,4163" to="6064,4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1jUWcIAAADcAAAADwAAAGRycy9kb3ducmV2LnhtbERPTWsCMRC9F/wPYQRvNbvBtrIaRWsL&#10;gqeqeB424+7qZrIkqW7/vSkUepvH+5z5sretuJEPjWMN+TgDQVw603Cl4Xj4fJ6CCBHZYOuYNPxQ&#10;gOVi8DTHwrg7f9FtHyuRQjgUqKGOsSukDGVNFsPYdcSJOztvMSboK2k83lO4baXKsldpseHUUGNH&#10;7zWV1/231dCotz6Pk9N1l+/WHxevJtONclqPhv1qBiJSH//Ff+6tSfNfFPw+ky6Qi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1jUWcIAAADcAAAADwAAAAAAAAAAAAAA&#10;AAChAgAAZHJzL2Rvd25yZXYueG1sUEsFBgAAAAAEAAQA+QAAAJADAAAAAA==&#10;" strokeweight=".14042mm"/>
                <v:line id="Line 187" o:spid="_x0000_s1063" style="position:absolute;visibility:visible;mso-wrap-style:square" from="915,4282" to="915,42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RxwsMAAADcAAAADwAAAGRycy9kb3ducmV2LnhtbERPS2vCQBC+C/0PyxS86SbRakizSrUt&#10;FDz5wPOQnSap2dmwu9X033cLBW/z8T2nXA+mE1dyvrWsIJ0mIIgrq1uuFZyO75MchA/IGjvLpOCH&#10;PKxXD6MSC21vvKfrIdQihrAvUEETQl9I6auGDPqp7Ykj92mdwRChq6V2eIvhppNZkiykwZZjQ4M9&#10;bRuqLodvo6DNlkMa5ufLLt1t3r5cNs9fM6vU+HF4eQYRaAh38b/7Q8f5Tz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AUccLDAAAA3AAAAA8AAAAAAAAAAAAA&#10;AAAAoQIAAGRycy9kb3ducmV2LnhtbFBLBQYAAAAABAAEAPkAAACRAwAAAAA=&#10;" strokeweight=".14042mm"/>
                <v:line id="Line 186" o:spid="_x0000_s1064" style="position:absolute;visibility:visible;mso-wrap-style:square" from="6064,4282" to="6064,42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3ptsIAAADcAAAADwAAAGRycy9kb3ducmV2LnhtbERPTWvCQBC9F/wPywjedJMQraRuRGuF&#10;gqeq9Dxkp0ma7GzY3Wr677uFQm/zeJ+z2Y6mFzdyvrWsIF0kIIgrq1uuFVwvx/kahA/IGnvLpOCb&#10;PGzLycMGC23v/Ea3c6hFDGFfoIImhKGQ0lcNGfQLOxBH7sM6gyFCV0vt8B7DTS+zJFlJgy3HhgYH&#10;em6o6s5fRkGbPY5pyN+7U3rav3y6LF8fMqvUbDrunkAEGsO/+M/9quP8ZQ6/z8QLZ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3ptsIAAADcAAAADwAAAAAAAAAAAAAA&#10;AAChAgAAZHJzL2Rvd25yZXYueG1sUEsFBgAAAAAEAAQA+QAAAJADAAAAAA==&#10;" strokeweight=".14042mm"/>
                <v:line id="Line 185" o:spid="_x0000_s1065" style="position:absolute;visibility:visible;mso-wrap-style:square" from="915,4402" to="915,4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FMLcIAAADcAAAADwAAAGRycy9kb3ducmV2LnhtbERPTWvCQBC9F/oflil4q5uE2Ep0lbYq&#10;FDxpxfOQHZPU7GzYXWP8911B6G0e73Pmy8G0oifnG8sK0nECgri0uuFKweFn8zoF4QOyxtYyKbiR&#10;h+Xi+WmOhbZX3lG/D5WIIewLVFCH0BVS+rImg35sO+LInawzGCJ0ldQOrzHctDJLkjdpsOHYUGNH&#10;XzWV5/3FKGiy9yEN+fG8Tbef61+X5dNVZpUavQwfMxCBhvAvfri/dZw/mcD9mXiBX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LFMLcIAAADcAAAADwAAAAAAAAAAAAAA&#10;AAChAgAAZHJzL2Rvd25yZXYueG1sUEsFBgAAAAAEAAQA+QAAAJADAAAAAA==&#10;" strokeweight=".14042mm"/>
                <v:line id="Line 184" o:spid="_x0000_s1066" style="position:absolute;visibility:visible;mso-wrap-style:square" from="6064,4402" to="6064,4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PSWsIAAADcAAAADwAAAGRycy9kb3ducmV2LnhtbERPTWvCQBC9F/oflil4001CaiW6SlsV&#10;Cp604nnIjklqdjbsrjH++25B6G0e73MWq8G0oifnG8sK0kkCgri0uuFKwfF7O56B8AFZY2uZFNzJ&#10;w2r5/LTAQtsb76k/hErEEPYFKqhD6AopfVmTQT+xHXHkztYZDBG6SmqHtxhuWpklyVQabDg21NjR&#10;Z03l5XA1CprsbUhDfrrs0t3H5sdl+WydWaVGL8P7HESgIfyLH+4vHee/TuHvmXiBXP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GPSWsIAAADcAAAADwAAAAAAAAAAAAAA&#10;AAChAgAAZHJzL2Rvd25yZXYueG1sUEsFBgAAAAAEAAQA+QAAAJADAAAAAA==&#10;" strokeweight=".14042mm"/>
                <v:line id="Line 183" o:spid="_x0000_s1067" style="position:absolute;visibility:visible;mso-wrap-style:square" from="915,4470" to="915,4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93wcIAAADcAAAADwAAAGRycy9kb3ducmV2LnhtbERPyWrDMBC9F/oPYgq5NbKN2wQ3Smg2&#10;CORUt/Q8WFPbjTUykuI4f18FCrnN462zWI2mEwM531pWkE4TEMSV1S3XCr4+989zED4ga+wsk4Ir&#10;eVgtHx8WWGh74Q8aylCLGMK+QAVNCH0hpa8aMuintieO3I91BkOErpba4SWGm05mSfIqDbYcGxrs&#10;adNQdSrPRkGbzcY05N+nY3pc735dls+3mVVq8jS+v4EINIa7+N990HH+ywxuz8QL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y93wcIAAADcAAAADwAAAAAAAAAAAAAA&#10;AAChAgAAZHJzL2Rvd25yZXYueG1sUEsFBgAAAAAEAAQA+QAAAJADAAAAAA==&#10;" strokeweight=".14042mm"/>
                <v:line id="Line 182" o:spid="_x0000_s1068" style="position:absolute;visibility:visible;mso-wrap-style:square" from="911,4466" to="979,44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Djs8UAAADcAAAADwAAAGRycy9kb3ducmV2LnhtbESPQW/CMAyF75P2HyIj7TbSVmxDhYAG&#10;2yQkTjDE2WpMW2icKsmg+/fzAWk3W+/5vc/z5eA6daUQW88G8nEGirjytuXawOH763kKKiZki51n&#10;MvBLEZaLx4c5ltbfeEfXfaqVhHAs0UCTUl9qHauGHMax74lFO/ngMMkaam0D3iTcdbrIslftsGVp&#10;aLCndUPVZf/jDLTF25CnyfGyzberz3MoJtOPwhvzNBreZ6ASDenffL/eWMF/EVp5Rib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rDjs8UAAADcAAAADwAAAAAAAAAA&#10;AAAAAAChAgAAZHJzL2Rvd25yZXYueG1sUEsFBgAAAAAEAAQA+QAAAJMDAAAAAA==&#10;" strokeweight=".14042mm"/>
                <v:line id="Line 181" o:spid="_x0000_s1069" style="position:absolute;visibility:visible;mso-wrap-style:square" from="979,4466" to="6000,44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xGKMIAAADcAAAADwAAAGRycy9kb3ducmV2LnhtbERPS4vCMBC+C/6HMII3TVt0datR3Iew&#10;4El32fPQjG21mZQkav33ZmHB23x8z1muO9OIKzlfW1aQjhMQxIXVNZcKfr63ozkIH5A1NpZJwZ08&#10;rFf93hJzbW+8p+shlCKGsM9RQRVCm0vpi4oM+rFtiSN3tM5giNCVUju8xXDTyCxJXqTBmmNDhS29&#10;V1ScDxejoM5mXRomv+ddunv7PLlsMv/IrFLDQbdZgAjUhaf43/2l4/zpK/w9Ey+Qq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fxGKMIAAADcAAAADwAAAAAAAAAAAAAA&#10;AAChAgAAZHJzL2Rvd25yZXYueG1sUEsFBgAAAAAEAAQA+QAAAJADAAAAAA==&#10;" strokeweight=".14042mm"/>
                <v:line id="Line 180" o:spid="_x0000_s1070" style="position:absolute;visibility:visible;mso-wrap-style:square" from="6000,4466" to="6068,44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olCMQAAADcAAAADwAAAGRycy9kb3ducmV2LnhtbESPT2vCQBDF74LfYRmhN90kiEp0FfsP&#10;Cp7U0vOQHZNodjbsbjX99p1DobcZ3pv3frPZDa5Tdwqx9Wwgn2WgiCtvW64NfJ7fpytQMSFb7DyT&#10;gR+KsNuORxssrX/wke6nVCsJ4ViigSalvtQ6Vg05jDPfE4t28cFhkjXU2gZ8SLjrdJFlC+2wZWlo&#10;sKeXhqrb6dsZaIvlkKf51+2QH57frqGYr14Lb8zTZNivQSUa0r/57/rDCv5C8OUZmUBv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qiUIxAAAANwAAAAPAAAAAAAAAAAA&#10;AAAAAKECAABkcnMvZG93bnJldi54bWxQSwUGAAAAAAQABAD5AAAAkgMAAAAA&#10;" strokeweight=".14042mm"/>
                <v:line id="Line 179" o:spid="_x0000_s1071" style="position:absolute;visibility:visible;mso-wrap-style:square" from="6064,4470" to="6064,4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aAk8AAAADcAAAADwAAAGRycy9kb3ducmV2LnhtbERPS4vCMBC+L/gfwgje1rRFXKlG8QmC&#10;p3UXz0MzttVmUpKo9d8bYWFv8/E9Z7boTCPu5HxtWUE6TEAQF1bXXCr4/dl9TkD4gKyxsUwKnuRh&#10;Me99zDDX9sHfdD+GUsQQ9jkqqEJocyl9UZFBP7QtceTO1hkMEbpSaoePGG4amSXJWBqsOTZU2NK6&#10;ouJ6vBkFdfbVpWF0uh7Sw2p7cdlossmsUoN+t5yCCNSFf/Gfe6/j/HEK72fiBXL+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HmgJPAAAAA3AAAAA8AAAAAAAAAAAAAAAAA&#10;oQIAAGRycy9kb3ducmV2LnhtbFBLBQYAAAAABAAEAPkAAACOAwAAAAA=&#10;" strokeweight=".14042mm"/>
                <v:line id="Line 178" o:spid="_x0000_s1072" style="position:absolute;visibility:visible;mso-wrap-style:square" from="6172,184" to="11328,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kqfL4AAADcAAAADwAAAGRycy9kb3ducmV2LnhtbESPTQvCMAyG74L/oUTwpp1fQ6ZVRBDE&#10;mzrwGta4Tdd0rFXnv7eC4C0hT96P5bo1lXhS40rLCkbDCARxZnXJuYL0vBvMQTiPrLGyTAre5GC9&#10;6naWmGj74iM9Tz4XQYRdggoK7+tESpcVZNANbU0cblfbGPRhbXKpG3wFcVPJcRTF0mDJwaHAmrYF&#10;ZffTwygI7Mhmlwhnh3d9O04n6eZcpkr1e+1mAcJT6//w73uvQ/x4DN8yYQK5+g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2OSp8vgAAANwAAAAPAAAAAAAAAAAAAAAAAKEC&#10;AABkcnMvZG93bnJldi54bWxQSwUGAAAAAAQABAD5AAAAjAMAAAAA&#10;" strokecolor="white" strokeweight="1.1949mm"/>
                <v:line id="Line 177" o:spid="_x0000_s1073" style="position:absolute;visibility:visible;mso-wrap-style:square" from="6176,218" to="6176,2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i7f8EAAADcAAAADwAAAGRycy9kb3ducmV2LnhtbERPS4vCMBC+C/sfwix407RVXKlG2YeC&#10;4ElXPA/N2HZtJiXJav33RhC8zcf3nPmyM424kPO1ZQXpMAFBXFhdc6ng8LseTEH4gKyxsUwKbuRh&#10;uXjrzTHX9so7uuxDKWII+xwVVCG0uZS+qMigH9qWOHIn6wyGCF0ptcNrDDeNzJJkIg3WHBsqbOm7&#10;ouK8/zcK6uyjS8P4eN6m26/Vn8vG05/MKtV/7z5nIAJ14SV+ujc6zp+M4PFMvEAu7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eLt/wQAAANwAAAAPAAAAAAAAAAAAAAAA&#10;AKECAABkcnMvZG93bnJldi54bWxQSwUGAAAAAAQABAD5AAAAjwMAAAAA&#10;" strokeweight=".14042mm"/>
                <v:line id="Line 176" o:spid="_x0000_s1074" style="position:absolute;visibility:visible;mso-wrap-style:square" from="6172,154" to="6239,1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EjC8EAAADcAAAADwAAAGRycy9kb3ducmV2LnhtbERPS2vCQBC+C/0PyxR6001CUEldQ58g&#10;eDJKz0N2mqTJzobdrab/visI3ubje86mnMwgzuR8Z1lBukhAENdWd9woOB0/52sQPiBrHCyTgj/y&#10;UG4fZhsstL3wgc5VaEQMYV+ggjaEsZDS1y0Z9As7Ekfu2zqDIULXSO3wEsPNILMkWUqDHceGFkd6&#10;a6nuq1+joMtWUxryr36f7l8/flyWr98zq9TT4/TyDCLQFO7im3un4/xlDtdn4gVy+w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kSMLwQAAANwAAAAPAAAAAAAAAAAAAAAA&#10;AKECAABkcnMvZG93bnJldi54bWxQSwUGAAAAAAQABAD5AAAAjwMAAAAA&#10;" strokeweight=".14042mm"/>
                <v:line id="Line 175" o:spid="_x0000_s1075" style="position:absolute;visibility:visible;mso-wrap-style:square" from="6239,154" to="11261,1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2GkMIAAADcAAAADwAAAGRycy9kb3ducmV2LnhtbERPTWvCQBC9F/oflil4001CaiW6SlsV&#10;Cp604nnIjklqdjbsrjH++25B6G0e73MWq8G0oifnG8sK0kkCgri0uuFKwfF7O56B8AFZY2uZFNzJ&#10;w2r5/LTAQtsb76k/hErEEPYFKqhD6AopfVmTQT+xHXHkztYZDBG6SmqHtxhuWpklyVQabDg21NjR&#10;Z03l5XA1CprsbUhDfrrs0t3H5sdl+WydWaVGL8P7HESgIfyLH+4vHedPX+HvmXiBXP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t2GkMIAAADcAAAADwAAAAAAAAAAAAAA&#10;AAChAgAAZHJzL2Rvd25yZXYueG1sUEsFBgAAAAAEAAQA+QAAAJADAAAAAA==&#10;" strokeweight=".14042mm"/>
                <v:line id="Line 174" o:spid="_x0000_s1076" style="position:absolute;visibility:visible;mso-wrap-style:square" from="11261,154" to="11328,1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8Y58EAAADcAAAADwAAAGRycy9kb3ducmV2LnhtbERPS2vCQBC+C/0PyxR6002CREldQ58g&#10;eDJKz0N2mqTJzobdrcZ/7wqF3ubje86mnMwgzuR8Z1lBukhAENdWd9woOB0/52sQPiBrHCyTgit5&#10;KLcPsw0W2l74QOcqNCKGsC9QQRvCWEjp65YM+oUdiSP3bZ3BEKFrpHZ4ieFmkFmS5NJgx7GhxZHe&#10;Wqr76tco6LLVlIblV79P968fPy5brt8zq9TT4/TyDCLQFP7Ff+6djvPzHO7PxAvk9gY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DxjnwQAAANwAAAAPAAAAAAAAAAAAAAAA&#10;AKECAABkcnMvZG93bnJldi54bWxQSwUGAAAAAAQABAD5AAAAjwMAAAAA&#10;" strokeweight=".14042mm"/>
                <v:line id="Line 173" o:spid="_x0000_s1077" style="position:absolute;visibility:visible;mso-wrap-style:square" from="11324,218" to="11324,2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UO9fMEAAADcAAAADwAAAGRycy9kb3ducmV2LnhtbERPTYvCMBC9C/sfwix407RFVKpR3FVB&#10;8LS67HloxrbaTEoStf57Iwh7m8f7nPmyM424kfO1ZQXpMAFBXFhdc6ng97gdTEH4gKyxsUwKHuRh&#10;ufjozTHX9s4/dDuEUsQQ9jkqqEJocyl9UZFBP7QtceRO1hkMEbpSaof3GG4amSXJWBqsOTZU2NJ3&#10;RcXlcDUK6mzSpWH0d9mn+6/N2WWj6TqzSvU/u9UMRKAu/Ivf7p2O88cTeD0TL5CL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hQ718wQAAANwAAAAPAAAAAAAAAAAAAAAA&#10;AKECAABkcnMvZG93bnJldi54bWxQSwUGAAAAAAQABAD5AAAAjwMAAAAA&#10;" strokeweight=".14042mm"/>
                <v:line id="Line 172" o:spid="_x0000_s1078" style="position:absolute;visibility:visible;mso-wrap-style:square" from="6176,338" to="6176,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wpDsQAAADcAAAADwAAAGRycy9kb3ducmV2LnhtbESPT2vCQBDF74LfYRmhN90kiEp0FfsP&#10;Cp7U0vOQHZNodjbsbjX99p1DobcZ3pv3frPZDa5Tdwqx9Wwgn2WgiCtvW64NfJ7fpytQMSFb7DyT&#10;gR+KsNuORxssrX/wke6nVCsJ4ViigSalvtQ6Vg05jDPfE4t28cFhkjXU2gZ8SLjrdJFlC+2wZWlo&#10;sKeXhqrb6dsZaIvlkKf51+2QH57frqGYr14Lb8zTZNivQSUa0r/57/rDCv5CaOUZmUBv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3CkOxAAAANwAAAAPAAAAAAAAAAAA&#10;AAAAAKECAABkcnMvZG93bnJldi54bWxQSwUGAAAAAAQABAD5AAAAkgMAAAAA&#10;" strokeweight=".14042mm"/>
                <v:line id="Line 171" o:spid="_x0000_s1079" style="position:absolute;visibility:visible;mso-wrap-style:square" from="11324,338" to="11324,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CMlcIAAADcAAAADwAAAGRycy9kb3ducmV2LnhtbERPS2vCQBC+F/oflin0VjcJoja6kb4E&#10;wVPT4nnIjkk0Oxt2tzH9964geJuP7zmr9Wg6MZDzrWUF6SQBQVxZ3XKt4Pdn87IA4QOyxs4yKfgn&#10;D+vi8WGFubZn/qahDLWIIexzVNCE0OdS+qohg35ie+LIHawzGCJ0tdQOzzHcdDJLkpk02HJsaLCn&#10;j4aqU/lnFLTZfEzDdH/apbv3r6PLpovPzCr1/DS+LUEEGsNdfHNvdZw/e4XrM/ECWV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CMlcIAAADcAAAADwAAAAAAAAAAAAAA&#10;AAChAgAAZHJzL2Rvd25yZXYueG1sUEsFBgAAAAAEAAQA+QAAAJADAAAAAA==&#10;" strokeweight=".14042mm"/>
                <v:line id="Line 170" o:spid="_x0000_s1080" style="position:absolute;visibility:visible;mso-wrap-style:square" from="6176,457" to="6176,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3Oz1cQAAADcAAAADwAAAGRycy9kb3ducmV2LnhtbESPQWvCQBCF7wX/wzJCb3WTICrRVWxt&#10;oeCpWnoesmMSzc6G3VXTf985CL3N8N68981qM7hO3SjE1rOBfJKBIq68bbk28H38eFmAignZYueZ&#10;DPxShM169LTC0vo7f9HtkGolIRxLNNCk1Jdax6ohh3Hie2LRTj44TLKGWtuAdwl3nS6ybKYdtiwN&#10;Dfb01lB1OVydgbaYD3ma/lz2+f71/RyK6WJXeGOex8N2CSrRkP7Nj+tPK/hzwZdnZAK9/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c7PVxAAAANwAAAAPAAAAAAAAAAAA&#10;AAAAAKECAABkcnMvZG93bnJldi54bWxQSwUGAAAAAAQABAD5AAAAkgMAAAAA&#10;" strokeweight=".14042mm"/>
                <v:line id="Line 169" o:spid="_x0000_s1081" style="position:absolute;visibility:visible;mso-wrap-style:square" from="11324,457" to="11324,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8WTsIAAADcAAAADwAAAGRycy9kb3ducmV2LnhtbERPTWvCQBC9C/6HZYTedJMQGkldRVsL&#10;hZxqS89DdkxisrNhd9X033cLhd7m8T5ns5vMIG7kfGdZQbpKQBDXVnfcKPj8eF2uQfiArHGwTAq+&#10;ycNuO59tsNT2zu90O4VGxBD2JSpoQxhLKX3dkkG/siNx5M7WGQwRukZqh/cYbgaZJcmjNNhxbGhx&#10;pOeW6v50NQq6rJjSkH/1VVodjheX5euXzCr1sJj2TyACTeFf/Od+03F+kcLvM/ECuf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D8WTsIAAADcAAAADwAAAAAAAAAAAAAA&#10;AAChAgAAZHJzL2Rvd25yZXYueG1sUEsFBgAAAAAEAAQA+QAAAJADAAAAAA==&#10;" strokeweight=".14042mm"/>
                <v:line id="Line 168" o:spid="_x0000_s1082" style="position:absolute;visibility:visible;mso-wrap-style:square" from="6176,577" to="6176,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2IOcEAAADcAAAADwAAAGRycy9kb3ducmV2LnhtbERPTWsCMRC9C/6HMII3zW6QKqtRtFUo&#10;eKotnofNuLu6mSxJ1O2/bwqF3ubxPme16W0rHuRD41hDPs1AEJfONFxp+Po8TBYgQkQ22DomDd8U&#10;YLMeDlZYGPfkD3qcYiVSCIcCNdQxdoWUoazJYpi6jjhxF+ctxgR9JY3HZwq3rVRZ9iItNpwaauzo&#10;tabydrpbDY2a93mcnW/H/LjbX72aLd6U03o86rdLEJH6+C/+c7+bNH+u4PeZdIFc/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07Yg5wQAAANwAAAAPAAAAAAAAAAAAAAAA&#10;AKECAABkcnMvZG93bnJldi54bWxQSwUGAAAAAAQABAD5AAAAjwMAAAAA&#10;" strokeweight=".14042mm"/>
                <v:line id="Line 167" o:spid="_x0000_s1083" style="position:absolute;visibility:visible;mso-wrap-style:square" from="11324,577" to="11324,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6EtosMAAADcAAAADwAAAGRycy9kb3ducmV2LnhtbERPS2vCQBC+F/oflil4q5tEqZK6hvoo&#10;CJ6alp6H7DRJk50Nu6vGf98VCt7m43vOqhhNL87kfGtZQTpNQBBXVrdcK/j6fH9egvABWWNvmRRc&#10;yUOxfnxYYa7thT/oXIZaxBD2OSpoQhhyKX3VkEE/tQNx5H6sMxgidLXUDi8x3PQyS5IXabDl2NDg&#10;QNuGqq48GQVtthjTMP/ujulxs/912Xy5y6xSk6fx7RVEoDHcxf/ug47zFzO4PRMvkO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uhLaLDAAAA3AAAAA8AAAAAAAAAAAAA&#10;AAAAoQIAAGRycy9kb3ducmV2LnhtbFBLBQYAAAAABAAEAPkAAACRAwAAAAA=&#10;" strokeweight=".14042mm"/>
                <v:line id="Line 166" o:spid="_x0000_s1084" style="position:absolute;visibility:visible;mso-wrap-style:square" from="6176,696" to="6176,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i11sIAAADcAAAADwAAAGRycy9kb3ducmV2LnhtbERPTWvCQBC9F/oflin0VjcJQSV1Da22&#10;IHgySs9Ddpqkyc6G3a2m/74rCN7m8T5nVU5mEGdyvrOsIJ0lIIhrqztuFJyOny9LED4gaxwsk4I/&#10;8lCuHx9WWGh74QOdq9CIGMK+QAVtCGMhpa9bMuhndiSO3Ld1BkOErpHa4SWGm0FmSTKXBjuODS2O&#10;tGmp7qtfo6DLFlMa8q9+n+7fP35cli+3mVXq+Wl6ewURaAp38c2903H+IofrM/ECuf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Ei11sIAAADcAAAADwAAAAAAAAAAAAAA&#10;AAChAgAAZHJzL2Rvd25yZXYueG1sUEsFBgAAAAAEAAQA+QAAAJADAAAAAA==&#10;" strokeweight=".14042mm"/>
                <v:line id="Line 165" o:spid="_x0000_s1085" style="position:absolute;visibility:visible;mso-wrap-style:square" from="11324,696" to="11324,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QTcIAAADcAAAADwAAAGRycy9kb3ducmV2LnhtbERPyWrDMBC9F/oPYgq5NbKN2wQ3Smg2&#10;CORUt/Q8WFPbjTUykuI4f18FCrnN462zWI2mEwM531pWkE4TEMSV1S3XCr4+989zED4ga+wsk4Ir&#10;eVgtHx8WWGh74Q8aylCLGMK+QAVNCH0hpa8aMuintieO3I91BkOErpba4SWGm05mSfIqDbYcGxrs&#10;adNQdSrPRkGbzcY05N+nY3pc735dls+3mVVq8jS+v4EINIa7+N990HH+7AVuz8QL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QQTcIAAADcAAAADwAAAAAAAAAAAAAA&#10;AAChAgAAZHJzL2Rvd25yZXYueG1sUEsFBgAAAAAEAAQA+QAAAJADAAAAAA==&#10;" strokeweight=".14042mm"/>
                <v:line id="Line 164" o:spid="_x0000_s1086" style="position:absolute;visibility:visible;mso-wrap-style:square" from="6176,816" to="6176,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aOOsEAAADcAAAADwAAAGRycy9kb3ducmV2LnhtbERPTYvCMBC9C/sfwix407RFVKpR3FVB&#10;8LS67HloxrbaTEoStf57Iwh7m8f7nPmyM424kfO1ZQXpMAFBXFhdc6ng97gdTEH4gKyxsUwKHuRh&#10;ufjozTHX9s4/dDuEUsQQ9jkqqEJocyl9UZFBP7QtceRO1hkMEbpSaof3GG4amSXJWBqsOTZU2NJ3&#10;RcXlcDUK6mzSpWH0d9mn+6/N2WWj6TqzSvU/u9UMRKAu/Ivf7p2O8ydjeD0TL5CL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1o46wQAAANwAAAAPAAAAAAAAAAAAAAAA&#10;AKECAABkcnMvZG93bnJldi54bWxQSwUGAAAAAAQABAD5AAAAjwMAAAAA&#10;" strokeweight=".14042mm"/>
                <v:line id="Line 163" o:spid="_x0000_s1087" style="position:absolute;visibility:visible;mso-wrap-style:square" from="11324,816" to="11324,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orocEAAADcAAAADwAAAGRycy9kb3ducmV2LnhtbERPS2vCQBC+C/0PyxR6002CGEldQ58g&#10;eDJKz0N2mqTJzobdrcZ/7xYK3ubje86mnMwgzuR8Z1lBukhAENdWd9woOB0/52sQPiBrHCyTgit5&#10;KLcPsw0W2l74QOcqNCKGsC9QQRvCWEjp65YM+oUdiSP3bZ3BEKFrpHZ4ieFmkFmSrKTBjmNDiyO9&#10;tVT31a9R0GX5lIblV79P968fPy5brt8zq9TT4/TyDCLQFO7if/dOx/l5Dn/PxAvk9gY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kmiuhwQAAANwAAAAPAAAAAAAAAAAAAAAA&#10;AKECAABkcnMvZG93bnJldi54bWxQSwUGAAAAAAQABAD5AAAAjwMAAAAA&#10;" strokeweight=".14042mm"/>
                <v:line id="Line 162" o:spid="_x0000_s1088" style="position:absolute;visibility:visible;mso-wrap-style:square" from="6176,935" to="6176,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W/08QAAADcAAAADwAAAGRycy9kb3ducmV2LnhtbESPQWvCQBCF7wX/wzJCb3WTICrRVWxt&#10;oeCpWnoesmMSzc6G3VXTf985CL3N8N68981qM7hO3SjE1rOBfJKBIq68bbk28H38eFmAignZYueZ&#10;DPxShM169LTC0vo7f9HtkGolIRxLNNCk1Jdax6ohh3Hie2LRTj44TLKGWtuAdwl3nS6ybKYdtiwN&#10;Dfb01lB1OVydgbaYD3ma/lz2+f71/RyK6WJXeGOex8N2CSrRkP7Nj+tPK/hzoZVnZAK9/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Bb/TxAAAANwAAAAPAAAAAAAAAAAA&#10;AAAAAKECAABkcnMvZG93bnJldi54bWxQSwUGAAAAAAQABAD5AAAAkgMAAAAA&#10;" strokeweight=".14042mm"/>
                <v:line id="Line 161" o:spid="_x0000_s1089" style="position:absolute;visibility:visible;mso-wrap-style:square" from="11324,935" to="11324,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kaSMIAAADcAAAADwAAAGRycy9kb3ducmV2LnhtbERPTWvCQBC9C/0PyxS86SZBqo1upFUL&#10;BU+1xfOQHZOY7GzYXTX++26h4G0e73NW68F04krON5YVpNMEBHFpdcOVgp/vj8kChA/IGjvLpOBO&#10;HtbF02iFubY3/qLrIVQihrDPUUEdQp9L6cuaDPqp7Ykjd7LOYIjQVVI7vMVw08ksSV6kwYZjQ409&#10;bWoq28PFKGiy+ZCG2bHdp/v33dlls8U2s0qNn4e3JYhAQ3iI/92fOs6fv8LfM/ECWf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kkaSMIAAADcAAAADwAAAAAAAAAAAAAA&#10;AAChAgAAZHJzL2Rvd25yZXYueG1sUEsFBgAAAAAEAAQA+QAAAJADAAAAAA==&#10;" strokeweight=".14042mm"/>
                <v:line id="Line 160" o:spid="_x0000_s1090" style="position:absolute;visibility:visible;mso-wrap-style:square" from="6176,1055" to="6176,1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qbD8sQAAADcAAAADwAAAGRycy9kb3ducmV2LnhtbESPQWvCQBCF74X+h2UKvdVNgtSQukqr&#10;FgqetKXnITsm0exs2F01/fedg+BthvfmvW/my9H16kIhdp4N5JMMFHHtbceNgZ/vz5cSVEzIFnvP&#10;ZOCPIiwXjw9zrKy/8o4u+9QoCeFYoYE2paHSOtYtOYwTPxCLdvDBYZI1NNoGvEq463WRZa/aYcfS&#10;0OJAq5bq0/7sDHTFbMzT9Pe0zbcfm2MopuW68MY8P43vb6ASjeluvl1/WcEvBV+ekQn0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psPyxAAAANwAAAAPAAAAAAAAAAAA&#10;AAAAAKECAABkcnMvZG93bnJldi54bWxQSwUGAAAAAAQABAD5AAAAkgMAAAAA&#10;" strokeweight=".14042mm"/>
                <v:line id="Line 159" o:spid="_x0000_s1091" style="position:absolute;visibility:visible;mso-wrap-style:square" from="11324,1055" to="11324,1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pmacEAAADcAAAADwAAAGRycy9kb3ducmV2LnhtbERPTWvCQBC9F/oflin0VjcJYkN0FVsr&#10;CJ4aS89Ddkyi2dmwu2r8964geJvH+5zZYjCdOJPzrWUF6SgBQVxZ3XKt4G+3/shB+ICssbNMCq7k&#10;YTF/fZlhoe2Ff+lchlrEEPYFKmhC6AspfdWQQT+yPXHk9tYZDBG6WmqHlxhuOpklyUQabDk2NNjT&#10;d0PVsTwZBW32OaRh/H/cptuvn4PLxvkqs0q9vw3LKYhAQ3iKH+6NjvPzFO7PxAvk/AY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6mZpwQAAANwAAAAPAAAAAAAAAAAAAAAA&#10;AKECAABkcnMvZG93bnJldi54bWxQSwUGAAAAAAQABAD5AAAAjwMAAAAA&#10;" strokeweight=".14042mm"/>
                <v:line id="Line 158" o:spid="_x0000_s1092" style="position:absolute;visibility:visible;mso-wrap-style:square" from="6176,1175" to="6176,11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j4HsEAAADcAAAADwAAAGRycy9kb3ducmV2LnhtbERP32vCMBB+H/g/hBN8m2mDuNIZZToH&#10;A5+m4vPR3NrO5lKSTLv/fhEE3+7j+3mL1WA7cSEfWsca8mkGgrhypuVaw/Hw8VyACBHZYOeYNPxR&#10;gNVy9LTA0rgrf9FlH2uRQjiUqKGJsS+lDFVDFsPU9cSJ+3beYkzQ19J4vKZw20mVZXNpseXU0GBP&#10;m4aq8/7XamjVy5DH2em8y3fr7Y9Xs+JdOa0n4+HtFUSkIT7Ed/enSfMLBbdn0gVy+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BOPgewQAAANwAAAAPAAAAAAAAAAAAAAAA&#10;AKECAABkcnMvZG93bnJldi54bWxQSwUGAAAAAAQABAD5AAAAjwMAAAAA&#10;" strokeweight=".14042mm"/>
                <v:line id="Line 157" o:spid="_x0000_s1093" style="position:absolute;visibility:visible;mso-wrap-style:square" from="11324,1175" to="11324,11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RdhcIAAADcAAAADwAAAGRycy9kb3ducmV2LnhtbERPTWvCQBC9C/6HZQRvukkUG1JX0apQ&#10;8FRbeh6yYxLNzobdrcZ/3y0UvM3jfc5y3ZtW3Mj5xrKCdJqAIC6tbrhS8PV5mOQgfEDW2FomBQ/y&#10;sF4NB0sstL3zB91OoRIxhH2BCuoQukJKX9Zk0E9tRxy5s3UGQ4SuktrhPYabVmZJspAGG44NNXb0&#10;VlN5Pf0YBU320qdh/n09psft/uKyeb7LrFLjUb95BRGoD0/xv/tdx/n5DP6eiRfI1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nRdhcIAAADcAAAADwAAAAAAAAAAAAAA&#10;AAChAgAAZHJzL2Rvd25yZXYueG1sUEsFBgAAAAAEAAQA+QAAAJADAAAAAA==&#10;" strokeweight=".14042mm"/>
                <v:line id="Line 156" o:spid="_x0000_s1094" style="position:absolute;visibility:visible;mso-wrap-style:square" from="6176,1294" to="6176,12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3F8cEAAADcAAAADwAAAGRycy9kb3ducmV2LnhtbERPTWvCQBC9F/wPywje6iYhtCG6ilqF&#10;gqeqeB6yYxLNzobdrcZ/3y0UepvH+5z5cjCduJPzrWUF6TQBQVxZ3XKt4HTcvRYgfEDW2FkmBU/y&#10;sFyMXuZYavvgL7ofQi1iCPsSFTQh9KWUvmrIoJ/anjhyF+sMhghdLbXDRww3ncyS5E0abDk2NNjT&#10;pqHqdvg2CtrsfUhDfr7t0/16e3VZXnxkVqnJeFjNQAQawr/4z/2p4/wih99n4gVy8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ncXxwQAAANwAAAAPAAAAAAAAAAAAAAAA&#10;AKECAABkcnMvZG93bnJldi54bWxQSwUGAAAAAAQABAD5AAAAjwMAAAAA&#10;" strokeweight=".14042mm"/>
                <v:line id="Line 155" o:spid="_x0000_s1095" style="position:absolute;visibility:visible;mso-wrap-style:square" from="11324,1294" to="11324,12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FgasIAAADcAAAADwAAAGRycy9kb3ducmV2LnhtbERPS2vCQBC+F/wPywjedJPgI6SuorVC&#10;wZO29DxkxySanQ27W03/fVcQepuP7znLdW9acSPnG8sK0kkCgri0uuFKwdfnfpyD8AFZY2uZFPyS&#10;h/Vq8LLEQts7H+l2CpWIIewLVFCH0BVS+rImg35iO+LIna0zGCJ0ldQO7zHctDJLkrk02HBsqLGj&#10;t5rK6+nHKGiyRZ+G6ff1kB627xeXTfNdZpUaDfvNK4hAffgXP90fOs7PZ/B4Jl4gV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tFgasIAAADcAAAADwAAAAAAAAAAAAAA&#10;AAChAgAAZHJzL2Rvd25yZXYueG1sUEsFBgAAAAAEAAQA+QAAAJADAAAAAA==&#10;" strokeweight=".14042mm"/>
                <v:line id="Line 154" o:spid="_x0000_s1096" style="position:absolute;visibility:visible;mso-wrap-style:square" from="6176,1414" to="6176,1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P+HcIAAADcAAAADwAAAGRycy9kb3ducmV2LnhtbERPTWvCQBC9F/wPywje6iZBbIhugrYK&#10;BU+1xfOQHZNodjbsrpr++26h0Ns83uesq9H04k7Od5YVpPMEBHFtdceNgq/P/XMOwgdkjb1lUvBN&#10;Hqpy8rTGQtsHf9D9GBoRQ9gXqKANYSik9HVLBv3cDsSRO1tnMEToGqkdPmK46WWWJEtpsOPY0OJA&#10;ry3V1+PNKOiylzENi9P1kB62u4vLFvlbZpWaTcfNCkSgMfyL/9zvOs7Pl/D7TLxAlj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gP+HcIAAADcAAAADwAAAAAAAAAAAAAA&#10;AAChAgAAZHJzL2Rvd25yZXYueG1sUEsFBgAAAAAEAAQA+QAAAJADAAAAAA==&#10;" strokeweight=".14042mm"/>
                <v:line id="Line 153" o:spid="_x0000_s1097" style="position:absolute;visibility:visible;mso-wrap-style:square" from="11324,1414" to="11324,1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9bhsEAAADcAAAADwAAAGRycy9kb3ducmV2LnhtbERPTWvCQBC9C/0PyxR6002CaEhdpdUW&#10;BE9G6XnITpPU7GzY3Wr8964geJvH+5zFajCdOJPzrWUF6SQBQVxZ3XKt4Hj4HucgfEDW2FkmBVfy&#10;sFq+jBZYaHvhPZ3LUIsYwr5ABU0IfSGlrxoy6Ce2J47cr3UGQ4SultrhJYabTmZJMpMGW44NDfa0&#10;bqg6lf9GQZvNhzRMf067dPf59eeyab7JrFJvr8PHO4hAQ3iKH+6tjvPzOdyfiRfI5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T1uGwQAAANwAAAAPAAAAAAAAAAAAAAAA&#10;AKECAABkcnMvZG93bnJldi54bWxQSwUGAAAAAAQABAD5AAAAjwMAAAAA&#10;" strokeweight=".14042mm"/>
                <v:line id="Line 152" o:spid="_x0000_s1098" style="position:absolute;visibility:visible;mso-wrap-style:square" from="6176,1533" to="6176,1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DP9MQAAADcAAAADwAAAGRycy9kb3ducmV2LnhtbESPQWvCQBCF74X+h2UKvdVNgtSQukqr&#10;FgqetKXnITsm0exs2F01/fedg+BthvfmvW/my9H16kIhdp4N5JMMFHHtbceNgZ/vz5cSVEzIFnvP&#10;ZOCPIiwXjw9zrKy/8o4u+9QoCeFYoYE2paHSOtYtOYwTPxCLdvDBYZI1NNoGvEq463WRZa/aYcfS&#10;0OJAq5bq0/7sDHTFbMzT9Pe0zbcfm2MopuW68MY8P43vb6ASjeluvl1/WcEvhVaekQn0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0M/0xAAAANwAAAAPAAAAAAAAAAAA&#10;AAAAAKECAABkcnMvZG93bnJldi54bWxQSwUGAAAAAAQABAD5AAAAkgMAAAAA&#10;" strokeweight=".14042mm"/>
                <v:line id="Line 151" o:spid="_x0000_s1099" style="position:absolute;visibility:visible;mso-wrap-style:square" from="11324,1533" to="11324,1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xqb8IAAADcAAAADwAAAGRycy9kb3ducmV2LnhtbERPS2vCQBC+C/6HZYTedJMQNI2uYl9Q&#10;8FRbeh6yYxLNzobdbUz/vVsQepuP7zmb3Wg6MZDzrWUF6SIBQVxZ3XKt4OvzbV6A8AFZY2eZFPyS&#10;h912Otlgqe2VP2g4hlrEEPYlKmhC6EspfdWQQb+wPXHkTtYZDBG6WmqH1xhuOpklyVIabDk2NNjT&#10;c0PV5fhjFLTZakxD/n05pIen17PL8uIls0o9zMb9GkSgMfyL7+53HecXj/D3TLxAb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5xqb8IAAADcAAAADwAAAAAAAAAAAAAA&#10;AAChAgAAZHJzL2Rvd25yZXYueG1sUEsFBgAAAAAEAAQA+QAAAJADAAAAAA==&#10;" strokeweight=".14042mm"/>
                <v:line id="Line 150" o:spid="_x0000_s1100" style="position:absolute;visibility:visible;mso-wrap-style:square" from="6176,1653" to="6176,16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9VL8UAAADcAAAADwAAAGRycy9kb3ducmV2LnhtbESPQW/CMAyF75P2HyIj7TbSVmiDQkCD&#10;bRISJ9jE2WpMW2icKsmg+/fzAWk3W+/5vc+L1eA6daUQW88G8nEGirjytuXawPfX5/MUVEzIFjvP&#10;ZOCXIqyWjw8LLK2/8Z6uh1QrCeFYooEmpb7UOlYNOYxj3xOLdvLBYZI11NoGvEm463SRZS/aYcvS&#10;0GBPm4aqy+HHGWiL1yFPk+Nll+/WH+dQTKbvhTfmaTS8zUElGtK/+X69tYI/E3x5RibQy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39VL8UAAADcAAAADwAAAAAAAAAA&#10;AAAAAAChAgAAZHJzL2Rvd25yZXYueG1sUEsFBgAAAAAEAAQA+QAAAJMDAAAAAA==&#10;" strokeweight=".14042mm"/>
                <v:line id="Line 149" o:spid="_x0000_s1101" style="position:absolute;visibility:visible;mso-wrap-style:square" from="11324,1653" to="11324,16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PwtMEAAADcAAAADwAAAGRycy9kb3ducmV2LnhtbERPS4vCMBC+C/sfwizsTdMWWbWayj5B&#10;8OQDz0Mztt02k5JktfvvN4LgbT6+56zWg+nEhZxvLCtIJwkI4tLqhisFx8P3eA7CB2SNnWVS8Ece&#10;1sXTaIW5tlfe0WUfKhFD2OeooA6hz6X0ZU0G/cT2xJE7W2cwROgqqR1eY7jpZJYkr9Jgw7Ghxp4+&#10;airb/a9R0GSzIQ3TU7tNt+9fPy6bzj8zq9TL8/C2BBFoCA/x3b3Rcf4ihdsz8QJZ/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0M/C0wQAAANwAAAAPAAAAAAAAAAAAAAAA&#10;AKECAABkcnMvZG93bnJldi54bWxQSwUGAAAAAAQABAD5AAAAjwMAAAAA&#10;" strokeweight=".14042mm"/>
                <v:line id="Line 148" o:spid="_x0000_s1102" style="position:absolute;visibility:visible;mso-wrap-style:square" from="6176,1772" to="6176,1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Fuw8IAAADcAAAADwAAAGRycy9kb3ducmV2LnhtbERPTWsCMRC9F/wPYYTeanaDWF2NYmsL&#10;BU9V8Txsxt3VzWRJom7/vSkUepvH+5zFqretuJEPjWMN+SgDQVw603Cl4bD/fJmCCBHZYOuYNPxQ&#10;gNVy8LTAwrg7f9NtFyuRQjgUqKGOsSukDGVNFsPIdcSJOzlvMSboK2k83lO4baXKsom02HBqqLGj&#10;95rKy+5qNTTqtc/j+HjZ5tu3j7NX4+lGOa2fh/16DiJSH//Ff+4vk+bPFPw+ky6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OFuw8IAAADcAAAADwAAAAAAAAAAAAAA&#10;AAChAgAAZHJzL2Rvd25yZXYueG1sUEsFBgAAAAAEAAQA+QAAAJADAAAAAA==&#10;" strokeweight=".14042mm"/>
                <v:line id="Line 147" o:spid="_x0000_s1103" style="position:absolute;visibility:visible;mso-wrap-style:square" from="11324,1772" to="11324,1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63LWMMAAADcAAAADwAAAGRycy9kb3ducmV2LnhtbERPS2vCQBC+C/0PyxS86SZRqqZupNoW&#10;Cp584HnITpM02dmwu9X033cLBW/z8T1nvRlMJ67kfGNZQTpNQBCXVjdcKTif3idLED4ga+wsk4If&#10;8rApHkZrzLW98YGux1CJGMI+RwV1CH0upS9rMuintieO3Kd1BkOErpLa4S2Gm05mSfIkDTYcG2rs&#10;aVdT2R6/jYImWwxpmF/afbrfvn25bL58zaxS48fh5RlEoCHcxf/uDx3nr2bw90y8QBa/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uty1jDAAAA3AAAAA8AAAAAAAAAAAAA&#10;AAAAoQIAAGRycy9kb3ducmV2LnhtbFBLBQYAAAAABAAEAPkAAACRAwAAAAA=&#10;" strokeweight=".14042mm"/>
                <v:line id="Line 146" o:spid="_x0000_s1104" style="position:absolute;visibility:visible;mso-wrap-style:square" from="6176,1892" to="6176,1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RTLMIAAADcAAAADwAAAGRycy9kb3ducmV2LnhtbERPTWvCQBC9F/wPywi91U1CUBtdRW0L&#10;BU+1pechOybR7GzY3Sbpv3cLQm/zeJ+z3o6mFT0531hWkM4SEMSl1Q1XCr4+356WIHxA1thaJgW/&#10;5GG7mTyssdB24A/qT6ESMYR9gQrqELpCSl/WZNDPbEccubN1BkOErpLa4RDDTSuzJJlLgw3Hhho7&#10;OtRUXk8/RkGTLcY05N/XY3rcv15cli9fMqvU43TcrUAEGsO/+O5+13H+cw5/z8QL5OY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ERTLMIAAADcAAAADwAAAAAAAAAAAAAA&#10;AAChAgAAZHJzL2Rvd25yZXYueG1sUEsFBgAAAAAEAAQA+QAAAJADAAAAAA==&#10;" strokeweight=".14042mm"/>
                <v:line id="Line 145" o:spid="_x0000_s1105" style="position:absolute;visibility:visible;mso-wrap-style:square" from="11324,1892" to="11324,1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j2t8IAAADcAAAADwAAAGRycy9kb3ducmV2LnhtbERPS4vCMBC+C/6HMII3TVt0datR3Iew&#10;4El32fPQjG21mZQkav33ZmHB23x8z1muO9OIKzlfW1aQjhMQxIXVNZcKfr63ozkIH5A1NpZJwZ08&#10;rFf93hJzbW+8p+shlCKGsM9RQRVCm0vpi4oM+rFtiSN3tM5giNCVUju8xXDTyCxJXqTBmmNDhS29&#10;V1ScDxejoM5mXRomv+ddunv7PLlsMv/IrFLDQbdZgAjUhaf43/2l4/zXKfw9Ey+Qq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wj2t8IAAADcAAAADwAAAAAAAAAAAAAA&#10;AAChAgAAZHJzL2Rvd25yZXYueG1sUEsFBgAAAAAEAAQA+QAAAJADAAAAAA==&#10;" strokeweight=".14042mm"/>
                <v:line id="Line 144" o:spid="_x0000_s1106" style="position:absolute;visibility:visible;mso-wrap-style:square" from="6176,2011" to="6176,20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9powMIAAADcAAAADwAAAGRycy9kb3ducmV2LnhtbERPS2vCQBC+F/oflin0VjcJoja6kb4E&#10;wVPT4nnIjkk0Oxt2tzH9964geJuP7zmr9Wg6MZDzrWUF6SQBQVxZ3XKt4Pdn87IA4QOyxs4yKfgn&#10;D+vi8WGFubZn/qahDLWIIexzVNCE0OdS+qohg35ie+LIHawzGCJ0tdQOzzHcdDJLkpk02HJsaLCn&#10;j4aqU/lnFLTZfEzDdH/apbv3r6PLpovPzCr1/DS+LUEEGsNdfHNvdZz/OoPrM/ECWV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9powMIAAADcAAAADwAAAAAAAAAAAAAA&#10;AAChAgAAZHJzL2Rvd25yZXYueG1sUEsFBgAAAAAEAAQA+QAAAJADAAAAAA==&#10;" strokeweight=".14042mm"/>
                <v:line id="Line 143" o:spid="_x0000_s1107" style="position:absolute;visibility:visible;mso-wrap-style:square" from="11324,2011" to="11324,20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JbNW8IAAADcAAAADwAAAGRycy9kb3ducmV2LnhtbERPTWvCQBC9C/0PyxS86SZBqo1upFUL&#10;BU+1xfOQHZOY7GzYXTX++26h4G0e73NW68F04krON5YVpNMEBHFpdcOVgp/vj8kChA/IGjvLpOBO&#10;HtbF02iFubY3/qLrIVQihrDPUUEdQp9L6cuaDPqp7Ykjd7LOYIjQVVI7vMVw08ksSV6kwYZjQ409&#10;bWoq28PFKGiy+ZCG2bHdp/v33dlls8U2s0qNn4e3JYhAQ3iI/92fOs5/ncPfM/ECWf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JbNW8IAAADcAAAADwAAAAAAAAAAAAAA&#10;AAChAgAAZHJzL2Rvd25yZXYueG1sUEsFBgAAAAAEAAQA+QAAAJADAAAAAA==&#10;" strokeweight=".14042mm"/>
                <v:line id="Line 142" o:spid="_x0000_s1108" style="position:absolute;visibility:visible;mso-wrap-style:square" from="6176,2131" to="6176,2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lZKcUAAADcAAAADwAAAGRycy9kb3ducmV2LnhtbESPQW/CMAyF75P2HyIj7TbSVmiDQkCD&#10;bRISJ9jE2WpMW2icKsmg+/fzAWk3W+/5vc+L1eA6daUQW88G8nEGirjytuXawPfX5/MUVEzIFjvP&#10;ZOCXIqyWjw8LLK2/8Z6uh1QrCeFYooEmpb7UOlYNOYxj3xOLdvLBYZI11NoGvEm463SRZS/aYcvS&#10;0GBPm4aqy+HHGWiL1yFPk+Nll+/WH+dQTKbvhTfmaTS8zUElGtK/+X69tYI/E1p5RibQy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QlZKcUAAADcAAAADwAAAAAAAAAA&#10;AAAAAAChAgAAZHJzL2Rvd25yZXYueG1sUEsFBgAAAAAEAAQA+QAAAJMDAAAAAA==&#10;" strokeweight=".14042mm"/>
                <v:line id="Line 141" o:spid="_x0000_s1109" style="position:absolute;visibility:visible;mso-wrap-style:square" from="11324,2131" to="11324,2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X8ssIAAADcAAAADwAAAGRycy9kb3ducmV2LnhtbERPyWrDMBC9F/oPYgq5NbKNaRM3Smg2&#10;CORUt/Q8WFPbjTUykuI4f18FCrnN462zWI2mEwM531pWkE4TEMSV1S3XCr4+988zED4ga+wsk4Ir&#10;eVgtHx8WWGh74Q8aylCLGMK+QAVNCH0hpa8aMuintieO3I91BkOErpba4SWGm05mSfIiDbYcGxrs&#10;adNQdSrPRkGbvY5pyL9Px/S43v26LJ9tM6vU5Gl8fwMRaAx38b/7oOP8+Rxuz8QL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kX8ssIAAADcAAAADwAAAAAAAAAAAAAA&#10;AAChAgAAZHJzL2Rvd25yZXYueG1sUEsFBgAAAAAEAAQA+QAAAJADAAAAAA==&#10;" strokeweight=".14042mm"/>
                <v:line id="Line 140" o:spid="_x0000_s1110" style="position:absolute;visibility:visible;mso-wrap-style:square" from="6176,2250" to="6176,22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Ch1MIAAADcAAAADwAAAGRycy9kb3ducmV2LnhtbESPQYvCMBSE74L/ITxhb5q2iEo1irvu&#10;guBJXfb8aJ5ttXkpSdTuvzeC4HGYmW+YxaozjbiR87VlBekoAUFcWF1zqeD3+DOcgfABWWNjmRT8&#10;k4fVst9bYK7tnfd0O4RSRAj7HBVUIbS5lL6oyKAf2ZY4eifrDIYoXSm1w3uEm0ZmSTKRBmuOCxW2&#10;9FVRcTlcjYI6m3ZpGP9ddunu8/vssvFsk1mlPgbdeg4iUBfe4Vd7qxVEIjzPxCMgl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FCh1MIAAADcAAAADwAAAAAAAAAAAAAA&#10;AAChAgAAZHJzL2Rvd25yZXYueG1sUEsFBgAAAAAEAAQA+QAAAJADAAAAAA==&#10;" strokeweight=".14042mm"/>
                <v:line id="Line 139" o:spid="_x0000_s1111" style="position:absolute;visibility:visible;mso-wrap-style:square" from="11324,2250" to="11324,22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wET8MAAADcAAAADwAAAGRycy9kb3ducmV2LnhtbESPQWsCMRSE7wX/Q3iCt5rdIK2sRlGr&#10;UPBUFc+PzXN3dfOyJKmu/74pFHocZuYbZr7sbSvu5EPjWEM+zkAQl840XGk4HXevUxAhIhtsHZOG&#10;JwVYLgYvcyyMe/AX3Q+xEgnCoUANdYxdIWUoa7IYxq4jTt7FeYsxSV9J4/GR4LaVKsvepMWG00KN&#10;HW1qKm+Hb6uhUe99Hifn2z7fr7dXrybTD+W0Hg371QxEpD7+h//an0aDynL4PZOOgFz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ccBE/DAAAA3AAAAA8AAAAAAAAAAAAA&#10;AAAAoQIAAGRycy9kb3ducmV2LnhtbFBLBQYAAAAABAAEAPkAAACRAwAAAAA=&#10;" strokeweight=".14042mm"/>
                <v:line id="Line 138" o:spid="_x0000_s1112" style="position:absolute;visibility:visible;mso-wrap-style:square" from="6176,2370" to="6176,2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86aOMMAAADcAAAADwAAAGRycy9kb3ducmV2LnhtbESPQWsCMRSE7wX/Q3iCt5rdIK2sRlGr&#10;UPBUFc+PzXN3dfOyJKmu/74pFHocZuYbZr7sbSvu5EPjWEM+zkAQl840XGk4HXevUxAhIhtsHZOG&#10;JwVYLgYvcyyMe/AX3Q+xEgnCoUANdYxdIWUoa7IYxq4jTt7FeYsxSV9J4/GR4LaVKsvepMWG00KN&#10;HW1qKm+Hb6uhUe99Hifn2z7fr7dXrybTD+W0Hg371QxEpD7+h//an0aDyhT8nklHQC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fOmjjDAAAA3AAAAA8AAAAAAAAAAAAA&#10;AAAAoQIAAGRycy9kb3ducmV2LnhtbFBLBQYAAAAABAAEAPkAAACRAwAAAAA=&#10;" strokeweight=".14042mm"/>
                <v:line id="Line 137" o:spid="_x0000_s1113" style="position:absolute;visibility:visible;mso-wrap-style:square" from="11324,2370" to="11324,2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I/o8QAAADcAAAADwAAAGRycy9kb3ducmV2LnhtbESPQWsCMRSE74L/ITyht5rdVKqsRlHb&#10;QsGT2+L5sXnd3bp5WZKo23/fFAoeh5n5hlltBtuJK/nQOtaQTzMQxJUzLdcaPj/eHhcgQkQ22Dkm&#10;DT8UYLMej1ZYGHfjI13LWIsE4VCghibGvpAyVA1ZDFPXEyfvy3mLMUlfS+PxluC2kyrLnqXFltNC&#10;gz3tG6rO5cVqaNV8yOPsdD7kh93rt1ezxYtyWj9Mhu0SRKQh3sP/7XejQWVP8HcmHQG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gj+jxAAAANwAAAAPAAAAAAAAAAAA&#10;AAAAAKECAABkcnMvZG93bnJldi54bWxQSwUGAAAAAAQABAD5AAAAkgMAAAAA&#10;" strokeweight=".14042mm"/>
                <v:line id="Line 136" o:spid="_x0000_s1114" style="position:absolute;visibility:visible;mso-wrap-style:square" from="6176,2490" to="6176,2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2un18QAAADcAAAADwAAAGRycy9kb3ducmV2LnhtbESPQWvCQBSE74L/YXlCb7rJEqqkrlJt&#10;C4InY+n5kX1NUrNvw+5W03/vFgo9DjPzDbPejrYXV/Khc6whX2QgiGtnOm40vJ/f5isQISIb7B2T&#10;hh8KsN1MJ2ssjbvxia5VbESCcChRQxvjUEoZ6pYshoUbiJP36bzFmKRvpPF4S3DbS5Vlj9Jix2mh&#10;xYH2LdWX6ttq6NRyzGPxcTnmx93rl1fF6kU5rR9m4/MTiEhj/A//tQ9Gg8oK+D2TjoDc3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a6fXxAAAANwAAAAPAAAAAAAAAAAA&#10;AAAAAKECAABkcnMvZG93bnJldi54bWxQSwUGAAAAAAQABAD5AAAAkgMAAAAA&#10;" strokeweight=".14042mm"/>
                <v:line id="Line 135" o:spid="_x0000_s1115" style="position:absolute;visibility:visible;mso-wrap-style:square" from="11324,2490" to="11324,2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cCTMQAAADcAAAADwAAAGRycy9kb3ducmV2LnhtbESPzWrDMBCE74W8g9hAb4lskT+cKCFp&#10;GyjkFLfkvFhb2421MpKauG9fFQo9DjPzDbPZDbYTN/Khdawhn2YgiCtnWq41vL8dJysQISIb7ByT&#10;hm8KsNuOHjZYGHfnM93KWIsE4VCghibGvpAyVA1ZDFPXEyfvw3mLMUlfS+PxnuC2kyrLFtJiy2mh&#10;wZ6eGqqu5ZfV0KrlkMfZ5XrKT4eXT69mq2fltH4cD/s1iEhD/A//tV+NBpXN4fdMOgJy+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JwJMxAAAANwAAAAPAAAAAAAAAAAA&#10;AAAAAKECAABkcnMvZG93bnJldi54bWxQSwUGAAAAAAQABAD5AAAAkgMAAAAA&#10;" strokeweight=".14042mm"/>
                <v:line id="Line 134" o:spid="_x0000_s1116" style="position:absolute;visibility:visible;mso-wrap-style:square" from="6176,2609" to="6176,2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WcO8MAAADcAAAADwAAAGRycy9kb3ducmV2LnhtbESPQWsCMRSE7wX/Q3iCt5rdIFZWo2ir&#10;UPBUWzw/Ns/d1c3LkkRd/70pFHocZuYbZrHqbStu5EPjWEM+zkAQl840XGn4+d69zkCEiGywdUwa&#10;HhRgtRy8LLAw7s5fdDvESiQIhwI11DF2hZShrMliGLuOOHkn5y3GJH0ljcd7gttWqiybSosNp4Ua&#10;O3qvqbwcrlZDo976PE6Ol32+32zPXk1mH8ppPRr26zmISH38D/+1P40GlU3h90w6An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j1nDvDAAAA3AAAAA8AAAAAAAAAAAAA&#10;AAAAoQIAAGRycy9kb3ducmV2LnhtbFBLBQYAAAAABAAEAPkAAACRAwAAAAA=&#10;" strokeweight=".14042mm"/>
                <v:line id="Line 133" o:spid="_x0000_s1117" style="position:absolute;visibility:visible;mso-wrap-style:square" from="11324,2609" to="11324,2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7k5oMMAAADcAAAADwAAAGRycy9kb3ducmV2LnhtbESPQWsCMRSE74L/ITzBm2Y3SJXVKNoq&#10;FDzVFs+PzXN3dfOyJFG3/74pFHocZuYbZrXpbSse5EPjWEM+zUAQl840XGn4+jxMFiBCRDbYOiYN&#10;3xRgsx4OVlgY9+QPepxiJRKEQ4Ea6hi7QspQ1mQxTF1HnLyL8xZjkr6SxuMzwW0rVZa9SIsNp4Ua&#10;O3qtqbyd7lZDo+Z9Hmfn2zE/7vZXr2aLN+W0Ho/67RJEpD7+h//a70aDyubweyYdAbn+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e5OaDDAAAA3AAAAA8AAAAAAAAAAAAA&#10;AAAAoQIAAGRycy9kb3ducmV2LnhtbFBLBQYAAAAABAAEAPkAAACRAwAAAAA=&#10;" strokeweight=".14042mm"/>
                <v:line id="Line 132" o:spid="_x0000_s1118" style="position:absolute;visibility:visible;mso-wrap-style:square" from="6176,2729" to="6176,27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at0sEAAADcAAAADwAAAGRycy9kb3ducmV2LnhtbERPW2vCMBR+F/wP4Qi+adogUzpj8TJh&#10;4JNu7PnQnLVdm5OSZNr9++VhsMeP774tR9uLO/nQOtaQLzMQxJUzLdca3t/Oiw2IEJEN9o5Jww8F&#10;KHfTyRYL4x58pfst1iKFcChQQxPjUEgZqoYshqUbiBP36bzFmKCvpfH4SOG2lyrLnqTFllNDgwMd&#10;G6q627fV0Kr1mMfVR3fJL4eXL69Wm5NyWs9n4/4ZRKQx/ov/3K9Gg8rS2nQmHQG5+w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Jq3SwQAAANwAAAAPAAAAAAAAAAAAAAAA&#10;AKECAABkcnMvZG93bnJldi54bWxQSwUGAAAAAAQABAD5AAAAjwMAAAAA&#10;" strokeweight=".14042mm"/>
                <v:line id="Line 131" o:spid="_x0000_s1119" style="position:absolute;visibility:visible;mso-wrap-style:square" from="11324,2729" to="11324,27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IScQAAADcAAAADwAAAGRycy9kb3ducmV2LnhtbESPQWsCMRSE7wX/Q3hCbzW7QayuRrG1&#10;hYKnqnh+bJ67q5uXJYm6/femUOhxmJlvmMWqt624kQ+NYw35KANBXDrTcKXhsP98mYIIEdlg65g0&#10;/FCA1XLwtMDCuDt/020XK5EgHArUUMfYFVKGsiaLYeQ64uSdnLcYk/SVNB7vCW5bqbJsIi02nBZq&#10;7Oi9pvKyu1oNjXrt8zg+Xrb59u3j7NV4ulFO6+dhv56DiNTH//Bf+8toUNkMfs+kI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aghJxAAAANwAAAAPAAAAAAAAAAAA&#10;AAAAAKECAABkcnMvZG93bnJldi54bWxQSwUGAAAAAAQABAD5AAAAkgMAAAAA&#10;" strokeweight=".14042mm"/>
                <v:line id="Line 130" o:spid="_x0000_s1120" style="position:absolute;visibility:visible;mso-wrap-style:square" from="6176,2848" to="6176,2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Yk3CcAAAADcAAAADwAAAGRycy9kb3ducmV2LnhtbERPy4rCMBTdD8w/hDswuzFtEEeqUebh&#10;gOBqqri+NNe22tyUJGr9e7MQXB7Oe74cbCcu5EPrWEM+ykAQV860XGvYbf8+piBCRDbYOSYNNwqw&#10;XLy+zLEw7sr/dCljLVIIhwI1NDH2hZShashiGLmeOHEH5y3GBH0tjcdrCredVFk2kRZbTg0N9vTT&#10;UHUqz1ZDqz6HPI73p02++V4dvRpPf5XT+v1t+JqBiDTEp/jhXhsNKk/z05l0BOTiD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2JNwnAAAAA3AAAAA8AAAAAAAAAAAAAAAAA&#10;oQIAAGRycy9kb3ducmV2LnhtbFBLBQYAAAAABAAEAPkAAACOAwAAAAA=&#10;" strokeweight=".14042mm"/>
                <v:line id="Line 129" o:spid="_x0000_s1121" style="position:absolute;visibility:visible;mso-wrap-style:square" from="11324,2848" to="11324,2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WSksMAAADcAAAADwAAAGRycy9kb3ducmV2LnhtbESPQWsCMRSE7wX/Q3hCbzWbIFZWo9ja&#10;QsFTtfT82Dx3VzcvSxJ1++8bodDjMDPfMMv14DpxpRBbzwbUpABBXHnbcm3g6/D+NAcRE7LFzjMZ&#10;+KEI69XoYYml9Tf+pOs+1SJDOJZooEmpL6WMVUMO48T3xNk7+uAwZRlqaQPeMtx1UhfFTDpsOS80&#10;2NNrQ9V5f3EGWv08qDT9Pu/U7uXtFPR0vtXemMfxsFmASDSk//Bf+8Ma0ErB/Uw+AnL1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LFkpLDAAAA3AAAAA8AAAAAAAAAAAAA&#10;AAAAoQIAAGRycy9kb3ducmV2LnhtbFBLBQYAAAAABAAEAPkAAACRAwAAAAA=&#10;" strokeweight=".14042mm"/>
                <v:line id="Line 128" o:spid="_x0000_s1122" style="position:absolute;visibility:visible;mso-wrap-style:square" from="6176,2968" to="6176,2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cM5cMAAADcAAAADwAAAGRycy9kb3ducmV2LnhtbESPQWsCMRSE7wX/Q3iCt5rdIK2sRlGr&#10;UPBUFc+PzXN3dfOyJKmu/74pFHocZuYbZr7sbSvu5EPjWEM+zkAQl840XGk4HXevUxAhIhtsHZOG&#10;JwVYLgYvcyyMe/AX3Q+xEgnCoUANdYxdIWUoa7IYxq4jTt7FeYsxSV9J4/GR4LaVKsvepMWG00KN&#10;HW1qKm+Hb6uhUe99Hifn2z7fr7dXrybTD+W0Hg371QxEpD7+h//an0aDyhX8nklHQC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IXDOXDAAAA3AAAAA8AAAAAAAAAAAAA&#10;AAAAoQIAAGRycy9kb3ducmV2LnhtbFBLBQYAAAAABAAEAPkAAACRAwAAAAA=&#10;" strokeweight=".14042mm"/>
                <v:line id="Line 127" o:spid="_x0000_s1123" style="position:absolute;visibility:visible;mso-wrap-style:square" from="11324,2968" to="11324,2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upfsQAAADcAAAADwAAAGRycy9kb3ducmV2LnhtbESPQWsCMRSE74L/ITyht5rdVKqsRlHb&#10;QsGT2+L5sXnd3bp5WZKo23/fFAoeh5n5hlltBtuJK/nQOtaQTzMQxJUzLdcaPj/eHhcgQkQ22Dkm&#10;DT8UYLMej1ZYGHfjI13LWIsE4VCghibGvpAyVA1ZDFPXEyfvy3mLMUlfS+PxluC2kyrLnqXFltNC&#10;gz3tG6rO5cVqaNV8yOPsdD7kh93rt1ezxYtyWj9Mhu0SRKQh3sP/7XejQeVP8HcmHQG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W6l+xAAAANwAAAAPAAAAAAAAAAAA&#10;AAAAAKECAABkcnMvZG93bnJldi54bWxQSwUGAAAAAAQABAD5AAAAkgMAAAAA&#10;" strokeweight=".14042mm"/>
                <v:line id="Line 126" o:spid="_x0000_s1124" style="position:absolute;visibility:visible;mso-wrap-style:square" from="6176,3087" to="6176,30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IxCsQAAADcAAAADwAAAGRycy9kb3ducmV2LnhtbESPQWvCQBSE74L/YXlCb7rJEqqkrlJt&#10;C4InY+n5kX1NUrNvw+5W03/vFgo9DjPzDbPejrYXV/Khc6whX2QgiGtnOm40vJ/f5isQISIb7B2T&#10;hh8KsN1MJ2ssjbvxia5VbESCcChRQxvjUEoZ6pYshoUbiJP36bzFmKRvpPF4S3DbS5Vlj9Jix2mh&#10;xYH2LdWX6ttq6NRyzGPxcTnmx93rl1fF6kU5rR9m4/MTiEhj/A//tQ9Gg8oL+D2TjoDc3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sjEKxAAAANwAAAAPAAAAAAAAAAAA&#10;AAAAAKECAABkcnMvZG93bnJldi54bWxQSwUGAAAAAAQABAD5AAAAkgMAAAAA&#10;" strokeweight=".14042mm"/>
                <v:line id="Line 125" o:spid="_x0000_s1125" style="position:absolute;visibility:visible;mso-wrap-style:square" from="11324,3087" to="11324,30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UkcQAAADcAAAADwAAAGRycy9kb3ducmV2LnhtbESPzWrDMBCE74W8g9hAb4lskT+cKCFp&#10;GyjkFLfkvFhb2421MpKauG9fFQo9DjPzDbPZDbYTN/Khdawhn2YgiCtnWq41vL8dJysQISIb7ByT&#10;hm8KsNuOHjZYGHfnM93KWIsE4VCghibGvpAyVA1ZDFPXEyfvw3mLMUlfS+PxnuC2kyrLFtJiy2mh&#10;wZ6eGqqu5ZfV0KrlkMfZ5XrKT4eXT69mq2fltH4cD/s1iEhD/A//tV+NBpXP4fdMOgJy+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pSRxAAAANwAAAAPAAAAAAAAAAAA&#10;AAAAAKECAABkcnMvZG93bnJldi54bWxQSwUGAAAAAAQABAD5AAAAkgMAAAAA&#10;" strokeweight=".14042mm"/>
                <v:line id="Line 124" o:spid="_x0000_s1126" style="position:absolute;visibility:visible;mso-wrap-style:square" from="6176,3207" to="6176,3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wK5sMAAADcAAAADwAAAGRycy9kb3ducmV2LnhtbESPQWsCMRSE7wX/Q3iCt5rdIFZWo2ir&#10;UPBUWzw/Ns/d1c3LkkRd/70pFHocZuYbZrHqbStu5EPjWEM+zkAQl840XGn4+d69zkCEiGywdUwa&#10;HhRgtRy8LLAw7s5fdDvESiQIhwI11DF2hZShrMliGLuOOHkn5y3GJH0ljcd7gttWqiybSosNp4Ua&#10;O3qvqbwcrlZDo976PE6Ol32+32zPXk1mH8ppPRr26zmISH38D/+1P40GlU/h90w6An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0sCubDAAAA3AAAAA8AAAAAAAAAAAAA&#10;AAAAoQIAAGRycy9kb3ducmV2LnhtbFBLBQYAAAAABAAEAPkAAACRAwAAAAA=&#10;" strokeweight=".14042mm"/>
                <v:line id="Line 123" o:spid="_x0000_s1127" style="position:absolute;visibility:visible;mso-wrap-style:square" from="11324,3207" to="11324,3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CvfcMAAADcAAAADwAAAGRycy9kb3ducmV2LnhtbESPQWsCMRSE74L/ITzBm2Y3SJXVKNoq&#10;FDzVFs+PzXN3dfOyJFG3/74pFHocZuYbZrXpbSse5EPjWEM+zUAQl840XGn4+jxMFiBCRDbYOiYN&#10;3xRgsx4OVlgY9+QPepxiJRKEQ4Ea6hi7QspQ1mQxTF1HnLyL8xZjkr6SxuMzwW0rVZa9SIsNp4Ua&#10;O3qtqbyd7lZDo+Z9Hmfn2zE/7vZXr2aLN+W0Ho/67RJEpD7+h//a70aDyufweyYdAbn+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Jgr33DAAAA3AAAAA8AAAAAAAAAAAAA&#10;AAAAoQIAAGRycy9kb3ducmV2LnhtbFBLBQYAAAAABAAEAPkAAACRAwAAAAA=&#10;" strokeweight=".14042mm"/>
                <v:line id="Line 122" o:spid="_x0000_s1128" style="position:absolute;visibility:visible;mso-wrap-style:square" from="6176,3275" to="6176,3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87D8AAAADcAAAADwAAAGRycy9kb3ducmV2LnhtbERPy4rCMBTdD8w/hDswuzFtEEeqUebh&#10;gOBqqri+NNe22tyUJGr9e7MQXB7Oe74cbCcu5EPrWEM+ykAQV860XGvYbf8+piBCRDbYOSYNNwqw&#10;XLy+zLEw7sr/dCljLVIIhwI1NDH2hZShashiGLmeOHEH5y3GBH0tjcdrCredVFk2kRZbTg0N9vTT&#10;UHUqz1ZDqz6HPI73p02++V4dvRpPf5XT+v1t+JqBiDTEp/jhXhsNKk9r05l0BOTiD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P/Ow/AAAAA3AAAAA8AAAAAAAAAAAAAAAAA&#10;oQIAAGRycy9kb3ducmV2LnhtbFBLBQYAAAAABAAEAPkAAACOAwAAAAA=&#10;" strokeweight=".14042mm"/>
                <v:line id="Line 121" o:spid="_x0000_s1129" style="position:absolute;visibility:visible;mso-wrap-style:square" from="6172,3271" to="6239,3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OelMQAAADcAAAADwAAAGRycy9kb3ducmV2LnhtbESPQWsCMRSE7wX/Q3hCbzW7QayuRrG1&#10;hYKnqnh+bJ67q5uXJYm6/femUOhxmJlvmMWqt624kQ+NYw35KANBXDrTcKXhsP98mYIIEdlg65g0&#10;/FCA1XLwtMDCuDt/020XK5EgHArUUMfYFVKGsiaLYeQ64uSdnLcYk/SVNB7vCW5bqbJsIi02nBZq&#10;7Oi9pvKyu1oNjXrt8zg+Xrb59u3j7NV4ulFO6+dhv56DiNTH//Bf+8toUPkMfs+kI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s56UxAAAANwAAAAPAAAAAAAAAAAA&#10;AAAAAKECAABkcnMvZG93bnJldi54bWxQSwUGAAAAAAQABAD5AAAAkgMAAAAA&#10;" strokeweight=".14042mm"/>
                <v:line id="Line 120" o:spid="_x0000_s1130" style="position:absolute;visibility:visible;mso-wrap-style:square" from="6239,3271" to="11261,3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9tMEAAADcAAAADwAAAGRycy9kb3ducmV2LnhtbERPW2vCMBR+F/wP4Qi+adogUzpj8TJh&#10;4JNu7PnQnLVdm5OSZNr9++VhsMeP774tR9uLO/nQOtaQLzMQxJUzLdca3t/Oiw2IEJEN9o5Jww8F&#10;KHfTyRYL4x58pfst1iKFcChQQxPjUEgZqoYshqUbiBP36bzFmKCvpfH4SOG2lyrLnqTFllNDgwMd&#10;G6q627fV0Kr1mMfVR3fJL4eXL69Wm5NyWs9n4/4ZRKQx/ov/3K9Gg1JpfjqTjoDc/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5f20wQAAANwAAAAPAAAAAAAAAAAAAAAA&#10;AKECAABkcnMvZG93bnJldi54bWxQSwUGAAAAAAQABAD5AAAAjwMAAAAA&#10;" strokeweight=".14042mm"/>
                <v:line id="Line 119" o:spid="_x0000_s1131" style="position:absolute;visibility:visible;mso-wrap-style:square" from="11261,3271" to="11328,3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lYL8MAAADcAAAADwAAAGRycy9kb3ducmV2LnhtbESPQWsCMRSE7wX/Q3iCt5rdIK2sRlGr&#10;UPBUFc+PzXN3dfOyJKmu/74pFHocZuYbZr7sbSvu5EPjWEM+zkAQl840XGk4HXevUxAhIhtsHZOG&#10;JwVYLgYvcyyMe/AX3Q+xEgnCoUANdYxdIWUoa7IYxq4jTt7FeYsxSV9J4/GR4LaVKsvepMWG00KN&#10;HW1qKm+Hb6uhUe99Hifn2z7fr7dXrybTD+W0Hg371QxEpD7+h//an0aDUjn8nklHQC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ypWC/DAAAA3AAAAA8AAAAAAAAAAAAA&#10;AAAAoQIAAGRycy9kb3ducmV2LnhtbFBLBQYAAAAABAAEAPkAAACRAwAAAAA=&#10;" strokeweight=".14042mm"/>
                <v:line id="Line 118" o:spid="_x0000_s1132" style="position:absolute;visibility:visible;mso-wrap-style:square" from="11324,3275" to="11324,3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vGWMMAAADcAAAADwAAAGRycy9kb3ducmV2LnhtbESPQWsCMRSE7wX/Q3iCt5rdIK2sRlGr&#10;UPBUFc+PzXN3dfOyJKmu/74pFHocZuYbZr7sbSvu5EPjWEM+zkAQl840XGk4HXevUxAhIhtsHZOG&#10;JwVYLgYvcyyMe/AX3Q+xEgnCoUANdYxdIWUoa7IYxq4jTt7FeYsxSV9J4/GR4LaVKsvepMWG00KN&#10;HW1qKm+Hb6uhUe99Hifn2z7fr7dXrybTD+W0Hg371QxEpD7+h//an0aDUgp+z6QjIB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x7xljDAAAA3AAAAA8AAAAAAAAAAAAA&#10;AAAAoQIAAGRycy9kb3ducmV2LnhtbFBLBQYAAAAABAAEAPkAAACRAwAAAAA=&#10;" strokeweight=".14042mm"/>
                <w10:wrap anchorx="page"/>
              </v:group>
            </w:pict>
          </mc:Fallback>
        </mc:AlternateContent>
      </w:r>
      <w:r w:rsidR="00A541FA">
        <w:rPr>
          <w:sz w:val="16"/>
        </w:rPr>
        <w:t>Listing 3.    Example code generated for the region of   S1</w:t>
      </w:r>
    </w:p>
    <w:p w14:paraId="5AE39E3D" w14:textId="37A3E843" w:rsidR="00864105" w:rsidRDefault="006A4EFD">
      <w:pPr>
        <w:spacing w:before="23" w:line="249" w:lineRule="auto"/>
        <w:ind w:left="338" w:right="3204" w:hanging="169"/>
        <w:rPr>
          <w:sz w:val="10"/>
        </w:rPr>
      </w:pPr>
      <w:r>
        <w:rPr>
          <w:noProof/>
        </w:rPr>
        <mc:AlternateContent>
          <mc:Choice Requires="wpg">
            <w:drawing>
              <wp:anchor distT="0" distB="0" distL="114300" distR="114300" simplePos="0" relativeHeight="503274080" behindDoc="1" locked="0" layoutInCell="1" allowOverlap="1" wp14:anchorId="2F5B0A51" wp14:editId="3E3FFB99">
                <wp:simplePos x="0" y="0"/>
                <wp:positionH relativeFrom="page">
                  <wp:posOffset>575945</wp:posOffset>
                </wp:positionH>
                <wp:positionV relativeFrom="paragraph">
                  <wp:posOffset>12065</wp:posOffset>
                </wp:positionV>
                <wp:extent cx="3279775" cy="1035050"/>
                <wp:effectExtent l="4445" t="8255" r="11430" b="4445"/>
                <wp:wrapNone/>
                <wp:docPr id="83"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79775" cy="1035050"/>
                          <a:chOff x="907" y="19"/>
                          <a:chExt cx="5165" cy="1630"/>
                        </a:xfrm>
                      </wpg:grpSpPr>
                      <wps:wsp>
                        <wps:cNvPr id="84" name="Line 116"/>
                        <wps:cNvCnPr>
                          <a:cxnSpLocks noChangeShapeType="1"/>
                        </wps:cNvCnPr>
                        <wps:spPr bwMode="auto">
                          <a:xfrm>
                            <a:off x="915" y="143"/>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85" name="Line 115"/>
                        <wps:cNvCnPr>
                          <a:cxnSpLocks noChangeShapeType="1"/>
                        </wps:cNvCnPr>
                        <wps:spPr bwMode="auto">
                          <a:xfrm>
                            <a:off x="915" y="262"/>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86" name="Line 114"/>
                        <wps:cNvCnPr>
                          <a:cxnSpLocks noChangeShapeType="1"/>
                        </wps:cNvCnPr>
                        <wps:spPr bwMode="auto">
                          <a:xfrm>
                            <a:off x="6064" y="143"/>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87" name="Rectangle 113"/>
                        <wps:cNvSpPr>
                          <a:spLocks noChangeArrowheads="1"/>
                        </wps:cNvSpPr>
                        <wps:spPr bwMode="auto">
                          <a:xfrm>
                            <a:off x="979" y="143"/>
                            <a:ext cx="5021" cy="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 name="Line 112"/>
                        <wps:cNvCnPr>
                          <a:cxnSpLocks noChangeShapeType="1"/>
                        </wps:cNvCnPr>
                        <wps:spPr bwMode="auto">
                          <a:xfrm>
                            <a:off x="6064" y="262"/>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89" name="Line 111"/>
                        <wps:cNvCnPr>
                          <a:cxnSpLocks noChangeShapeType="1"/>
                        </wps:cNvCnPr>
                        <wps:spPr bwMode="auto">
                          <a:xfrm>
                            <a:off x="915" y="382"/>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90" name="Line 110"/>
                        <wps:cNvCnPr>
                          <a:cxnSpLocks noChangeShapeType="1"/>
                        </wps:cNvCnPr>
                        <wps:spPr bwMode="auto">
                          <a:xfrm>
                            <a:off x="6064" y="382"/>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91" name="Line 109"/>
                        <wps:cNvCnPr>
                          <a:cxnSpLocks noChangeShapeType="1"/>
                        </wps:cNvCnPr>
                        <wps:spPr bwMode="auto">
                          <a:xfrm>
                            <a:off x="915" y="501"/>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92" name="Line 108"/>
                        <wps:cNvCnPr>
                          <a:cxnSpLocks noChangeShapeType="1"/>
                        </wps:cNvCnPr>
                        <wps:spPr bwMode="auto">
                          <a:xfrm>
                            <a:off x="6064" y="501"/>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93" name="Line 107"/>
                        <wps:cNvCnPr>
                          <a:cxnSpLocks noChangeShapeType="1"/>
                        </wps:cNvCnPr>
                        <wps:spPr bwMode="auto">
                          <a:xfrm>
                            <a:off x="915" y="621"/>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94" name="Line 106"/>
                        <wps:cNvCnPr>
                          <a:cxnSpLocks noChangeShapeType="1"/>
                        </wps:cNvCnPr>
                        <wps:spPr bwMode="auto">
                          <a:xfrm>
                            <a:off x="6064" y="621"/>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95" name="Line 105"/>
                        <wps:cNvCnPr>
                          <a:cxnSpLocks noChangeShapeType="1"/>
                        </wps:cNvCnPr>
                        <wps:spPr bwMode="auto">
                          <a:xfrm>
                            <a:off x="915" y="740"/>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96" name="Line 104"/>
                        <wps:cNvCnPr>
                          <a:cxnSpLocks noChangeShapeType="1"/>
                        </wps:cNvCnPr>
                        <wps:spPr bwMode="auto">
                          <a:xfrm>
                            <a:off x="6064" y="740"/>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97" name="Line 103"/>
                        <wps:cNvCnPr>
                          <a:cxnSpLocks noChangeShapeType="1"/>
                        </wps:cNvCnPr>
                        <wps:spPr bwMode="auto">
                          <a:xfrm>
                            <a:off x="915" y="860"/>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98" name="Line 102"/>
                        <wps:cNvCnPr>
                          <a:cxnSpLocks noChangeShapeType="1"/>
                        </wps:cNvCnPr>
                        <wps:spPr bwMode="auto">
                          <a:xfrm>
                            <a:off x="6064" y="860"/>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99" name="Line 101"/>
                        <wps:cNvCnPr>
                          <a:cxnSpLocks noChangeShapeType="1"/>
                        </wps:cNvCnPr>
                        <wps:spPr bwMode="auto">
                          <a:xfrm>
                            <a:off x="915" y="979"/>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00" name="Line 100"/>
                        <wps:cNvCnPr>
                          <a:cxnSpLocks noChangeShapeType="1"/>
                        </wps:cNvCnPr>
                        <wps:spPr bwMode="auto">
                          <a:xfrm>
                            <a:off x="6064" y="979"/>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01" name="Line 99"/>
                        <wps:cNvCnPr>
                          <a:cxnSpLocks noChangeShapeType="1"/>
                        </wps:cNvCnPr>
                        <wps:spPr bwMode="auto">
                          <a:xfrm>
                            <a:off x="915" y="1099"/>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02" name="Line 98"/>
                        <wps:cNvCnPr>
                          <a:cxnSpLocks noChangeShapeType="1"/>
                        </wps:cNvCnPr>
                        <wps:spPr bwMode="auto">
                          <a:xfrm>
                            <a:off x="6064" y="1099"/>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03" name="Line 97"/>
                        <wps:cNvCnPr>
                          <a:cxnSpLocks noChangeShapeType="1"/>
                        </wps:cNvCnPr>
                        <wps:spPr bwMode="auto">
                          <a:xfrm>
                            <a:off x="915" y="1219"/>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04" name="Line 96"/>
                        <wps:cNvCnPr>
                          <a:cxnSpLocks noChangeShapeType="1"/>
                        </wps:cNvCnPr>
                        <wps:spPr bwMode="auto">
                          <a:xfrm>
                            <a:off x="6064" y="1219"/>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05" name="Line 95"/>
                        <wps:cNvCnPr>
                          <a:cxnSpLocks noChangeShapeType="1"/>
                        </wps:cNvCnPr>
                        <wps:spPr bwMode="auto">
                          <a:xfrm>
                            <a:off x="915" y="133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06" name="Line 94"/>
                        <wps:cNvCnPr>
                          <a:cxnSpLocks noChangeShapeType="1"/>
                        </wps:cNvCnPr>
                        <wps:spPr bwMode="auto">
                          <a:xfrm>
                            <a:off x="6064" y="133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07" name="Line 93"/>
                        <wps:cNvCnPr>
                          <a:cxnSpLocks noChangeShapeType="1"/>
                        </wps:cNvCnPr>
                        <wps:spPr bwMode="auto">
                          <a:xfrm>
                            <a:off x="915" y="145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08" name="Line 92"/>
                        <wps:cNvCnPr>
                          <a:cxnSpLocks noChangeShapeType="1"/>
                        </wps:cNvCnPr>
                        <wps:spPr bwMode="auto">
                          <a:xfrm>
                            <a:off x="6064" y="145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09" name="Line 91"/>
                        <wps:cNvCnPr>
                          <a:cxnSpLocks noChangeShapeType="1"/>
                        </wps:cNvCnPr>
                        <wps:spPr bwMode="auto">
                          <a:xfrm>
                            <a:off x="915" y="157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10" name="Line 90"/>
                        <wps:cNvCnPr>
                          <a:cxnSpLocks noChangeShapeType="1"/>
                        </wps:cNvCnPr>
                        <wps:spPr bwMode="auto">
                          <a:xfrm>
                            <a:off x="6064" y="157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11" name="Line 89"/>
                        <wps:cNvCnPr>
                          <a:cxnSpLocks noChangeShapeType="1"/>
                        </wps:cNvCnPr>
                        <wps:spPr bwMode="auto">
                          <a:xfrm>
                            <a:off x="915" y="164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12" name="Line 88"/>
                        <wps:cNvCnPr>
                          <a:cxnSpLocks noChangeShapeType="1"/>
                        </wps:cNvCnPr>
                        <wps:spPr bwMode="auto">
                          <a:xfrm>
                            <a:off x="911" y="1641"/>
                            <a:ext cx="68"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13" name="Line 87"/>
                        <wps:cNvCnPr>
                          <a:cxnSpLocks noChangeShapeType="1"/>
                        </wps:cNvCnPr>
                        <wps:spPr bwMode="auto">
                          <a:xfrm>
                            <a:off x="979" y="1641"/>
                            <a:ext cx="5021"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14" name="Line 86"/>
                        <wps:cNvCnPr>
                          <a:cxnSpLocks noChangeShapeType="1"/>
                        </wps:cNvCnPr>
                        <wps:spPr bwMode="auto">
                          <a:xfrm>
                            <a:off x="6000" y="1641"/>
                            <a:ext cx="68"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15" name="Line 85"/>
                        <wps:cNvCnPr>
                          <a:cxnSpLocks noChangeShapeType="1"/>
                        </wps:cNvCnPr>
                        <wps:spPr bwMode="auto">
                          <a:xfrm>
                            <a:off x="6064" y="164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20CA278" id="Group 84" o:spid="_x0000_s1026" style="position:absolute;margin-left:45.35pt;margin-top:.95pt;width:258.25pt;height:81.5pt;z-index:-42400;mso-position-horizontal-relative:page" coordorigin="907,19" coordsize="5165,1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">
                <v:line id="Line 116" o:spid="_x0000_s1027" style="position:absolute;visibility:visible;mso-wrap-style:square" from="915,143" to="915,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VVEMMAAADbAAAADwAAAGRycy9kb3ducmV2LnhtbESPQWvCQBSE7wX/w/IEb3WTENoQXUWt&#10;QsFTVTw/ss8kmn0bdrca/323UOhxmJlvmPlyMJ24k/OtZQXpNAFBXFndcq3gdNy9FiB8QNbYWSYF&#10;T/KwXIxe5lhq++Avuh9CLSKEfYkKmhD6UkpfNWTQT21PHL2LdQZDlK6W2uEjwk0nsyR5kwZbjgsN&#10;9rRpqLodvo2CNnsf0pCfb/t0v95eXZYXH5lVajIeVjMQgYbwH/5rf2oFRQ6/X+IPkI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ylVRDDAAAA2wAAAA8AAAAAAAAAAAAA&#10;AAAAoQIAAGRycy9kb3ducmV2LnhtbFBLBQYAAAAABAAEAPkAAACRAwAAAAA=&#10;" strokeweight=".14042mm"/>
                <v:line id="Line 115" o:spid="_x0000_s1028" style="position:absolute;visibility:visible;mso-wrap-style:square" from="915,262" to="915,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wi8QAAADbAAAADwAAAGRycy9kb3ducmV2LnhtbESPQWvCQBSE70L/w/IKvdVNgm1DzEZa&#10;a0HwVBXPj+xrkpp9G3ZXjf/eLRQ8DjPzDVMuRtOLMznfWVaQThMQxLXVHTcK9ruv5xyED8gae8uk&#10;4EoeFtXDpMRC2wt/03kbGhEh7AtU0IYwFFL6uiWDfmoH4uj9WGcwROkaqR1eItz0MkuSV2mw47jQ&#10;4kDLlurj9mQUdNnbmIbZ4bhJNx+rX5fN8s/MKvX0OL7PQQQawz38315rBfkL/H2JP0BW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6fCLxAAAANsAAAAPAAAAAAAAAAAA&#10;AAAAAKECAABkcnMvZG93bnJldi54bWxQSwUGAAAAAAQABAD5AAAAkgMAAAAA&#10;" strokeweight=".14042mm"/>
                <v:line id="Line 114" o:spid="_x0000_s1029" style="position:absolute;visibility:visible;mso-wrap-style:square" from="6064,143" to="6064,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ztu/MIAAADbAAAADwAAAGRycy9kb3ducmV2LnhtbESPT4vCMBTE7wt+h/AEb2vaIm7pGsW/&#10;IHhalT0/mrdt1+alJFHrtzfCwh6HmfkNM1v0phU3cr6xrCAdJyCIS6sbrhScT7v3HIQPyBpby6Tg&#10;QR4W88HbDAtt7/xFt2OoRISwL1BBHUJXSOnLmgz6se2Io/djncEQpaukdniPcNPKLEmm0mDDcaHG&#10;jtY1lZfj1Shoso8+DZPvyyE9rLa/Lpvkm8wqNRr2y08QgfrwH/5r77WCfAqvL/EHyP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ztu/MIAAADbAAAADwAAAAAAAAAAAAAA&#10;AAChAgAAZHJzL2Rvd25yZXYueG1sUEsFBgAAAAAEAAQA+QAAAJADAAAAAA==&#10;" strokeweight=".14042mm"/>
                <v:rect id="Rectangle 113" o:spid="_x0000_s1030" style="position:absolute;left:979;top:143;width:5021;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uW1cQA&#10;AADbAAAADwAAAGRycy9kb3ducmV2LnhtbESPQWvCQBSE70L/w/IKvdVdbZtqzEZKQSi0HhoFr4/s&#10;Mwlm38bsqvHfu4WCx2FmvmGy5WBbcabeN441TMYKBHHpTMOVhu1m9TwD4QOywdYxabiSh2X+MMow&#10;Ne7Cv3QuQiUihH2KGuoQulRKX9Zk0Y9dRxy9vesthij7SpoeLxFuWzlVKpEWG44LNXb0WVN5KE5W&#10;Ayav5rjev/xsvk8JzqtBrd52Suunx+FjASLQEO7h//aX0TB7h78v8QfI/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4LltXEAAAA2wAAAA8AAAAAAAAAAAAAAAAAmAIAAGRycy9k&#10;b3ducmV2LnhtbFBLBQYAAAAABAAEAPUAAACJAwAAAAA=&#10;" stroked="f"/>
                <v:line id="Line 112" o:spid="_x0000_s1031" style="position:absolute;visibility:visible;mso-wrap-style:square" from="6064,262" to="6064,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ehfFb8AAADbAAAADwAAAGRycy9kb3ducmV2LnhtbERPy4rCMBTdC/MP4Q7MTtMW0dIxyow6&#10;ILjywawvzbWtNjcliVr/3iwEl4fzni1604obOd9YVpCOEhDEpdUNVwqOh79hDsIHZI2tZVLwIA+L&#10;+cdghoW2d97RbR8qEUPYF6igDqErpPRlTQb9yHbEkTtZZzBE6CqpHd5juGllliQTabDh2FBjR8ua&#10;ysv+ahQ02bRPw/j/sk23v+uzy8b5KrNKfX32P98gAvXhLX65N1pBHsfGL/EHyPkT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7ehfFb8AAADbAAAADwAAAAAAAAAAAAAAAACh&#10;AgAAZHJzL2Rvd25yZXYueG1sUEsFBgAAAAAEAAQA+QAAAI0DAAAAAA==&#10;" strokeweight=".14042mm"/>
                <v:line id="Line 111" o:spid="_x0000_s1032" style="position:absolute;visibility:visible;mso-wrap-style:square" from="915,382" to="915,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T6jsMAAADbAAAADwAAAGRycy9kb3ducmV2LnhtbESPS2vDMBCE74H+B7GF3hLZxjSOGyX0&#10;CYGc8iDnxdrabqyVkVTH/fdVIJDjMDPfMMv1aDoxkPOtZQXpLAFBXFndcq3gePiaFiB8QNbYWSYF&#10;f+RhvXqYLLHU9sI7GvahFhHCvkQFTQh9KaWvGjLoZ7Ynjt63dQZDlK6W2uElwk0nsyR5lgZbjgsN&#10;9vTeUHXe/xoFbTYf05Cfztt0+/b547K8+MisUk+P4+sLiEBjuIdv7Y1WUCzg+iX+ALn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Kk+o7DAAAA2wAAAA8AAAAAAAAAAAAA&#10;AAAAoQIAAGRycy9kb3ducmV2LnhtbFBLBQYAAAAABAAEAPkAAACRAwAAAAA=&#10;" strokeweight=".14042mm"/>
                <v:line id="Line 110" o:spid="_x0000_s1033" style="position:absolute;visibility:visible;mso-wrap-style:square" from="6064,382" to="6064,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fFzsEAAADbAAAADwAAAGRycy9kb3ducmV2LnhtbERPz2vCMBS+D/wfwhvsNtOWsnXVWNyc&#10;MPBklZ0fzbPtbF5KErX+98thsOPH93tZTWYQV3K+t6wgnScgiBure24VHA/b5wKED8gaB8uk4E4e&#10;qtXsYYmltjfe07UOrYgh7EtU0IUwllL6piODfm5H4sidrDMYInSt1A5vMdwMMkuSF2mw59jQ4Ugf&#10;HTXn+mIU9NnrlIb8+7xLd++fPy7Li01mlXp6nNYLEIGm8C/+c39pBW9xffwSf4Bc/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R8XOwQAAANsAAAAPAAAAAAAAAAAAAAAA&#10;AKECAABkcnMvZG93bnJldi54bWxQSwUGAAAAAAQABAD5AAAAjwMAAAAA&#10;" strokeweight=".14042mm"/>
                <v:line id="Line 109" o:spid="_x0000_s1034" style="position:absolute;visibility:visible;mso-wrap-style:square" from="915,501" to="915,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gVcMAAADbAAAADwAAAGRycy9kb3ducmV2LnhtbESPW4vCMBSE34X9D+Es7JumLbJqNZW9&#10;guCTF3w+NMe22+akJFnt/vuNIPg4zMw3zGo9mE5cyPnGsoJ0koAgLq1uuFJwPHyP5yB8QNbYWSYF&#10;f+RhXTyNVphre+UdXfahEhHCPkcFdQh9LqUvazLoJ7Ynjt7ZOoMhSldJ7fAa4aaTWZK8SoMNx4Ua&#10;e/qoqWz3v0ZBk82GNExP7Tbdvn/9uGw6/8ysUi/Pw9sSRKAhPML39kYrWKRw+xJ/gC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kLYFXDAAAA2wAAAA8AAAAAAAAAAAAA&#10;AAAAoQIAAGRycy9kb3ducmV2LnhtbFBLBQYAAAAABAAEAPkAAACRAwAAAAA=&#10;" strokeweight=".14042mm"/>
                <v:line id="Line 108" o:spid="_x0000_s1035" style="position:absolute;visibility:visible;mso-wrap-style:square" from="6064,501" to="6064,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n+IsMAAADbAAAADwAAAGRycy9kb3ducmV2LnhtbESPQWsCMRSE7wX/Q3hCbzW7QayuRrG1&#10;hYKnqnh+bJ67q5uXJYm6/femUOhxmJlvmMWqt624kQ+NYw35KANBXDrTcKXhsP98mYIIEdlg65g0&#10;/FCA1XLwtMDCuDt/020XK5EgHArUUMfYFVKGsiaLYeQ64uSdnLcYk/SVNB7vCW5bqbJsIi02nBZq&#10;7Oi9pvKyu1oNjXrt8zg+Xrb59u3j7NV4ulFO6+dhv56DiNTH//Bf+8tomCn4/ZJ+gF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nZ/iLDAAAA2wAAAA8AAAAAAAAAAAAA&#10;AAAAoQIAAGRycy9kb3ducmV2LnhtbFBLBQYAAAAABAAEAPkAAACRAwAAAAA=&#10;" strokeweight=".14042mm"/>
                <v:line id="Line 107" o:spid="_x0000_s1036" style="position:absolute;visibility:visible;mso-wrap-style:square" from="915,621" to="915,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VbucQAAADbAAAADwAAAGRycy9kb3ducmV2LnhtbESPT2vCQBTE70K/w/IK3nSTKFVTN1Jt&#10;CwVP/sHzI/uapMm+DbtbTb99t1DwOMzMb5j1ZjCduJLzjWUF6TQBQVxa3XCl4Hx6nyxB+ICssbNM&#10;Cn7Iw6Z4GK0x1/bGB7oeQyUihH2OCuoQ+lxKX9Zk0E9tTxy9T+sMhihdJbXDW4SbTmZJ8iQNNhwX&#10;auxpV1PZHr+NgiZbDGmYX9p9ut++fblsvnzNrFLjx+HlGUSgIdzD/+0PrWA1g78v8QfI4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lVu5xAAAANsAAAAPAAAAAAAAAAAA&#10;AAAAAKECAABkcnMvZG93bnJldi54bWxQSwUGAAAAAAQABAD5AAAAkgMAAAAA&#10;" strokeweight=".14042mm"/>
                <v:line id="Line 106" o:spid="_x0000_s1037" style="position:absolute;visibility:visible;mso-wrap-style:square" from="6064,621" to="6064,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XzDzcMAAADbAAAADwAAAGRycy9kb3ducmV2LnhtbESPQWvCQBSE7wX/w/KE3uomIViNrmJr&#10;hYKnqnh+ZJ9JNPs27K4a/71bKPQ4zMw3zHzZm1bcyPnGsoJ0lIAgLq1uuFJw2G/eJiB8QNbYWiYF&#10;D/KwXAxe5lhoe+cfuu1CJSKEfYEK6hC6Qkpf1mTQj2xHHL2TdQZDlK6S2uE9wk0rsyQZS4MNx4Ua&#10;O/qsqbzsrkZBk733aciPl226/fg6uyyfrDOr1OuwX81ABOrDf/iv/a0VTHP4/RJ/gFw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l8w83DAAAA2wAAAA8AAAAAAAAAAAAA&#10;AAAAoQIAAGRycy9kb3ducmV2LnhtbFBLBQYAAAAABAAEAPkAAACRAwAAAAA=&#10;" strokeweight=".14042mm"/>
                <v:line id="Line 105" o:spid="_x0000_s1038" style="position:absolute;visibility:visible;mso-wrap-style:square" from="915,740" to="915,7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BmVsQAAADbAAAADwAAAGRycy9kb3ducmV2LnhtbESPT2vCQBTE74V+h+UVequbBGs1dSP1&#10;T0HwVBXPj+xrkib7NuxuNf32XUHwOMzMb5j5YjCdOJPzjWUF6SgBQVxa3XCl4Hj4fJmC8AFZY2eZ&#10;FPyRh0Xx+DDHXNsLf9F5HyoRIexzVFCH0OdS+rImg35ke+LofVtnMETpKqkdXiLcdDJLkok02HBc&#10;qLGnVU1lu/81CprsbUjD+NTu0t1y8+Oy8XSdWaWen4aPdxCBhnAP39pbrWD2Ctcv8Qf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MGZWxAAAANsAAAAPAAAAAAAAAAAA&#10;AAAAAKECAABkcnMvZG93bnJldi54bWxQSwUGAAAAAAQABAD5AAAAkgMAAAAA&#10;" strokeweight=".14042mm"/>
                <v:line id="Line 104" o:spid="_x0000_s1039" style="position:absolute;visibility:visible;mso-wrap-style:square" from="6064,740" to="6064,7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L4IcQAAADbAAAADwAAAGRycy9kb3ducmV2LnhtbESPT2vCQBTE74V+h+UVequbBFEb3Uj/&#10;CYKnpsXzI/tMotm3YXcb02/vCoLHYWZ+w6zWo+nEQM63lhWkkwQEcWV1y7WC35/NywKED8gaO8uk&#10;4J88rIvHhxXm2p75m4Yy1CJC2OeooAmhz6X0VUMG/cT2xNE7WGcwROlqqR2eI9x0MkuSmTTYclxo&#10;sKePhqpT+WcUtNl8TMN0f9qlu/evo8umi8/MKvX8NL4tQQQawz18a2+1gtcZXL/EHyCL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4vghxAAAANsAAAAPAAAAAAAAAAAA&#10;AAAAAKECAABkcnMvZG93bnJldi54bWxQSwUGAAAAAAQABAD5AAAAkgMAAAAA&#10;" strokeweight=".14042mm"/>
                <v:line id="Line 103" o:spid="_x0000_s1040" style="position:absolute;visibility:visible;mso-wrap-style:square" from="915,860" to="915,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5dusQAAADbAAAADwAAAGRycy9kb3ducmV2LnhtbESPT2vCQBTE7wW/w/KE3uomQfyTuoq2&#10;FQRPRun5kX1NUrNvw+5W02/vCoLHYWZ+wyxWvWnFhZxvLCtIRwkI4tLqhisFp+P2bQbCB2SNrWVS&#10;8E8eVsvBywJzba98oEsRKhEh7HNUUIfQ5VL6siaDfmQ74uj9WGcwROkqqR1eI9y0MkuSiTTYcFyo&#10;saOPmspz8WcUNNm0T8P4+7xP95uvX5eNZ5+ZVep12K/fQQTqwzP8aO+0gvkU7l/iD5DL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rl26xAAAANsAAAAPAAAAAAAAAAAA&#10;AAAAAKECAABkcnMvZG93bnJldi54bWxQSwUGAAAAAAQABAD5AAAAkgMAAAAA&#10;" strokeweight=".14042mm"/>
                <v:line id="Line 102" o:spid="_x0000_s1041" style="position:absolute;visibility:visible;mso-wrap-style:square" from="6064,860" to="6064,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HJyMEAAADbAAAADwAAAGRycy9kb3ducmV2LnhtbERPz2vCMBS+D/wfwhvsNtOWsnXVWNyc&#10;MPBklZ0fzbPtbF5KErX+98thsOPH93tZTWYQV3K+t6wgnScgiBure24VHA/b5wKED8gaB8uk4E4e&#10;qtXsYYmltjfe07UOrYgh7EtU0IUwllL6piODfm5H4sidrDMYInSt1A5vMdwMMkuSF2mw59jQ4Ugf&#10;HTXn+mIU9NnrlIb8+7xLd++fPy7Li01mlXp6nNYLEIGm8C/+c39pBW9xbPwSf4Bc/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oMcnIwQAAANsAAAAPAAAAAAAAAAAAAAAA&#10;AKECAABkcnMvZG93bnJldi54bWxQSwUGAAAAAAQABAD5AAAAjwMAAAAA&#10;" strokeweight=".14042mm"/>
                <v:line id="Line 101" o:spid="_x0000_s1042" style="position:absolute;visibility:visible;mso-wrap-style:square" from="915,979" to="915,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1sU8QAAADbAAAADwAAAGRycy9kb3ducmV2LnhtbESPzWrDMBCE74W+g9hCbo1sY9rEjRKa&#10;PwjkVLf0vFhb2421MpLiOG9fBQo5DjPzDbNYjaYTAznfWlaQThMQxJXVLdcKvj73zzMQPiBr7CyT&#10;git5WC0fHxZYaHvhDxrKUIsIYV+ggiaEvpDSVw0Z9FPbE0fvxzqDIUpXS+3wEuGmk1mSvEiDLceF&#10;BnvaNFSdyrNR0GavYxry79MxPa53vy7LZ9vMKjV5Gt/fQAQawz383z5oBfM53L7EHy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fWxTxAAAANsAAAAPAAAAAAAAAAAA&#10;AAAAAKECAABkcnMvZG93bnJldi54bWxQSwUGAAAAAAQABAD5AAAAkgMAAAAA&#10;" strokeweight=".14042mm"/>
                <v:line id="Line 100" o:spid="_x0000_s1043" style="position:absolute;visibility:visible;mso-wrap-style:square" from="6064,979" to="6064,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3XAqMQAAADcAAAADwAAAGRycy9kb3ducmV2LnhtbESPQWvCQBCF7wX/wzKCt7pJkCrRVbSt&#10;UPCkLZ6H7JhEs7Nhd6vpv+8cCr3N8N68981qM7hO3SnE1rOBfJqBIq68bbk28PW5f16AignZYueZ&#10;DPxQhM169LTC0voHH+l+SrWSEI4lGmhS6kutY9WQwzj1PbFoFx8cJllDrW3Ah4S7ThdZ9qIdtiwN&#10;Dfb02lB1O307A20xH/I0O98O+WH3fg3FbPFWeGMm42G7BJVoSP/mv+sPK/iZ4MszMoFe/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dcCoxAAAANwAAAAPAAAAAAAAAAAA&#10;AAAAAKECAABkcnMvZG93bnJldi54bWxQSwUGAAAAAAQABAD5AAAAkgMAAAAA&#10;" strokeweight=".14042mm"/>
                <v:line id="Line 99" o:spid="_x0000_s1044" style="position:absolute;visibility:visible;mso-wrap-style:square" from="915,1099" to="915,1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DllM8AAAADcAAAADwAAAGRycy9kb3ducmV2LnhtbERPTYvCMBC9C/6HMMLeNG0RlWoUd90F&#10;wZO67HloxrbaTEoStfvvjSB4m8f7nMWqM424kfO1ZQXpKAFBXFhdc6ng9/gznIHwAVljY5kU/JOH&#10;1bLfW2Cu7Z33dDuEUsQQ9jkqqEJocyl9UZFBP7ItceRO1hkMEbpSaof3GG4amSXJRBqsOTZU2NJX&#10;RcXlcDUK6mzapWH8d9mlu8/vs8vGs01mlfoYdOs5iEBdeItf7q2O85MUns/EC+Ty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w5ZTPAAAAA3AAAAA8AAAAAAAAAAAAAAAAA&#10;oQIAAGRycy9kb3ducmV2LnhtbFBLBQYAAAAABAAEAPkAAACOAwAAAAA=&#10;" strokeweight=".14042mm"/>
                <v:line id="Line 98" o:spid="_x0000_s1045" style="position:absolute;visibility:visible;mso-wrap-style:square" from="6064,1099" to="6064,1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v7RMEAAADcAAAADwAAAGRycy9kb3ducmV2LnhtbERPTWsCMRC9F/wPYQRvNbtBWlmNolah&#10;4KkqnofNuLu6mSxJquu/bwqF3ubxPme+7G0r7uRD41hDPs5AEJfONFxpOB13r1MQISIbbB2ThicF&#10;WC4GL3MsjHvwF90PsRIphEOBGuoYu0LKUNZkMYxdR5y4i/MWY4K+ksbjI4XbVqose5MWG04NNXa0&#10;qam8Hb6thka993mcnG/7fL/eXr2aTD+U03o07FczEJH6+C/+c3+aND9T8PtMukAuf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6/tEwQAAANwAAAAPAAAAAAAAAAAAAAAA&#10;AKECAABkcnMvZG93bnJldi54bWxQSwUGAAAAAAQABAD5AAAAjwMAAAAA&#10;" strokeweight=".14042mm"/>
                <v:line id="Line 97" o:spid="_x0000_s1046" style="position:absolute;visibility:visible;mso-wrap-style:square" from="915,1219" to="915,1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6de38EAAADcAAAADwAAAGRycy9kb3ducmV2LnhtbERPS4vCMBC+L+x/CLOwN03bFZVqlF13&#10;BcGTDzwPzdhWm0lJotZ/bwRhb/PxPWc670wjruR8bVlB2k9AEBdW11wq2O+WvTEIH5A1NpZJwZ08&#10;zGfvb1PMtb3xhq7bUIoYwj5HBVUIbS6lLyoy6Pu2JY7c0TqDIUJXSu3wFsNNI7MkGUqDNceGClta&#10;VFSctxejoM5GXRoGh/M6Xf/8nVw2GP9mVqnPj+57AiJQF/7FL/dKx/nJFzyfiRfI2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p17fwQAAANwAAAAPAAAAAAAAAAAAAAAA&#10;AKECAABkcnMvZG93bnJldi54bWxQSwUGAAAAAAQABAD5AAAAjwMAAAAA&#10;" strokeweight=".14042mm"/>
                <v:line id="Line 96" o:spid="_x0000_s1047" style="position:absolute;visibility:visible;mso-wrap-style:square" from="6064,1219" to="6064,1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7Gq8IAAADcAAAADwAAAGRycy9kb3ducmV2LnhtbERPS2vCQBC+C/6HZQRvukkIVVLXUK2F&#10;gicfeB6y0yRNdjbsbjX9991Cobf5+J6zKUfTizs531pWkC4TEMSV1S3XCq6Xt8UahA/IGnvLpOCb&#10;PJTb6WSDhbYPPtH9HGoRQ9gXqKAJYSik9FVDBv3SDsSR+7DOYIjQ1VI7fMRw08ssSZ6kwZZjQ4MD&#10;7RuquvOXUdBmqzEN+a07psfd4dNl+fo1s0rNZ+PLM4hAY/gX/7nfdZyf5PD7TLxAb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E7Gq8IAAADcAAAADwAAAAAAAAAAAAAA&#10;AAChAgAAZHJzL2Rvd25yZXYueG1sUEsFBgAAAAAEAAQA+QAAAJADAAAAAA==&#10;" strokeweight=".14042mm"/>
                <v:line id="Line 95" o:spid="_x0000_s1048" style="position:absolute;visibility:visible;mso-wrap-style:square" from="915,1338" to="915,1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JjMMIAAADcAAAADwAAAGRycy9kb3ducmV2LnhtbERPTWvCQBC9C/0PyxR6q5sEbSW6SmsV&#10;Cp4axfOQHZNodjbsrhr/fVcQvM3jfc5s0ZtWXMj5xrKCdJiAIC6tbrhSsNuu3ycgfEDW2FomBTfy&#10;sJi/DGaYa3vlP7oUoRIxhH2OCuoQulxKX9Zk0A9tRxy5g3UGQ4SuktrhNYabVmZJ8iENNhwbauxo&#10;WVN5Ks5GQZN99mkY7U+bdPO9OrpsNPnJrFJvr/3XFESgPjzFD/evjvOTMdyfiRfI+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wJjMMIAAADcAAAADwAAAAAAAAAAAAAA&#10;AAChAgAAZHJzL2Rvd25yZXYueG1sUEsFBgAAAAAEAAQA+QAAAJADAAAAAA==&#10;" strokeweight=".14042mm"/>
                <v:line id="Line 94" o:spid="_x0000_s1049" style="position:absolute;visibility:visible;mso-wrap-style:square" from="6064,1338" to="6064,1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9D9R8AAAADcAAAADwAAAGRycy9kb3ducmV2LnhtbERPS4vCMBC+L/gfwgje1rRFXKlG8QmC&#10;p3UXz0MzttVmUpKo9d8bYWFv8/E9Z7boTCPu5HxtWUE6TEAQF1bXXCr4/dl9TkD4gKyxsUwKnuRh&#10;Me99zDDX9sHfdD+GUsQQ9jkqqEJocyl9UZFBP7QtceTO1hkMEbpSaoePGG4amSXJWBqsOTZU2NK6&#10;ouJ6vBkFdfbVpWF0uh7Sw2p7cdlossmsUoN+t5yCCNSFf/Gfe6/j/GQM72fiBXL+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PQ/UfAAAAA3AAAAA8AAAAAAAAAAAAAAAAA&#10;oQIAAGRycy9kb3ducmV2LnhtbFBLBQYAAAAABAAEAPkAAACOAwAAAAA=&#10;" strokeweight=".14042mm"/>
                <v:line id="Line 93" o:spid="_x0000_s1050" style="position:absolute;visibility:visible;mso-wrap-style:square" from="915,1458" to="915,1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xY3MEAAADcAAAADwAAAGRycy9kb3ducmV2LnhtbERPS4vCMBC+L+x/CLPgbU1bRKUaZVdX&#10;EDz5wPPQjG21mZQkq/XfG0HwNh/fc6bzzjTiSs7XlhWk/QQEcWF1zaWCw371PQbhA7LGxjIpuJOH&#10;+ezzY4q5tjfe0nUXShFD2OeooAqhzaX0RUUGfd+2xJE7WWcwROhKqR3eYrhpZJYkQ2mw5thQYUuL&#10;iorL7t8oqLNRl4bB8bJJN79/Z5cNxsvMKtX76n4mIAJ14S1+udc6zk9G8HwmXiB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8nFjcwQAAANwAAAAPAAAAAAAAAAAAAAAA&#10;AKECAABkcnMvZG93bnJldi54bWxQSwUGAAAAAAQABAD5AAAAjwMAAAAA&#10;" strokeweight=".14042mm"/>
                <v:line id="Line 92" o:spid="_x0000_s1051" style="position:absolute;visibility:visible;mso-wrap-style:square" from="6064,1458" to="6064,1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PMrsQAAADcAAAADwAAAGRycy9kb3ducmV2LnhtbESPQWvCQBCF7wX/wzKCt7pJkCrRVbSt&#10;UPCkLZ6H7JhEs7Nhd6vpv+8cCr3N8N68981qM7hO3SnE1rOBfJqBIq68bbk28PW5f16AignZYueZ&#10;DPxQhM169LTC0voHH+l+SrWSEI4lGmhS6kutY9WQwzj1PbFoFx8cJllDrW3Ah4S7ThdZ9qIdtiwN&#10;Dfb02lB1O307A20xH/I0O98O+WH3fg3FbPFWeGMm42G7BJVoSP/mv+sPK/iZ0MozMoFe/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A8yuxAAAANwAAAAPAAAAAAAAAAAA&#10;AAAAAKECAABkcnMvZG93bnJldi54bWxQSwUGAAAAAAQABAD5AAAAkgMAAAAA&#10;" strokeweight=".14042mm"/>
                <v:line id="Line 91" o:spid="_x0000_s1052" style="position:absolute;visibility:visible;mso-wrap-style:square" from="915,1577" to="915,1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9pNcEAAADcAAAADwAAAGRycy9kb3ducmV2LnhtbERPS2vCQBC+F/wPywje6iZBrKau4hMK&#10;npoWz0N2mkSzs2F31fjv3UKht/n4nrNY9aYVN3K+sawgHScgiEurG64UfH8dXmcgfEDW2FomBQ/y&#10;sFoOXhaYa3vnT7oVoRIxhH2OCuoQulxKX9Zk0I9tRxy5H+sMhghdJbXDeww3rcySZCoNNhwbauxo&#10;W1N5Ka5GQZO99WmYnC7H9LjZn102me0yq9Ro2K/fQQTqw7/4z/2h4/xkDr/PxAvk8g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T2k1wQAAANwAAAAPAAAAAAAAAAAAAAAA&#10;AKECAABkcnMvZG93bnJldi54bWxQSwUGAAAAAAQABAD5AAAAjwMAAAAA&#10;" strokeweight=".14042mm"/>
                <v:line id="Line 90" o:spid="_x0000_s1053" style="position:absolute;visibility:visible;mso-wrap-style:square" from="6064,1577" to="6064,1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xWdcQAAADcAAAADwAAAGRycy9kb3ducmV2LnhtbESPQWvCQBCF7wX/wzKCt7pJkCrRVbSt&#10;UPCkLZ6H7JhEs7Nhd6vpv+8cCr3N8N68981qM7hO3SnE1rOBfJqBIq68bbk28PW5f16AignZYueZ&#10;DPxQhM169LTC0voHH+l+SrWSEI4lGmhS6kutY9WQwzj1PbFoFx8cJllDrW3Ah4S7ThdZ9qIdtiwN&#10;Dfb02lB1O307A20xH/I0O98O+WH3fg3FbPFWeGMm42G7BJVoSP/mv+sPK/i54MszMoFe/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rFZ1xAAAANwAAAAPAAAAAAAAAAAA&#10;AAAAAKECAABkcnMvZG93bnJldi54bWxQSwUGAAAAAAQABAD5AAAAkgMAAAAA&#10;" strokeweight=".14042mm"/>
                <v:line id="Line 89" o:spid="_x0000_s1054" style="position:absolute;visibility:visible;mso-wrap-style:square" from="915,1645" to="915,1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Dz7sEAAADcAAAADwAAAGRycy9kb3ducmV2LnhtbERPTWsCMRC9F/wPYQRvNZtFWlmNolah&#10;4KkqnofNuLu6mSxJquu/bwqF3ubxPme+7G0r7uRD41iDGmcgiEtnGq40nI671ymIEJENto5Jw5MC&#10;LBeDlzkWxj34i+6HWIkUwqFADXWMXSFlKGuyGMauI07cxXmLMUFfSePxkcJtK/Mse5MWG04NNXa0&#10;qam8Hb6thiZ/71WcnG97tV9vrz6fTD9yp/Vo2K9mICL18V/85/40ab5S8PtMukAuf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4PPuwQAAANwAAAAPAAAAAAAAAAAAAAAA&#10;AKECAABkcnMvZG93bnJldi54bWxQSwUGAAAAAAQABAD5AAAAjwMAAAAA&#10;" strokeweight=".14042mm"/>
                <v:line id="Line 88" o:spid="_x0000_s1055" style="position:absolute;visibility:visible;mso-wrap-style:square" from="911,1641" to="979,16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JtmcEAAADcAAAADwAAAGRycy9kb3ducmV2LnhtbERPTWsCMRC9F/wPYQRvNbtBWlmNolah&#10;4KkqnofNuLu6mSxJquu/bwqF3ubxPme+7G0r7uRD41hDPs5AEJfONFxpOB13r1MQISIbbB2ThicF&#10;WC4GL3MsjHvwF90PsRIphEOBGuoYu0LKUNZkMYxdR5y4i/MWY4K+ksbjI4XbVqose5MWG04NNXa0&#10;qam8Hb6thka993mcnG/7fL/eXr2aTD+U03o07FczEJH6+C/+c3+aND9X8PtMukAuf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Mm2ZwQAAANwAAAAPAAAAAAAAAAAAAAAA&#10;AKECAABkcnMvZG93bnJldi54bWxQSwUGAAAAAAQABAD5AAAAjwMAAAAA&#10;" strokeweight=".14042mm"/>
                <v:line id="Line 87" o:spid="_x0000_s1056" style="position:absolute;visibility:visible;mso-wrap-style:square" from="979,1641" to="6000,16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7IAsEAAADcAAAADwAAAGRycy9kb3ducmV2LnhtbERPS4vCMBC+L+x/CLPgTdNWUalG2fUB&#10;gifdxfPQzLZdm0lJotZ/bwRhb/PxPWe+7EwjruR8bVlBOkhAEBdW11wq+Pne9qcgfEDW2FgmBXfy&#10;sFy8v80x1/bGB7oeQyliCPscFVQhtLmUvqjIoB/Yljhyv9YZDBG6UmqHtxhuGpklyVgarDk2VNjS&#10;qqLifLwYBXU26dIwOp336f5r8+ey0XSdWaV6H93nDESgLvyLX+6djvPTITyfiRfIx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fsgCwQAAANwAAAAPAAAAAAAAAAAAAAAA&#10;AKECAABkcnMvZG93bnJldi54bWxQSwUGAAAAAAQABAD5AAAAjwMAAAAA&#10;" strokeweight=".14042mm"/>
                <v:line id="Line 86" o:spid="_x0000_s1057" style="position:absolute;visibility:visible;mso-wrap-style:square" from="6000,1641" to="6068,16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dQdsIAAADcAAAADwAAAGRycy9kb3ducmV2LnhtbERPS2vCQBC+C/6HZQRvukkIVVLXUK2F&#10;gicfeB6y0yRNdjbsbjX9991Cobf5+J6zKUfTizs531pWkC4TEMSV1S3XCq6Xt8UahA/IGnvLpOCb&#10;PJTb6WSDhbYPPtH9HGoRQ9gXqKAJYSik9FVDBv3SDsSR+7DOYIjQ1VI7fMRw08ssSZ6kwZZjQ4MD&#10;7RuquvOXUdBmqzEN+a07psfd4dNl+fo1s0rNZ+PLM4hAY/gX/7nfdZyf5vD7TLxAb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ZdQdsIAAADcAAAADwAAAAAAAAAAAAAA&#10;AAChAgAAZHJzL2Rvd25yZXYueG1sUEsFBgAAAAAEAAQA+QAAAJADAAAAAA==&#10;" strokeweight=".14042mm"/>
                <v:line id="Line 85" o:spid="_x0000_s1058" style="position:absolute;visibility:visible;mso-wrap-style:square" from="6064,1645" to="6064,1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v17cIAAADcAAAADwAAAGRycy9kb3ducmV2LnhtbERPS2vCQBC+C/0PyxS81U2CthJdpfUB&#10;gqemxfOQnSap2dmwu2r8964geJuP7znzZW9acSbnG8sK0lECgri0uuFKwe/P9m0Kwgdkja1lUnAl&#10;D8vFy2COubYX/qZzESoRQ9jnqKAOocul9GVNBv3IdsSR+7POYIjQVVI7vMRw08osSd6lwYZjQ40d&#10;rWoqj8XJKGiyjz4N48Nxn+6/Nv8uG0/XmVVq+Np/zkAE6sNT/HDvdJyfTuD+TLxAL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tv17cIAAADcAAAADwAAAAAAAAAAAAAA&#10;AAChAgAAZHJzL2Rvd25yZXYueG1sUEsFBgAAAAAEAAQA+QAAAJADAAAAAA==&#10;" strokeweight=".14042mm"/>
                <w10:wrap anchorx="page"/>
              </v:group>
            </w:pict>
          </mc:Fallback>
        </mc:AlternateContent>
      </w:r>
      <w:r w:rsidR="00A541FA">
        <w:rPr>
          <w:color w:val="7F7F7F"/>
          <w:sz w:val="10"/>
        </w:rPr>
        <w:t>1</w:t>
      </w:r>
      <w:r w:rsidR="00A541FA">
        <w:rPr>
          <w:sz w:val="10"/>
        </w:rPr>
        <w:t xml:space="preserve">v o i d   S 1 Region 1 Enter ( i n t   enter_ mode ) { </w:t>
      </w:r>
      <w:r w:rsidR="00A541FA">
        <w:rPr>
          <w:color w:val="0000FF"/>
          <w:sz w:val="10"/>
        </w:rPr>
        <w:t>i f</w:t>
      </w:r>
      <w:r w:rsidR="00A541FA">
        <w:rPr>
          <w:sz w:val="10"/>
        </w:rPr>
        <w:t>( enter_ mode  ==  DEFAULT)  {</w:t>
      </w:r>
    </w:p>
    <w:p w14:paraId="693A63B3" w14:textId="77777777" w:rsidR="00864105" w:rsidRDefault="00A541FA">
      <w:pPr>
        <w:ind w:left="169"/>
        <w:rPr>
          <w:sz w:val="10"/>
        </w:rPr>
      </w:pPr>
      <w:r>
        <w:rPr>
          <w:color w:val="7F7F7F"/>
          <w:sz w:val="10"/>
        </w:rPr>
        <w:t>3</w:t>
      </w:r>
      <w:r>
        <w:rPr>
          <w:sz w:val="10"/>
        </w:rPr>
        <w:t>s t a t e s [ S1_ID ] . a c t i v e s [ 0 ]   =  S3_ID ;</w:t>
      </w:r>
    </w:p>
    <w:p w14:paraId="000FA632" w14:textId="77777777" w:rsidR="00864105" w:rsidRDefault="00A541FA">
      <w:pPr>
        <w:spacing w:before="4" w:line="249" w:lineRule="auto"/>
        <w:ind w:left="169" w:right="2325" w:firstLine="288"/>
        <w:rPr>
          <w:sz w:val="10"/>
        </w:rPr>
      </w:pPr>
      <w:r>
        <w:rPr>
          <w:sz w:val="10"/>
        </w:rPr>
        <w:t>s</w:t>
      </w:r>
      <w:r>
        <w:rPr>
          <w:spacing w:val="-6"/>
          <w:sz w:val="10"/>
        </w:rPr>
        <w:t xml:space="preserve"> </w:t>
      </w:r>
      <w:r>
        <w:rPr>
          <w:sz w:val="10"/>
        </w:rPr>
        <w:t>t</w:t>
      </w:r>
      <w:r>
        <w:rPr>
          <w:spacing w:val="-6"/>
          <w:sz w:val="10"/>
        </w:rPr>
        <w:t xml:space="preserve"> </w:t>
      </w:r>
      <w:r>
        <w:rPr>
          <w:sz w:val="10"/>
        </w:rPr>
        <w:t>a</w:t>
      </w:r>
      <w:r>
        <w:rPr>
          <w:spacing w:val="-6"/>
          <w:sz w:val="10"/>
        </w:rPr>
        <w:t xml:space="preserve"> </w:t>
      </w:r>
      <w:r>
        <w:rPr>
          <w:sz w:val="10"/>
        </w:rPr>
        <w:t>t</w:t>
      </w:r>
      <w:r>
        <w:rPr>
          <w:spacing w:val="-6"/>
          <w:sz w:val="10"/>
        </w:rPr>
        <w:t xml:space="preserve"> </w:t>
      </w:r>
      <w:r>
        <w:rPr>
          <w:sz w:val="10"/>
        </w:rPr>
        <w:t>e</w:t>
      </w:r>
      <w:r>
        <w:rPr>
          <w:spacing w:val="-6"/>
          <w:sz w:val="10"/>
        </w:rPr>
        <w:t xml:space="preserve"> </w:t>
      </w:r>
      <w:r>
        <w:rPr>
          <w:sz w:val="10"/>
        </w:rPr>
        <w:t>s</w:t>
      </w:r>
      <w:r>
        <w:rPr>
          <w:spacing w:val="7"/>
          <w:sz w:val="10"/>
        </w:rPr>
        <w:t xml:space="preserve"> </w:t>
      </w:r>
      <w:r>
        <w:rPr>
          <w:sz w:val="10"/>
        </w:rPr>
        <w:t>[</w:t>
      </w:r>
      <w:r>
        <w:rPr>
          <w:spacing w:val="-6"/>
          <w:sz w:val="10"/>
        </w:rPr>
        <w:t xml:space="preserve"> </w:t>
      </w:r>
      <w:r>
        <w:rPr>
          <w:spacing w:val="4"/>
          <w:sz w:val="10"/>
        </w:rPr>
        <w:t>S3_ID</w:t>
      </w:r>
      <w:r>
        <w:rPr>
          <w:spacing w:val="2"/>
          <w:sz w:val="10"/>
        </w:rPr>
        <w:t xml:space="preserve"> </w:t>
      </w:r>
      <w:r>
        <w:rPr>
          <w:sz w:val="10"/>
        </w:rPr>
        <w:t>]</w:t>
      </w:r>
      <w:r>
        <w:rPr>
          <w:spacing w:val="-5"/>
          <w:sz w:val="10"/>
        </w:rPr>
        <w:t xml:space="preserve"> </w:t>
      </w:r>
      <w:r>
        <w:rPr>
          <w:sz w:val="10"/>
        </w:rPr>
        <w:t>.</w:t>
      </w:r>
      <w:r>
        <w:rPr>
          <w:spacing w:val="11"/>
          <w:sz w:val="10"/>
        </w:rPr>
        <w:t xml:space="preserve"> </w:t>
      </w:r>
      <w:r>
        <w:rPr>
          <w:sz w:val="10"/>
        </w:rPr>
        <w:t>e</w:t>
      </w:r>
      <w:r>
        <w:rPr>
          <w:spacing w:val="-10"/>
          <w:sz w:val="10"/>
        </w:rPr>
        <w:t xml:space="preserve"> </w:t>
      </w:r>
      <w:r>
        <w:rPr>
          <w:sz w:val="10"/>
        </w:rPr>
        <w:t>n</w:t>
      </w:r>
      <w:r>
        <w:rPr>
          <w:spacing w:val="-10"/>
          <w:sz w:val="10"/>
        </w:rPr>
        <w:t xml:space="preserve"> </w:t>
      </w:r>
      <w:r>
        <w:rPr>
          <w:sz w:val="10"/>
        </w:rPr>
        <w:t>t</w:t>
      </w:r>
      <w:r>
        <w:rPr>
          <w:spacing w:val="-10"/>
          <w:sz w:val="10"/>
        </w:rPr>
        <w:t xml:space="preserve"> </w:t>
      </w:r>
      <w:r>
        <w:rPr>
          <w:sz w:val="10"/>
        </w:rPr>
        <w:t>r</w:t>
      </w:r>
      <w:r>
        <w:rPr>
          <w:spacing w:val="-10"/>
          <w:sz w:val="10"/>
        </w:rPr>
        <w:t xml:space="preserve"> </w:t>
      </w:r>
      <w:r>
        <w:rPr>
          <w:sz w:val="10"/>
        </w:rPr>
        <w:t>y</w:t>
      </w:r>
      <w:r>
        <w:rPr>
          <w:spacing w:val="8"/>
          <w:sz w:val="10"/>
        </w:rPr>
        <w:t xml:space="preserve"> </w:t>
      </w:r>
      <w:r>
        <w:rPr>
          <w:sz w:val="10"/>
        </w:rPr>
        <w:t>(</w:t>
      </w:r>
      <w:r>
        <w:rPr>
          <w:spacing w:val="-8"/>
          <w:sz w:val="10"/>
        </w:rPr>
        <w:t xml:space="preserve"> </w:t>
      </w:r>
      <w:r>
        <w:rPr>
          <w:sz w:val="10"/>
        </w:rPr>
        <w:t>)</w:t>
      </w:r>
      <w:r>
        <w:rPr>
          <w:spacing w:val="8"/>
          <w:sz w:val="10"/>
        </w:rPr>
        <w:t xml:space="preserve"> </w:t>
      </w:r>
      <w:r>
        <w:rPr>
          <w:sz w:val="10"/>
        </w:rPr>
        <w:t xml:space="preserve">;   </w:t>
      </w:r>
      <w:r>
        <w:rPr>
          <w:spacing w:val="2"/>
          <w:sz w:val="10"/>
        </w:rPr>
        <w:t xml:space="preserve"> </w:t>
      </w:r>
      <w:r>
        <w:rPr>
          <w:sz w:val="10"/>
        </w:rPr>
        <w:t>s</w:t>
      </w:r>
      <w:r>
        <w:rPr>
          <w:spacing w:val="-9"/>
          <w:sz w:val="10"/>
        </w:rPr>
        <w:t xml:space="preserve"> </w:t>
      </w:r>
      <w:r>
        <w:rPr>
          <w:sz w:val="10"/>
        </w:rPr>
        <w:t>e</w:t>
      </w:r>
      <w:r>
        <w:rPr>
          <w:spacing w:val="-9"/>
          <w:sz w:val="10"/>
        </w:rPr>
        <w:t xml:space="preserve"> </w:t>
      </w:r>
      <w:r>
        <w:rPr>
          <w:sz w:val="10"/>
        </w:rPr>
        <w:t>n</w:t>
      </w:r>
      <w:r>
        <w:rPr>
          <w:spacing w:val="-9"/>
          <w:sz w:val="10"/>
        </w:rPr>
        <w:t xml:space="preserve"> </w:t>
      </w:r>
      <w:r>
        <w:rPr>
          <w:sz w:val="10"/>
        </w:rPr>
        <w:t>d</w:t>
      </w:r>
      <w:r>
        <w:rPr>
          <w:spacing w:val="-9"/>
          <w:sz w:val="10"/>
        </w:rPr>
        <w:t xml:space="preserve"> </w:t>
      </w:r>
      <w:r>
        <w:rPr>
          <w:sz w:val="10"/>
        </w:rPr>
        <w:t>S</w:t>
      </w:r>
      <w:r>
        <w:rPr>
          <w:spacing w:val="-9"/>
          <w:sz w:val="10"/>
        </w:rPr>
        <w:t xml:space="preserve"> </w:t>
      </w:r>
      <w:r>
        <w:rPr>
          <w:sz w:val="10"/>
        </w:rPr>
        <w:t>t</w:t>
      </w:r>
      <w:r>
        <w:rPr>
          <w:spacing w:val="-9"/>
          <w:sz w:val="10"/>
        </w:rPr>
        <w:t xml:space="preserve"> </w:t>
      </w:r>
      <w:r>
        <w:rPr>
          <w:sz w:val="10"/>
        </w:rPr>
        <w:t>a</w:t>
      </w:r>
      <w:r>
        <w:rPr>
          <w:spacing w:val="-9"/>
          <w:sz w:val="10"/>
        </w:rPr>
        <w:t xml:space="preserve"> </w:t>
      </w:r>
      <w:r>
        <w:rPr>
          <w:sz w:val="10"/>
        </w:rPr>
        <w:t>r</w:t>
      </w:r>
      <w:r>
        <w:rPr>
          <w:spacing w:val="-8"/>
          <w:sz w:val="10"/>
        </w:rPr>
        <w:t xml:space="preserve"> </w:t>
      </w:r>
      <w:r>
        <w:rPr>
          <w:sz w:val="10"/>
        </w:rPr>
        <w:t>t</w:t>
      </w:r>
      <w:r>
        <w:rPr>
          <w:spacing w:val="-9"/>
          <w:sz w:val="10"/>
        </w:rPr>
        <w:t xml:space="preserve"> </w:t>
      </w:r>
      <w:r>
        <w:rPr>
          <w:sz w:val="10"/>
        </w:rPr>
        <w:t>S</w:t>
      </w:r>
      <w:r>
        <w:rPr>
          <w:spacing w:val="-9"/>
          <w:sz w:val="10"/>
        </w:rPr>
        <w:t xml:space="preserve"> </w:t>
      </w:r>
      <w:r>
        <w:rPr>
          <w:sz w:val="10"/>
        </w:rPr>
        <w:t>i</w:t>
      </w:r>
      <w:r>
        <w:rPr>
          <w:spacing w:val="-9"/>
          <w:sz w:val="10"/>
        </w:rPr>
        <w:t xml:space="preserve"> </w:t>
      </w:r>
      <w:r>
        <w:rPr>
          <w:sz w:val="10"/>
        </w:rPr>
        <w:t>g</w:t>
      </w:r>
      <w:r>
        <w:rPr>
          <w:spacing w:val="-9"/>
          <w:sz w:val="10"/>
        </w:rPr>
        <w:t xml:space="preserve"> </w:t>
      </w:r>
      <w:r>
        <w:rPr>
          <w:sz w:val="10"/>
        </w:rPr>
        <w:t>n</w:t>
      </w:r>
      <w:r>
        <w:rPr>
          <w:spacing w:val="-9"/>
          <w:sz w:val="10"/>
        </w:rPr>
        <w:t xml:space="preserve"> </w:t>
      </w:r>
      <w:r>
        <w:rPr>
          <w:sz w:val="10"/>
        </w:rPr>
        <w:t>a</w:t>
      </w:r>
      <w:r>
        <w:rPr>
          <w:spacing w:val="-9"/>
          <w:sz w:val="10"/>
        </w:rPr>
        <w:t xml:space="preserve"> </w:t>
      </w:r>
      <w:r>
        <w:rPr>
          <w:sz w:val="10"/>
        </w:rPr>
        <w:t>l</w:t>
      </w:r>
      <w:r>
        <w:rPr>
          <w:spacing w:val="5"/>
          <w:sz w:val="10"/>
        </w:rPr>
        <w:t xml:space="preserve"> </w:t>
      </w:r>
      <w:r>
        <w:rPr>
          <w:sz w:val="10"/>
        </w:rPr>
        <w:t>(</w:t>
      </w:r>
      <w:r>
        <w:rPr>
          <w:spacing w:val="-6"/>
          <w:sz w:val="10"/>
        </w:rPr>
        <w:t xml:space="preserve"> </w:t>
      </w:r>
      <w:r>
        <w:rPr>
          <w:spacing w:val="4"/>
          <w:sz w:val="10"/>
        </w:rPr>
        <w:t>S3_ID</w:t>
      </w:r>
      <w:r>
        <w:rPr>
          <w:spacing w:val="-6"/>
          <w:sz w:val="10"/>
        </w:rPr>
        <w:t xml:space="preserve"> </w:t>
      </w:r>
      <w:r>
        <w:rPr>
          <w:sz w:val="10"/>
        </w:rPr>
        <w:t>)</w:t>
      </w:r>
      <w:r>
        <w:rPr>
          <w:spacing w:val="4"/>
          <w:sz w:val="10"/>
        </w:rPr>
        <w:t xml:space="preserve"> </w:t>
      </w:r>
      <w:r>
        <w:rPr>
          <w:sz w:val="10"/>
        </w:rPr>
        <w:t xml:space="preserve">; </w:t>
      </w:r>
      <w:r>
        <w:rPr>
          <w:color w:val="7F7F7F"/>
          <w:sz w:val="10"/>
        </w:rPr>
        <w:t>5</w:t>
      </w:r>
      <w:r>
        <w:rPr>
          <w:sz w:val="10"/>
        </w:rPr>
        <w:t>S</w:t>
      </w:r>
      <w:r>
        <w:rPr>
          <w:spacing w:val="-14"/>
          <w:sz w:val="10"/>
        </w:rPr>
        <w:t xml:space="preserve"> </w:t>
      </w:r>
      <w:r>
        <w:rPr>
          <w:sz w:val="10"/>
        </w:rPr>
        <w:t>3</w:t>
      </w:r>
      <w:r>
        <w:rPr>
          <w:spacing w:val="-14"/>
          <w:sz w:val="10"/>
        </w:rPr>
        <w:t xml:space="preserve"> </w:t>
      </w:r>
      <w:r>
        <w:rPr>
          <w:spacing w:val="9"/>
          <w:sz w:val="10"/>
        </w:rPr>
        <w:t>Region</w:t>
      </w:r>
      <w:r>
        <w:rPr>
          <w:spacing w:val="-14"/>
          <w:sz w:val="10"/>
        </w:rPr>
        <w:t xml:space="preserve"> </w:t>
      </w:r>
      <w:r>
        <w:rPr>
          <w:sz w:val="10"/>
        </w:rPr>
        <w:t>1</w:t>
      </w:r>
      <w:r>
        <w:rPr>
          <w:spacing w:val="-14"/>
          <w:sz w:val="10"/>
        </w:rPr>
        <w:t xml:space="preserve"> </w:t>
      </w:r>
      <w:r>
        <w:rPr>
          <w:spacing w:val="8"/>
          <w:sz w:val="10"/>
        </w:rPr>
        <w:t>Enter</w:t>
      </w:r>
      <w:r>
        <w:rPr>
          <w:sz w:val="10"/>
        </w:rPr>
        <w:t xml:space="preserve"> (</w:t>
      </w:r>
      <w:r>
        <w:rPr>
          <w:spacing w:val="-17"/>
          <w:sz w:val="10"/>
        </w:rPr>
        <w:t xml:space="preserve"> </w:t>
      </w:r>
      <w:r>
        <w:rPr>
          <w:spacing w:val="-3"/>
          <w:sz w:val="10"/>
        </w:rPr>
        <w:t>DEFAULT)</w:t>
      </w:r>
      <w:r>
        <w:rPr>
          <w:spacing w:val="4"/>
          <w:sz w:val="10"/>
        </w:rPr>
        <w:t xml:space="preserve"> </w:t>
      </w:r>
      <w:r>
        <w:rPr>
          <w:sz w:val="10"/>
        </w:rPr>
        <w:t>;</w:t>
      </w:r>
    </w:p>
    <w:p w14:paraId="7367694F" w14:textId="77777777" w:rsidR="00864105" w:rsidRDefault="00A541FA">
      <w:pPr>
        <w:spacing w:line="249" w:lineRule="auto"/>
        <w:ind w:left="169" w:right="2971" w:firstLine="155"/>
        <w:rPr>
          <w:sz w:val="10"/>
        </w:rPr>
      </w:pPr>
      <w:r>
        <w:rPr>
          <w:sz w:val="10"/>
        </w:rPr>
        <w:t>}</w:t>
      </w:r>
      <w:r>
        <w:rPr>
          <w:color w:val="0000FF"/>
          <w:sz w:val="10"/>
        </w:rPr>
        <w:t>e l s ei f</w:t>
      </w:r>
      <w:r>
        <w:rPr>
          <w:sz w:val="10"/>
        </w:rPr>
        <w:t xml:space="preserve">( enter_ mode  ==  S2_MODE)  {  / / e n t r y </w:t>
      </w:r>
      <w:r>
        <w:rPr>
          <w:color w:val="7F7F7F"/>
          <w:sz w:val="10"/>
        </w:rPr>
        <w:t>7</w:t>
      </w:r>
      <w:r>
        <w:rPr>
          <w:sz w:val="10"/>
        </w:rPr>
        <w:t>s t a t e s [ S1_ID ] . a c t i v e s [ 0 ]   =  S2_ID ;</w:t>
      </w:r>
    </w:p>
    <w:p w14:paraId="613FEECA" w14:textId="77777777" w:rsidR="00864105" w:rsidRDefault="00A541FA">
      <w:pPr>
        <w:spacing w:line="249" w:lineRule="auto"/>
        <w:ind w:left="169" w:right="2325" w:firstLine="288"/>
        <w:rPr>
          <w:sz w:val="10"/>
        </w:rPr>
      </w:pPr>
      <w:r>
        <w:rPr>
          <w:sz w:val="10"/>
        </w:rPr>
        <w:t>s</w:t>
      </w:r>
      <w:r>
        <w:rPr>
          <w:spacing w:val="-6"/>
          <w:sz w:val="10"/>
        </w:rPr>
        <w:t xml:space="preserve"> </w:t>
      </w:r>
      <w:r>
        <w:rPr>
          <w:sz w:val="10"/>
        </w:rPr>
        <w:t>t</w:t>
      </w:r>
      <w:r>
        <w:rPr>
          <w:spacing w:val="-6"/>
          <w:sz w:val="10"/>
        </w:rPr>
        <w:t xml:space="preserve"> </w:t>
      </w:r>
      <w:r>
        <w:rPr>
          <w:sz w:val="10"/>
        </w:rPr>
        <w:t>a</w:t>
      </w:r>
      <w:r>
        <w:rPr>
          <w:spacing w:val="-6"/>
          <w:sz w:val="10"/>
        </w:rPr>
        <w:t xml:space="preserve"> </w:t>
      </w:r>
      <w:r>
        <w:rPr>
          <w:sz w:val="10"/>
        </w:rPr>
        <w:t>t</w:t>
      </w:r>
      <w:r>
        <w:rPr>
          <w:spacing w:val="-6"/>
          <w:sz w:val="10"/>
        </w:rPr>
        <w:t xml:space="preserve"> </w:t>
      </w:r>
      <w:r>
        <w:rPr>
          <w:sz w:val="10"/>
        </w:rPr>
        <w:t>e</w:t>
      </w:r>
      <w:r>
        <w:rPr>
          <w:spacing w:val="-6"/>
          <w:sz w:val="10"/>
        </w:rPr>
        <w:t xml:space="preserve"> </w:t>
      </w:r>
      <w:r>
        <w:rPr>
          <w:sz w:val="10"/>
        </w:rPr>
        <w:t>s</w:t>
      </w:r>
      <w:r>
        <w:rPr>
          <w:spacing w:val="7"/>
          <w:sz w:val="10"/>
        </w:rPr>
        <w:t xml:space="preserve"> </w:t>
      </w:r>
      <w:r>
        <w:rPr>
          <w:sz w:val="10"/>
        </w:rPr>
        <w:t>[</w:t>
      </w:r>
      <w:r>
        <w:rPr>
          <w:spacing w:val="-6"/>
          <w:sz w:val="10"/>
        </w:rPr>
        <w:t xml:space="preserve"> </w:t>
      </w:r>
      <w:r>
        <w:rPr>
          <w:spacing w:val="4"/>
          <w:sz w:val="10"/>
        </w:rPr>
        <w:t>S2_ID</w:t>
      </w:r>
      <w:r>
        <w:rPr>
          <w:spacing w:val="2"/>
          <w:sz w:val="10"/>
        </w:rPr>
        <w:t xml:space="preserve"> </w:t>
      </w:r>
      <w:r>
        <w:rPr>
          <w:sz w:val="10"/>
        </w:rPr>
        <w:t>]</w:t>
      </w:r>
      <w:r>
        <w:rPr>
          <w:spacing w:val="-5"/>
          <w:sz w:val="10"/>
        </w:rPr>
        <w:t xml:space="preserve"> </w:t>
      </w:r>
      <w:r>
        <w:rPr>
          <w:sz w:val="10"/>
        </w:rPr>
        <w:t>.</w:t>
      </w:r>
      <w:r>
        <w:rPr>
          <w:spacing w:val="11"/>
          <w:sz w:val="10"/>
        </w:rPr>
        <w:t xml:space="preserve"> </w:t>
      </w:r>
      <w:r>
        <w:rPr>
          <w:sz w:val="10"/>
        </w:rPr>
        <w:t>e</w:t>
      </w:r>
      <w:r>
        <w:rPr>
          <w:spacing w:val="-10"/>
          <w:sz w:val="10"/>
        </w:rPr>
        <w:t xml:space="preserve"> </w:t>
      </w:r>
      <w:r>
        <w:rPr>
          <w:sz w:val="10"/>
        </w:rPr>
        <w:t>n</w:t>
      </w:r>
      <w:r>
        <w:rPr>
          <w:spacing w:val="-10"/>
          <w:sz w:val="10"/>
        </w:rPr>
        <w:t xml:space="preserve"> </w:t>
      </w:r>
      <w:r>
        <w:rPr>
          <w:sz w:val="10"/>
        </w:rPr>
        <w:t>t</w:t>
      </w:r>
      <w:r>
        <w:rPr>
          <w:spacing w:val="-10"/>
          <w:sz w:val="10"/>
        </w:rPr>
        <w:t xml:space="preserve"> </w:t>
      </w:r>
      <w:r>
        <w:rPr>
          <w:sz w:val="10"/>
        </w:rPr>
        <w:t>r</w:t>
      </w:r>
      <w:r>
        <w:rPr>
          <w:spacing w:val="-10"/>
          <w:sz w:val="10"/>
        </w:rPr>
        <w:t xml:space="preserve"> </w:t>
      </w:r>
      <w:r>
        <w:rPr>
          <w:sz w:val="10"/>
        </w:rPr>
        <w:t>y</w:t>
      </w:r>
      <w:r>
        <w:rPr>
          <w:spacing w:val="8"/>
          <w:sz w:val="10"/>
        </w:rPr>
        <w:t xml:space="preserve"> </w:t>
      </w:r>
      <w:r>
        <w:rPr>
          <w:sz w:val="10"/>
        </w:rPr>
        <w:t>(</w:t>
      </w:r>
      <w:r>
        <w:rPr>
          <w:spacing w:val="-8"/>
          <w:sz w:val="10"/>
        </w:rPr>
        <w:t xml:space="preserve"> </w:t>
      </w:r>
      <w:r>
        <w:rPr>
          <w:sz w:val="10"/>
        </w:rPr>
        <w:t>)</w:t>
      </w:r>
      <w:r>
        <w:rPr>
          <w:spacing w:val="8"/>
          <w:sz w:val="10"/>
        </w:rPr>
        <w:t xml:space="preserve"> </w:t>
      </w:r>
      <w:r>
        <w:rPr>
          <w:sz w:val="10"/>
        </w:rPr>
        <w:t xml:space="preserve">;  </w:t>
      </w:r>
      <w:r>
        <w:rPr>
          <w:spacing w:val="2"/>
          <w:sz w:val="10"/>
        </w:rPr>
        <w:t xml:space="preserve"> </w:t>
      </w:r>
      <w:r>
        <w:rPr>
          <w:sz w:val="10"/>
        </w:rPr>
        <w:t>s</w:t>
      </w:r>
      <w:r>
        <w:rPr>
          <w:spacing w:val="-9"/>
          <w:sz w:val="10"/>
        </w:rPr>
        <w:t xml:space="preserve"> </w:t>
      </w:r>
      <w:r>
        <w:rPr>
          <w:sz w:val="10"/>
        </w:rPr>
        <w:t>e</w:t>
      </w:r>
      <w:r>
        <w:rPr>
          <w:spacing w:val="-9"/>
          <w:sz w:val="10"/>
        </w:rPr>
        <w:t xml:space="preserve"> </w:t>
      </w:r>
      <w:r>
        <w:rPr>
          <w:sz w:val="10"/>
        </w:rPr>
        <w:t>n</w:t>
      </w:r>
      <w:r>
        <w:rPr>
          <w:spacing w:val="-9"/>
          <w:sz w:val="10"/>
        </w:rPr>
        <w:t xml:space="preserve"> </w:t>
      </w:r>
      <w:r>
        <w:rPr>
          <w:sz w:val="10"/>
        </w:rPr>
        <w:t>d</w:t>
      </w:r>
      <w:r>
        <w:rPr>
          <w:spacing w:val="-9"/>
          <w:sz w:val="10"/>
        </w:rPr>
        <w:t xml:space="preserve"> </w:t>
      </w:r>
      <w:r>
        <w:rPr>
          <w:sz w:val="10"/>
        </w:rPr>
        <w:t>S</w:t>
      </w:r>
      <w:r>
        <w:rPr>
          <w:spacing w:val="-9"/>
          <w:sz w:val="10"/>
        </w:rPr>
        <w:t xml:space="preserve"> </w:t>
      </w:r>
      <w:r>
        <w:rPr>
          <w:sz w:val="10"/>
        </w:rPr>
        <w:t>t</w:t>
      </w:r>
      <w:r>
        <w:rPr>
          <w:spacing w:val="-9"/>
          <w:sz w:val="10"/>
        </w:rPr>
        <w:t xml:space="preserve"> </w:t>
      </w:r>
      <w:r>
        <w:rPr>
          <w:sz w:val="10"/>
        </w:rPr>
        <w:t>a</w:t>
      </w:r>
      <w:r>
        <w:rPr>
          <w:spacing w:val="-9"/>
          <w:sz w:val="10"/>
        </w:rPr>
        <w:t xml:space="preserve"> </w:t>
      </w:r>
      <w:r>
        <w:rPr>
          <w:sz w:val="10"/>
        </w:rPr>
        <w:t>r</w:t>
      </w:r>
      <w:r>
        <w:rPr>
          <w:spacing w:val="-8"/>
          <w:sz w:val="10"/>
        </w:rPr>
        <w:t xml:space="preserve"> </w:t>
      </w:r>
      <w:r>
        <w:rPr>
          <w:sz w:val="10"/>
        </w:rPr>
        <w:t>t</w:t>
      </w:r>
      <w:r>
        <w:rPr>
          <w:spacing w:val="-9"/>
          <w:sz w:val="10"/>
        </w:rPr>
        <w:t xml:space="preserve"> </w:t>
      </w:r>
      <w:r>
        <w:rPr>
          <w:sz w:val="10"/>
        </w:rPr>
        <w:t>S</w:t>
      </w:r>
      <w:r>
        <w:rPr>
          <w:spacing w:val="-9"/>
          <w:sz w:val="10"/>
        </w:rPr>
        <w:t xml:space="preserve"> </w:t>
      </w:r>
      <w:commentRangeStart w:id="82"/>
      <w:r>
        <w:rPr>
          <w:sz w:val="10"/>
        </w:rPr>
        <w:t>i</w:t>
      </w:r>
      <w:commentRangeEnd w:id="82"/>
      <w:r w:rsidR="0064505A">
        <w:rPr>
          <w:rStyle w:val="Marquedecommentaire"/>
        </w:rPr>
        <w:commentReference w:id="82"/>
      </w:r>
      <w:r>
        <w:rPr>
          <w:spacing w:val="-9"/>
          <w:sz w:val="10"/>
        </w:rPr>
        <w:t xml:space="preserve"> </w:t>
      </w:r>
      <w:r>
        <w:rPr>
          <w:sz w:val="10"/>
        </w:rPr>
        <w:t>g</w:t>
      </w:r>
      <w:r>
        <w:rPr>
          <w:spacing w:val="-9"/>
          <w:sz w:val="10"/>
        </w:rPr>
        <w:t xml:space="preserve"> </w:t>
      </w:r>
      <w:r>
        <w:rPr>
          <w:sz w:val="10"/>
        </w:rPr>
        <w:t>n</w:t>
      </w:r>
      <w:r>
        <w:rPr>
          <w:spacing w:val="-9"/>
          <w:sz w:val="10"/>
        </w:rPr>
        <w:t xml:space="preserve"> </w:t>
      </w:r>
      <w:r>
        <w:rPr>
          <w:sz w:val="10"/>
        </w:rPr>
        <w:t>a</w:t>
      </w:r>
      <w:r>
        <w:rPr>
          <w:spacing w:val="-9"/>
          <w:sz w:val="10"/>
        </w:rPr>
        <w:t xml:space="preserve"> </w:t>
      </w:r>
      <w:r>
        <w:rPr>
          <w:sz w:val="10"/>
        </w:rPr>
        <w:t>l</w:t>
      </w:r>
      <w:r>
        <w:rPr>
          <w:spacing w:val="5"/>
          <w:sz w:val="10"/>
        </w:rPr>
        <w:t xml:space="preserve"> </w:t>
      </w:r>
      <w:r>
        <w:rPr>
          <w:sz w:val="10"/>
        </w:rPr>
        <w:t>(</w:t>
      </w:r>
      <w:r>
        <w:rPr>
          <w:spacing w:val="-6"/>
          <w:sz w:val="10"/>
        </w:rPr>
        <w:t xml:space="preserve"> </w:t>
      </w:r>
      <w:r>
        <w:rPr>
          <w:spacing w:val="4"/>
          <w:sz w:val="10"/>
        </w:rPr>
        <w:t>S2_ID</w:t>
      </w:r>
      <w:r>
        <w:rPr>
          <w:spacing w:val="-6"/>
          <w:sz w:val="10"/>
        </w:rPr>
        <w:t xml:space="preserve"> </w:t>
      </w:r>
      <w:r>
        <w:rPr>
          <w:sz w:val="10"/>
        </w:rPr>
        <w:t>)</w:t>
      </w:r>
      <w:r>
        <w:rPr>
          <w:spacing w:val="4"/>
          <w:sz w:val="10"/>
        </w:rPr>
        <w:t xml:space="preserve"> </w:t>
      </w:r>
      <w:r>
        <w:rPr>
          <w:sz w:val="10"/>
        </w:rPr>
        <w:t xml:space="preserve">; </w:t>
      </w:r>
      <w:r>
        <w:rPr>
          <w:color w:val="7F7F7F"/>
          <w:sz w:val="10"/>
        </w:rPr>
        <w:t>9</w:t>
      </w:r>
      <w:r>
        <w:rPr>
          <w:sz w:val="10"/>
        </w:rPr>
        <w:t>}</w:t>
      </w:r>
      <w:r>
        <w:rPr>
          <w:color w:val="0000FF"/>
          <w:sz w:val="10"/>
        </w:rPr>
        <w:t>i f</w:t>
      </w:r>
      <w:r>
        <w:rPr>
          <w:sz w:val="10"/>
        </w:rPr>
        <w:t xml:space="preserve">( </w:t>
      </w:r>
      <w:r>
        <w:rPr>
          <w:spacing w:val="9"/>
          <w:sz w:val="10"/>
        </w:rPr>
        <w:t xml:space="preserve">enter_ </w:t>
      </w:r>
      <w:r>
        <w:rPr>
          <w:spacing w:val="8"/>
          <w:sz w:val="10"/>
        </w:rPr>
        <w:t xml:space="preserve">mode  </w:t>
      </w:r>
      <w:r>
        <w:rPr>
          <w:sz w:val="10"/>
        </w:rPr>
        <w:t xml:space="preserve">==  </w:t>
      </w:r>
      <w:r>
        <w:rPr>
          <w:spacing w:val="-5"/>
          <w:sz w:val="10"/>
        </w:rPr>
        <w:t xml:space="preserve">SH_MODE)  </w:t>
      </w:r>
      <w:r>
        <w:rPr>
          <w:spacing w:val="-1"/>
          <w:sz w:val="10"/>
        </w:rPr>
        <w:t xml:space="preserve"> </w:t>
      </w:r>
      <w:r>
        <w:rPr>
          <w:sz w:val="10"/>
        </w:rPr>
        <w:t>{</w:t>
      </w:r>
    </w:p>
    <w:p w14:paraId="6CB8A302" w14:textId="77777777" w:rsidR="00864105" w:rsidRDefault="00A541FA">
      <w:pPr>
        <w:ind w:left="448"/>
        <w:rPr>
          <w:sz w:val="10"/>
        </w:rPr>
      </w:pPr>
      <w:r>
        <w:rPr>
          <w:sz w:val="10"/>
        </w:rPr>
        <w:t>State IDEnum  h i s ;</w:t>
      </w:r>
    </w:p>
    <w:p w14:paraId="02526596" w14:textId="77777777" w:rsidR="00864105" w:rsidRDefault="00A541FA">
      <w:pPr>
        <w:spacing w:before="4" w:line="249" w:lineRule="auto"/>
        <w:ind w:left="574" w:right="3068" w:hanging="455"/>
        <w:rPr>
          <w:sz w:val="10"/>
        </w:rPr>
      </w:pPr>
      <w:r>
        <w:rPr>
          <w:color w:val="7F7F7F"/>
          <w:sz w:val="10"/>
        </w:rPr>
        <w:t>11</w:t>
      </w:r>
      <w:r>
        <w:rPr>
          <w:color w:val="0000FF"/>
          <w:sz w:val="10"/>
        </w:rPr>
        <w:t>i</w:t>
      </w:r>
      <w:r>
        <w:rPr>
          <w:color w:val="0000FF"/>
          <w:spacing w:val="-6"/>
          <w:sz w:val="10"/>
        </w:rPr>
        <w:t xml:space="preserve"> </w:t>
      </w:r>
      <w:r>
        <w:rPr>
          <w:color w:val="0000FF"/>
          <w:sz w:val="10"/>
        </w:rPr>
        <w:t>f</w:t>
      </w:r>
      <w:r>
        <w:rPr>
          <w:sz w:val="10"/>
        </w:rPr>
        <w:t>(</w:t>
      </w:r>
      <w:r>
        <w:rPr>
          <w:spacing w:val="7"/>
          <w:sz w:val="10"/>
        </w:rPr>
        <w:t xml:space="preserve"> </w:t>
      </w:r>
      <w:r>
        <w:rPr>
          <w:sz w:val="10"/>
        </w:rPr>
        <w:t>s</w:t>
      </w:r>
      <w:r>
        <w:rPr>
          <w:spacing w:val="-6"/>
          <w:sz w:val="10"/>
        </w:rPr>
        <w:t xml:space="preserve"> </w:t>
      </w:r>
      <w:r>
        <w:rPr>
          <w:sz w:val="10"/>
        </w:rPr>
        <w:t>t</w:t>
      </w:r>
      <w:r>
        <w:rPr>
          <w:spacing w:val="-6"/>
          <w:sz w:val="10"/>
        </w:rPr>
        <w:t xml:space="preserve"> </w:t>
      </w:r>
      <w:r>
        <w:rPr>
          <w:sz w:val="10"/>
        </w:rPr>
        <w:t>a</w:t>
      </w:r>
      <w:r>
        <w:rPr>
          <w:spacing w:val="-6"/>
          <w:sz w:val="10"/>
        </w:rPr>
        <w:t xml:space="preserve"> </w:t>
      </w:r>
      <w:r>
        <w:rPr>
          <w:sz w:val="10"/>
        </w:rPr>
        <w:t>t</w:t>
      </w:r>
      <w:r>
        <w:rPr>
          <w:spacing w:val="-6"/>
          <w:sz w:val="10"/>
        </w:rPr>
        <w:t xml:space="preserve"> </w:t>
      </w:r>
      <w:r>
        <w:rPr>
          <w:sz w:val="10"/>
        </w:rPr>
        <w:t>e</w:t>
      </w:r>
      <w:r>
        <w:rPr>
          <w:spacing w:val="-6"/>
          <w:sz w:val="10"/>
        </w:rPr>
        <w:t xml:space="preserve"> </w:t>
      </w:r>
      <w:r>
        <w:rPr>
          <w:sz w:val="10"/>
        </w:rPr>
        <w:t>s</w:t>
      </w:r>
      <w:r>
        <w:rPr>
          <w:spacing w:val="7"/>
          <w:sz w:val="10"/>
        </w:rPr>
        <w:t xml:space="preserve"> </w:t>
      </w:r>
      <w:r>
        <w:rPr>
          <w:sz w:val="10"/>
        </w:rPr>
        <w:t>[</w:t>
      </w:r>
      <w:r>
        <w:rPr>
          <w:spacing w:val="-6"/>
          <w:sz w:val="10"/>
        </w:rPr>
        <w:t xml:space="preserve"> </w:t>
      </w:r>
      <w:r>
        <w:rPr>
          <w:spacing w:val="4"/>
          <w:sz w:val="10"/>
        </w:rPr>
        <w:t>S1_ID</w:t>
      </w:r>
      <w:r>
        <w:rPr>
          <w:spacing w:val="2"/>
          <w:sz w:val="10"/>
        </w:rPr>
        <w:t xml:space="preserve"> </w:t>
      </w:r>
      <w:r>
        <w:rPr>
          <w:sz w:val="10"/>
        </w:rPr>
        <w:t>]</w:t>
      </w:r>
      <w:r>
        <w:rPr>
          <w:spacing w:val="-5"/>
          <w:sz w:val="10"/>
        </w:rPr>
        <w:t xml:space="preserve"> </w:t>
      </w:r>
      <w:r>
        <w:rPr>
          <w:sz w:val="10"/>
        </w:rPr>
        <w:t>.</w:t>
      </w:r>
      <w:r>
        <w:rPr>
          <w:spacing w:val="10"/>
          <w:sz w:val="10"/>
        </w:rPr>
        <w:t xml:space="preserve"> </w:t>
      </w:r>
      <w:r>
        <w:rPr>
          <w:sz w:val="10"/>
        </w:rPr>
        <w:t>p</w:t>
      </w:r>
      <w:r>
        <w:rPr>
          <w:spacing w:val="-11"/>
          <w:sz w:val="10"/>
        </w:rPr>
        <w:t xml:space="preserve"> </w:t>
      </w:r>
      <w:r>
        <w:rPr>
          <w:sz w:val="10"/>
        </w:rPr>
        <w:t>r</w:t>
      </w:r>
      <w:r>
        <w:rPr>
          <w:spacing w:val="-11"/>
          <w:sz w:val="10"/>
        </w:rPr>
        <w:t xml:space="preserve"> </w:t>
      </w:r>
      <w:r>
        <w:rPr>
          <w:sz w:val="10"/>
        </w:rPr>
        <w:t>e</w:t>
      </w:r>
      <w:r>
        <w:rPr>
          <w:spacing w:val="-11"/>
          <w:sz w:val="10"/>
        </w:rPr>
        <w:t xml:space="preserve"> </w:t>
      </w:r>
      <w:r>
        <w:rPr>
          <w:sz w:val="10"/>
        </w:rPr>
        <w:t>s</w:t>
      </w:r>
      <w:r>
        <w:rPr>
          <w:spacing w:val="5"/>
          <w:sz w:val="10"/>
        </w:rPr>
        <w:t xml:space="preserve"> </w:t>
      </w:r>
      <w:r>
        <w:rPr>
          <w:sz w:val="10"/>
        </w:rPr>
        <w:t>[</w:t>
      </w:r>
      <w:r>
        <w:rPr>
          <w:spacing w:val="-10"/>
          <w:sz w:val="10"/>
        </w:rPr>
        <w:t xml:space="preserve"> </w:t>
      </w:r>
      <w:r>
        <w:rPr>
          <w:sz w:val="10"/>
        </w:rPr>
        <w:t>0</w:t>
      </w:r>
      <w:r>
        <w:rPr>
          <w:spacing w:val="-10"/>
          <w:sz w:val="10"/>
        </w:rPr>
        <w:t xml:space="preserve"> </w:t>
      </w:r>
      <w:r>
        <w:rPr>
          <w:sz w:val="10"/>
        </w:rPr>
        <w:t xml:space="preserve">] </w:t>
      </w:r>
      <w:r>
        <w:rPr>
          <w:spacing w:val="10"/>
          <w:sz w:val="10"/>
        </w:rPr>
        <w:t xml:space="preserve"> </w:t>
      </w:r>
      <w:r>
        <w:rPr>
          <w:spacing w:val="5"/>
          <w:sz w:val="10"/>
        </w:rPr>
        <w:t xml:space="preserve">!= </w:t>
      </w:r>
      <w:r>
        <w:rPr>
          <w:spacing w:val="9"/>
          <w:sz w:val="10"/>
        </w:rPr>
        <w:t xml:space="preserve"> </w:t>
      </w:r>
      <w:r>
        <w:rPr>
          <w:spacing w:val="-5"/>
          <w:sz w:val="10"/>
        </w:rPr>
        <w:t>STATE_MAX)</w:t>
      </w:r>
      <w:r>
        <w:rPr>
          <w:spacing w:val="-6"/>
          <w:sz w:val="10"/>
        </w:rPr>
        <w:t xml:space="preserve"> </w:t>
      </w:r>
      <w:r>
        <w:rPr>
          <w:sz w:val="10"/>
        </w:rPr>
        <w:t>{ h</w:t>
      </w:r>
      <w:r>
        <w:rPr>
          <w:spacing w:val="-10"/>
          <w:sz w:val="10"/>
        </w:rPr>
        <w:t xml:space="preserve"> </w:t>
      </w:r>
      <w:r>
        <w:rPr>
          <w:sz w:val="10"/>
        </w:rPr>
        <w:t>i</w:t>
      </w:r>
      <w:r>
        <w:rPr>
          <w:spacing w:val="-10"/>
          <w:sz w:val="10"/>
        </w:rPr>
        <w:t xml:space="preserve"> </w:t>
      </w:r>
      <w:r>
        <w:rPr>
          <w:sz w:val="10"/>
        </w:rPr>
        <w:t xml:space="preserve">s  </w:t>
      </w:r>
      <w:r>
        <w:rPr>
          <w:spacing w:val="2"/>
          <w:sz w:val="10"/>
        </w:rPr>
        <w:t xml:space="preserve"> </w:t>
      </w:r>
      <w:r>
        <w:rPr>
          <w:sz w:val="10"/>
        </w:rPr>
        <w:t xml:space="preserve">=  </w:t>
      </w:r>
      <w:r>
        <w:rPr>
          <w:spacing w:val="6"/>
          <w:sz w:val="10"/>
        </w:rPr>
        <w:t xml:space="preserve"> </w:t>
      </w:r>
      <w:r>
        <w:rPr>
          <w:sz w:val="10"/>
        </w:rPr>
        <w:t>s</w:t>
      </w:r>
      <w:r>
        <w:rPr>
          <w:spacing w:val="-6"/>
          <w:sz w:val="10"/>
        </w:rPr>
        <w:t xml:space="preserve"> </w:t>
      </w:r>
      <w:r>
        <w:rPr>
          <w:sz w:val="10"/>
        </w:rPr>
        <w:t>t</w:t>
      </w:r>
      <w:r>
        <w:rPr>
          <w:spacing w:val="-6"/>
          <w:sz w:val="10"/>
        </w:rPr>
        <w:t xml:space="preserve"> </w:t>
      </w:r>
      <w:r>
        <w:rPr>
          <w:sz w:val="10"/>
        </w:rPr>
        <w:t>a</w:t>
      </w:r>
      <w:r>
        <w:rPr>
          <w:spacing w:val="-6"/>
          <w:sz w:val="10"/>
        </w:rPr>
        <w:t xml:space="preserve"> </w:t>
      </w:r>
      <w:r>
        <w:rPr>
          <w:sz w:val="10"/>
        </w:rPr>
        <w:t>t</w:t>
      </w:r>
      <w:r>
        <w:rPr>
          <w:spacing w:val="-6"/>
          <w:sz w:val="10"/>
        </w:rPr>
        <w:t xml:space="preserve"> </w:t>
      </w:r>
      <w:r>
        <w:rPr>
          <w:sz w:val="10"/>
        </w:rPr>
        <w:t>e</w:t>
      </w:r>
      <w:r>
        <w:rPr>
          <w:spacing w:val="-6"/>
          <w:sz w:val="10"/>
        </w:rPr>
        <w:t xml:space="preserve"> </w:t>
      </w:r>
      <w:r>
        <w:rPr>
          <w:sz w:val="10"/>
        </w:rPr>
        <w:t>s</w:t>
      </w:r>
      <w:r>
        <w:rPr>
          <w:spacing w:val="7"/>
          <w:sz w:val="10"/>
        </w:rPr>
        <w:t xml:space="preserve"> </w:t>
      </w:r>
      <w:r>
        <w:rPr>
          <w:sz w:val="10"/>
        </w:rPr>
        <w:t>[</w:t>
      </w:r>
      <w:r>
        <w:rPr>
          <w:spacing w:val="-6"/>
          <w:sz w:val="10"/>
        </w:rPr>
        <w:t xml:space="preserve"> </w:t>
      </w:r>
      <w:r>
        <w:rPr>
          <w:spacing w:val="4"/>
          <w:sz w:val="10"/>
        </w:rPr>
        <w:t>S1_ID</w:t>
      </w:r>
      <w:r>
        <w:rPr>
          <w:spacing w:val="2"/>
          <w:sz w:val="10"/>
        </w:rPr>
        <w:t xml:space="preserve"> </w:t>
      </w:r>
      <w:r>
        <w:rPr>
          <w:sz w:val="10"/>
        </w:rPr>
        <w:t>]</w:t>
      </w:r>
      <w:r>
        <w:rPr>
          <w:spacing w:val="-5"/>
          <w:sz w:val="10"/>
        </w:rPr>
        <w:t xml:space="preserve"> </w:t>
      </w:r>
      <w:r>
        <w:rPr>
          <w:sz w:val="10"/>
        </w:rPr>
        <w:t>.</w:t>
      </w:r>
      <w:r>
        <w:rPr>
          <w:spacing w:val="10"/>
          <w:sz w:val="10"/>
        </w:rPr>
        <w:t xml:space="preserve"> </w:t>
      </w:r>
      <w:r>
        <w:rPr>
          <w:sz w:val="10"/>
        </w:rPr>
        <w:t>p</w:t>
      </w:r>
      <w:r>
        <w:rPr>
          <w:spacing w:val="-11"/>
          <w:sz w:val="10"/>
        </w:rPr>
        <w:t xml:space="preserve"> </w:t>
      </w:r>
      <w:r>
        <w:rPr>
          <w:sz w:val="10"/>
        </w:rPr>
        <w:t>r</w:t>
      </w:r>
      <w:r>
        <w:rPr>
          <w:spacing w:val="-11"/>
          <w:sz w:val="10"/>
        </w:rPr>
        <w:t xml:space="preserve"> </w:t>
      </w:r>
      <w:r>
        <w:rPr>
          <w:sz w:val="10"/>
        </w:rPr>
        <w:t>e</w:t>
      </w:r>
      <w:r>
        <w:rPr>
          <w:spacing w:val="-11"/>
          <w:sz w:val="10"/>
        </w:rPr>
        <w:t xml:space="preserve"> </w:t>
      </w:r>
      <w:r>
        <w:rPr>
          <w:sz w:val="10"/>
        </w:rPr>
        <w:t>s</w:t>
      </w:r>
      <w:r>
        <w:rPr>
          <w:spacing w:val="8"/>
          <w:sz w:val="10"/>
        </w:rPr>
        <w:t xml:space="preserve"> </w:t>
      </w:r>
      <w:r>
        <w:rPr>
          <w:sz w:val="10"/>
        </w:rPr>
        <w:t>[</w:t>
      </w:r>
      <w:r>
        <w:rPr>
          <w:spacing w:val="-6"/>
          <w:sz w:val="10"/>
        </w:rPr>
        <w:t xml:space="preserve"> </w:t>
      </w:r>
      <w:r>
        <w:rPr>
          <w:sz w:val="10"/>
        </w:rPr>
        <w:t>0</w:t>
      </w:r>
      <w:r>
        <w:rPr>
          <w:spacing w:val="-6"/>
          <w:sz w:val="10"/>
        </w:rPr>
        <w:t xml:space="preserve"> </w:t>
      </w:r>
      <w:r>
        <w:rPr>
          <w:sz w:val="10"/>
        </w:rPr>
        <w:t>]</w:t>
      </w:r>
      <w:r>
        <w:rPr>
          <w:spacing w:val="-6"/>
          <w:sz w:val="10"/>
        </w:rPr>
        <w:t xml:space="preserve"> </w:t>
      </w:r>
      <w:r>
        <w:rPr>
          <w:sz w:val="10"/>
        </w:rPr>
        <w:t>;</w:t>
      </w:r>
    </w:p>
    <w:p w14:paraId="2E0FE7A9" w14:textId="77777777" w:rsidR="00864105" w:rsidRDefault="00A541FA">
      <w:pPr>
        <w:ind w:left="119"/>
        <w:rPr>
          <w:sz w:val="10"/>
        </w:rPr>
      </w:pPr>
      <w:r>
        <w:rPr>
          <w:color w:val="7F7F7F"/>
          <w:sz w:val="10"/>
        </w:rPr>
        <w:t>13</w:t>
      </w:r>
      <w:r>
        <w:rPr>
          <w:sz w:val="10"/>
        </w:rPr>
        <w:t>}</w:t>
      </w:r>
      <w:r>
        <w:rPr>
          <w:color w:val="0000FF"/>
          <w:sz w:val="10"/>
        </w:rPr>
        <w:t>e l s e</w:t>
      </w:r>
      <w:r>
        <w:rPr>
          <w:sz w:val="10"/>
        </w:rPr>
        <w:t>{</w:t>
      </w:r>
    </w:p>
    <w:p w14:paraId="333712C4" w14:textId="77777777" w:rsidR="00864105" w:rsidRDefault="00864105">
      <w:pPr>
        <w:rPr>
          <w:sz w:val="10"/>
        </w:rPr>
        <w:sectPr w:rsidR="00864105">
          <w:type w:val="continuous"/>
          <w:pgSz w:w="12240" w:h="15840"/>
          <w:pgMar w:top="1120" w:right="760" w:bottom="280" w:left="660" w:header="720" w:footer="720" w:gutter="0"/>
          <w:cols w:num="2" w:space="720" w:equalWidth="0">
            <w:col w:w="5158" w:space="103"/>
            <w:col w:w="5559"/>
          </w:cols>
        </w:sectPr>
      </w:pPr>
    </w:p>
    <w:p w14:paraId="62D7C7E9" w14:textId="77777777" w:rsidR="00864105" w:rsidRDefault="00864105">
      <w:pPr>
        <w:pStyle w:val="Corpsdetexte"/>
        <w:spacing w:before="9"/>
        <w:rPr>
          <w:sz w:val="10"/>
        </w:rPr>
      </w:pPr>
    </w:p>
    <w:p w14:paraId="0B1D2644" w14:textId="77777777" w:rsidR="00864105" w:rsidRDefault="00A541FA">
      <w:pPr>
        <w:jc w:val="right"/>
        <w:rPr>
          <w:sz w:val="10"/>
        </w:rPr>
      </w:pPr>
      <w:r>
        <w:rPr>
          <w:color w:val="7F7F7F"/>
          <w:sz w:val="10"/>
        </w:rPr>
        <w:t>15</w:t>
      </w:r>
      <w:r>
        <w:rPr>
          <w:sz w:val="10"/>
        </w:rPr>
        <w:t>}</w:t>
      </w:r>
    </w:p>
    <w:p w14:paraId="7851B267" w14:textId="77777777" w:rsidR="00864105" w:rsidRDefault="00A541FA">
      <w:pPr>
        <w:spacing w:before="4"/>
        <w:ind w:left="266"/>
        <w:rPr>
          <w:sz w:val="10"/>
        </w:rPr>
      </w:pPr>
      <w:r>
        <w:br w:type="column"/>
      </w:r>
      <w:r>
        <w:rPr>
          <w:sz w:val="10"/>
        </w:rPr>
        <w:t>h i s   =  S2_ID ;</w:t>
      </w:r>
    </w:p>
    <w:p w14:paraId="7135FFFE" w14:textId="77777777" w:rsidR="00864105" w:rsidRDefault="00864105">
      <w:pPr>
        <w:pStyle w:val="Corpsdetexte"/>
        <w:spacing w:before="9"/>
        <w:rPr>
          <w:sz w:val="10"/>
        </w:rPr>
      </w:pPr>
    </w:p>
    <w:p w14:paraId="3FAAA6BD" w14:textId="77777777" w:rsidR="00864105" w:rsidRDefault="00A541FA">
      <w:pPr>
        <w:ind w:left="150"/>
        <w:rPr>
          <w:sz w:val="10"/>
        </w:rPr>
      </w:pPr>
      <w:r>
        <w:rPr>
          <w:sz w:val="10"/>
        </w:rPr>
        <w:t>s t a t e s [ S1_ID ] . a c t i v e s [ 0 ]   =   h i s ;</w:t>
      </w:r>
    </w:p>
    <w:p w14:paraId="10CB770E" w14:textId="77777777" w:rsidR="00864105" w:rsidRDefault="00864105">
      <w:pPr>
        <w:rPr>
          <w:sz w:val="10"/>
        </w:rPr>
        <w:sectPr w:rsidR="00864105">
          <w:type w:val="continuous"/>
          <w:pgSz w:w="12240" w:h="15840"/>
          <w:pgMar w:top="1120" w:right="760" w:bottom="280" w:left="660" w:header="720" w:footer="720" w:gutter="0"/>
          <w:cols w:num="2" w:space="720" w:equalWidth="0">
            <w:col w:w="5528" w:space="40"/>
            <w:col w:w="5252"/>
          </w:cols>
        </w:sectPr>
      </w:pPr>
    </w:p>
    <w:p w14:paraId="68A3181E" w14:textId="77777777" w:rsidR="00864105" w:rsidRDefault="00A541FA">
      <w:pPr>
        <w:spacing w:before="35"/>
        <w:ind w:left="1145"/>
        <w:rPr>
          <w:sz w:val="16"/>
        </w:rPr>
      </w:pPr>
      <w:r>
        <w:rPr>
          <w:sz w:val="16"/>
        </w:rPr>
        <w:t>Listing 2.    Example code generated for  doActivity</w:t>
      </w:r>
    </w:p>
    <w:p w14:paraId="53E13467" w14:textId="77777777" w:rsidR="00864105" w:rsidRDefault="00A541FA">
      <w:pPr>
        <w:spacing w:before="23" w:line="249" w:lineRule="auto"/>
        <w:ind w:left="169" w:right="2626" w:firstLine="161"/>
        <w:rPr>
          <w:sz w:val="10"/>
        </w:rPr>
      </w:pPr>
      <w:r>
        <w:rPr>
          <w:color w:val="0000FF"/>
          <w:spacing w:val="6"/>
          <w:sz w:val="10"/>
        </w:rPr>
        <w:t>vo</w:t>
      </w:r>
      <w:r>
        <w:rPr>
          <w:color w:val="0000FF"/>
          <w:spacing w:val="-14"/>
          <w:sz w:val="10"/>
        </w:rPr>
        <w:t xml:space="preserve"> </w:t>
      </w:r>
      <w:r>
        <w:rPr>
          <w:color w:val="0000FF"/>
          <w:sz w:val="10"/>
        </w:rPr>
        <w:t>i</w:t>
      </w:r>
      <w:r>
        <w:rPr>
          <w:color w:val="0000FF"/>
          <w:spacing w:val="-14"/>
          <w:sz w:val="10"/>
        </w:rPr>
        <w:t xml:space="preserve"> </w:t>
      </w:r>
      <w:r>
        <w:rPr>
          <w:color w:val="0000FF"/>
          <w:sz w:val="10"/>
        </w:rPr>
        <w:t>d</w:t>
      </w:r>
      <w:r>
        <w:rPr>
          <w:sz w:val="10"/>
        </w:rPr>
        <w:t>d</w:t>
      </w:r>
      <w:r>
        <w:rPr>
          <w:spacing w:val="-11"/>
          <w:sz w:val="10"/>
        </w:rPr>
        <w:t xml:space="preserve"> </w:t>
      </w:r>
      <w:r>
        <w:rPr>
          <w:sz w:val="10"/>
        </w:rPr>
        <w:t>o</w:t>
      </w:r>
      <w:r>
        <w:rPr>
          <w:spacing w:val="-11"/>
          <w:sz w:val="10"/>
        </w:rPr>
        <w:t xml:space="preserve"> </w:t>
      </w:r>
      <w:r>
        <w:rPr>
          <w:sz w:val="10"/>
        </w:rPr>
        <w:t>A</w:t>
      </w:r>
      <w:r>
        <w:rPr>
          <w:spacing w:val="-11"/>
          <w:sz w:val="10"/>
        </w:rPr>
        <w:t xml:space="preserve"> </w:t>
      </w:r>
      <w:r>
        <w:rPr>
          <w:sz w:val="10"/>
        </w:rPr>
        <w:t>c</w:t>
      </w:r>
      <w:r>
        <w:rPr>
          <w:spacing w:val="-11"/>
          <w:sz w:val="10"/>
        </w:rPr>
        <w:t xml:space="preserve"> </w:t>
      </w:r>
      <w:r>
        <w:rPr>
          <w:sz w:val="10"/>
        </w:rPr>
        <w:t>t</w:t>
      </w:r>
      <w:r>
        <w:rPr>
          <w:spacing w:val="-11"/>
          <w:sz w:val="10"/>
        </w:rPr>
        <w:t xml:space="preserve"> </w:t>
      </w:r>
      <w:r>
        <w:rPr>
          <w:sz w:val="10"/>
        </w:rPr>
        <w:t>i</w:t>
      </w:r>
      <w:r>
        <w:rPr>
          <w:spacing w:val="-11"/>
          <w:sz w:val="10"/>
        </w:rPr>
        <w:t xml:space="preserve"> </w:t>
      </w:r>
      <w:r>
        <w:rPr>
          <w:sz w:val="10"/>
        </w:rPr>
        <w:t>v</w:t>
      </w:r>
      <w:r>
        <w:rPr>
          <w:spacing w:val="-11"/>
          <w:sz w:val="10"/>
        </w:rPr>
        <w:t xml:space="preserve"> </w:t>
      </w:r>
      <w:r>
        <w:rPr>
          <w:sz w:val="10"/>
        </w:rPr>
        <w:t>i</w:t>
      </w:r>
      <w:r>
        <w:rPr>
          <w:spacing w:val="-11"/>
          <w:sz w:val="10"/>
        </w:rPr>
        <w:t xml:space="preserve"> </w:t>
      </w:r>
      <w:r>
        <w:rPr>
          <w:sz w:val="10"/>
        </w:rPr>
        <w:t>t</w:t>
      </w:r>
      <w:r>
        <w:rPr>
          <w:spacing w:val="-11"/>
          <w:sz w:val="10"/>
        </w:rPr>
        <w:t xml:space="preserve"> </w:t>
      </w:r>
      <w:r>
        <w:rPr>
          <w:sz w:val="10"/>
        </w:rPr>
        <w:t>y</w:t>
      </w:r>
      <w:r>
        <w:rPr>
          <w:spacing w:val="2"/>
          <w:sz w:val="10"/>
        </w:rPr>
        <w:t xml:space="preserve"> </w:t>
      </w:r>
      <w:r>
        <w:rPr>
          <w:sz w:val="10"/>
        </w:rPr>
        <w:t>(</w:t>
      </w:r>
      <w:r>
        <w:rPr>
          <w:color w:val="0000FF"/>
          <w:sz w:val="10"/>
        </w:rPr>
        <w:t>i</w:t>
      </w:r>
      <w:r>
        <w:rPr>
          <w:color w:val="0000FF"/>
          <w:spacing w:val="-8"/>
          <w:sz w:val="10"/>
        </w:rPr>
        <w:t xml:space="preserve"> </w:t>
      </w:r>
      <w:r>
        <w:rPr>
          <w:color w:val="0000FF"/>
          <w:sz w:val="10"/>
        </w:rPr>
        <w:t>n</w:t>
      </w:r>
      <w:r>
        <w:rPr>
          <w:color w:val="0000FF"/>
          <w:spacing w:val="-8"/>
          <w:sz w:val="10"/>
        </w:rPr>
        <w:t xml:space="preserve"> </w:t>
      </w:r>
      <w:r>
        <w:rPr>
          <w:color w:val="0000FF"/>
          <w:sz w:val="10"/>
        </w:rPr>
        <w:t>t</w:t>
      </w:r>
      <w:r>
        <w:rPr>
          <w:sz w:val="10"/>
        </w:rPr>
        <w:t>s</w:t>
      </w:r>
      <w:r>
        <w:rPr>
          <w:spacing w:val="-7"/>
          <w:sz w:val="10"/>
        </w:rPr>
        <w:t xml:space="preserve"> </w:t>
      </w:r>
      <w:r>
        <w:rPr>
          <w:sz w:val="10"/>
        </w:rPr>
        <w:t>t</w:t>
      </w:r>
      <w:r>
        <w:rPr>
          <w:spacing w:val="-7"/>
          <w:sz w:val="10"/>
        </w:rPr>
        <w:t xml:space="preserve"> </w:t>
      </w:r>
      <w:r>
        <w:rPr>
          <w:sz w:val="10"/>
        </w:rPr>
        <w:t>a</w:t>
      </w:r>
      <w:r>
        <w:rPr>
          <w:spacing w:val="-7"/>
          <w:sz w:val="10"/>
        </w:rPr>
        <w:t xml:space="preserve"> </w:t>
      </w:r>
      <w:r>
        <w:rPr>
          <w:sz w:val="10"/>
        </w:rPr>
        <w:t>t</w:t>
      </w:r>
      <w:r>
        <w:rPr>
          <w:spacing w:val="-7"/>
          <w:sz w:val="10"/>
        </w:rPr>
        <w:t xml:space="preserve"> </w:t>
      </w:r>
      <w:r>
        <w:rPr>
          <w:sz w:val="10"/>
        </w:rPr>
        <w:t>e</w:t>
      </w:r>
      <w:r>
        <w:rPr>
          <w:spacing w:val="-7"/>
          <w:sz w:val="10"/>
        </w:rPr>
        <w:t xml:space="preserve"> </w:t>
      </w:r>
      <w:r>
        <w:rPr>
          <w:sz w:val="10"/>
        </w:rPr>
        <w:t>I</w:t>
      </w:r>
      <w:r>
        <w:rPr>
          <w:spacing w:val="-7"/>
          <w:sz w:val="10"/>
        </w:rPr>
        <w:t xml:space="preserve"> </w:t>
      </w:r>
      <w:r>
        <w:rPr>
          <w:sz w:val="10"/>
        </w:rPr>
        <w:t>d</w:t>
      </w:r>
      <w:r>
        <w:rPr>
          <w:spacing w:val="6"/>
          <w:sz w:val="10"/>
        </w:rPr>
        <w:t xml:space="preserve"> </w:t>
      </w:r>
      <w:r>
        <w:rPr>
          <w:sz w:val="10"/>
        </w:rPr>
        <w:t>)</w:t>
      </w:r>
      <w:r>
        <w:rPr>
          <w:spacing w:val="3"/>
          <w:sz w:val="10"/>
        </w:rPr>
        <w:t xml:space="preserve"> </w:t>
      </w:r>
      <w:r>
        <w:rPr>
          <w:sz w:val="10"/>
        </w:rPr>
        <w:t xml:space="preserve">{ </w:t>
      </w:r>
      <w:r>
        <w:rPr>
          <w:color w:val="7F7F7F"/>
          <w:sz w:val="10"/>
        </w:rPr>
        <w:t>2</w:t>
      </w:r>
      <w:r>
        <w:rPr>
          <w:sz w:val="10"/>
        </w:rPr>
        <w:t>i</w:t>
      </w:r>
      <w:r>
        <w:rPr>
          <w:spacing w:val="-6"/>
          <w:sz w:val="10"/>
        </w:rPr>
        <w:t xml:space="preserve"> </w:t>
      </w:r>
      <w:r>
        <w:rPr>
          <w:sz w:val="10"/>
        </w:rPr>
        <w:t>s</w:t>
      </w:r>
      <w:r>
        <w:rPr>
          <w:spacing w:val="-6"/>
          <w:sz w:val="10"/>
        </w:rPr>
        <w:t xml:space="preserve"> </w:t>
      </w:r>
      <w:r>
        <w:rPr>
          <w:sz w:val="10"/>
        </w:rPr>
        <w:t>S</w:t>
      </w:r>
      <w:r>
        <w:rPr>
          <w:spacing w:val="-6"/>
          <w:sz w:val="10"/>
        </w:rPr>
        <w:t xml:space="preserve"> </w:t>
      </w:r>
      <w:r>
        <w:rPr>
          <w:sz w:val="10"/>
        </w:rPr>
        <w:t>t</w:t>
      </w:r>
      <w:r>
        <w:rPr>
          <w:spacing w:val="-6"/>
          <w:sz w:val="10"/>
        </w:rPr>
        <w:t xml:space="preserve"> </w:t>
      </w:r>
      <w:r>
        <w:rPr>
          <w:sz w:val="10"/>
        </w:rPr>
        <w:t>a</w:t>
      </w:r>
      <w:r>
        <w:rPr>
          <w:spacing w:val="-6"/>
          <w:sz w:val="10"/>
        </w:rPr>
        <w:t xml:space="preserve"> </w:t>
      </w:r>
      <w:r>
        <w:rPr>
          <w:sz w:val="10"/>
        </w:rPr>
        <w:t>r</w:t>
      </w:r>
      <w:r>
        <w:rPr>
          <w:spacing w:val="-6"/>
          <w:sz w:val="10"/>
        </w:rPr>
        <w:t xml:space="preserve"> </w:t>
      </w:r>
      <w:r>
        <w:rPr>
          <w:sz w:val="10"/>
        </w:rPr>
        <w:t>t</w:t>
      </w:r>
      <w:r>
        <w:rPr>
          <w:spacing w:val="-6"/>
          <w:sz w:val="10"/>
        </w:rPr>
        <w:t xml:space="preserve"> </w:t>
      </w:r>
      <w:r>
        <w:rPr>
          <w:sz w:val="10"/>
        </w:rPr>
        <w:t>s</w:t>
      </w:r>
      <w:r>
        <w:rPr>
          <w:spacing w:val="7"/>
          <w:sz w:val="10"/>
        </w:rPr>
        <w:t xml:space="preserve"> </w:t>
      </w:r>
      <w:r>
        <w:rPr>
          <w:sz w:val="10"/>
        </w:rPr>
        <w:t>[</w:t>
      </w:r>
      <w:r>
        <w:rPr>
          <w:spacing w:val="6"/>
          <w:sz w:val="10"/>
        </w:rPr>
        <w:t xml:space="preserve"> </w:t>
      </w:r>
      <w:r>
        <w:rPr>
          <w:sz w:val="10"/>
        </w:rPr>
        <w:t>s</w:t>
      </w:r>
      <w:r>
        <w:rPr>
          <w:spacing w:val="-7"/>
          <w:sz w:val="10"/>
        </w:rPr>
        <w:t xml:space="preserve"> </w:t>
      </w:r>
      <w:r>
        <w:rPr>
          <w:sz w:val="10"/>
        </w:rPr>
        <w:t>t</w:t>
      </w:r>
      <w:r>
        <w:rPr>
          <w:spacing w:val="-7"/>
          <w:sz w:val="10"/>
        </w:rPr>
        <w:t xml:space="preserve"> </w:t>
      </w:r>
      <w:r>
        <w:rPr>
          <w:sz w:val="10"/>
        </w:rPr>
        <w:t>a</w:t>
      </w:r>
      <w:r>
        <w:rPr>
          <w:spacing w:val="-7"/>
          <w:sz w:val="10"/>
        </w:rPr>
        <w:t xml:space="preserve"> </w:t>
      </w:r>
      <w:r>
        <w:rPr>
          <w:sz w:val="10"/>
        </w:rPr>
        <w:t>t</w:t>
      </w:r>
      <w:r>
        <w:rPr>
          <w:spacing w:val="-7"/>
          <w:sz w:val="10"/>
        </w:rPr>
        <w:t xml:space="preserve"> </w:t>
      </w:r>
      <w:r>
        <w:rPr>
          <w:sz w:val="10"/>
        </w:rPr>
        <w:t>e</w:t>
      </w:r>
      <w:r>
        <w:rPr>
          <w:spacing w:val="-7"/>
          <w:sz w:val="10"/>
        </w:rPr>
        <w:t xml:space="preserve"> </w:t>
      </w:r>
      <w:r>
        <w:rPr>
          <w:sz w:val="10"/>
        </w:rPr>
        <w:t>I</w:t>
      </w:r>
      <w:r>
        <w:rPr>
          <w:spacing w:val="-7"/>
          <w:sz w:val="10"/>
        </w:rPr>
        <w:t xml:space="preserve"> </w:t>
      </w:r>
      <w:r>
        <w:rPr>
          <w:sz w:val="10"/>
        </w:rPr>
        <w:t>d</w:t>
      </w:r>
      <w:r>
        <w:rPr>
          <w:spacing w:val="6"/>
          <w:sz w:val="10"/>
        </w:rPr>
        <w:t xml:space="preserve"> </w:t>
      </w:r>
      <w:r>
        <w:rPr>
          <w:sz w:val="10"/>
        </w:rPr>
        <w:t xml:space="preserve">] </w:t>
      </w:r>
      <w:r>
        <w:rPr>
          <w:spacing w:val="23"/>
          <w:sz w:val="10"/>
        </w:rPr>
        <w:t xml:space="preserve"> </w:t>
      </w:r>
      <w:r>
        <w:rPr>
          <w:sz w:val="10"/>
        </w:rPr>
        <w:t>=</w:t>
      </w:r>
      <w:r>
        <w:rPr>
          <w:color w:val="0000FF"/>
          <w:sz w:val="10"/>
        </w:rPr>
        <w:t>f</w:t>
      </w:r>
      <w:r>
        <w:rPr>
          <w:color w:val="0000FF"/>
          <w:spacing w:val="-8"/>
          <w:sz w:val="10"/>
        </w:rPr>
        <w:t xml:space="preserve"> </w:t>
      </w:r>
      <w:r>
        <w:rPr>
          <w:color w:val="0000FF"/>
          <w:sz w:val="10"/>
        </w:rPr>
        <w:t>a</w:t>
      </w:r>
      <w:r>
        <w:rPr>
          <w:color w:val="0000FF"/>
          <w:spacing w:val="-8"/>
          <w:sz w:val="10"/>
        </w:rPr>
        <w:t xml:space="preserve"> </w:t>
      </w:r>
      <w:r>
        <w:rPr>
          <w:color w:val="0000FF"/>
          <w:sz w:val="10"/>
        </w:rPr>
        <w:t>l</w:t>
      </w:r>
      <w:r>
        <w:rPr>
          <w:color w:val="0000FF"/>
          <w:spacing w:val="-8"/>
          <w:sz w:val="10"/>
        </w:rPr>
        <w:t xml:space="preserve"> </w:t>
      </w:r>
      <w:r>
        <w:rPr>
          <w:color w:val="0000FF"/>
          <w:sz w:val="10"/>
        </w:rPr>
        <w:t>s</w:t>
      </w:r>
      <w:r>
        <w:rPr>
          <w:color w:val="0000FF"/>
          <w:spacing w:val="-8"/>
          <w:sz w:val="10"/>
        </w:rPr>
        <w:t xml:space="preserve"> </w:t>
      </w:r>
      <w:r>
        <w:rPr>
          <w:color w:val="0000FF"/>
          <w:sz w:val="10"/>
        </w:rPr>
        <w:t>e</w:t>
      </w:r>
      <w:r>
        <w:rPr>
          <w:sz w:val="10"/>
        </w:rPr>
        <w:t>;</w:t>
      </w:r>
    </w:p>
    <w:p w14:paraId="01A436C7" w14:textId="77777777" w:rsidR="00864105" w:rsidRDefault="00A541FA">
      <w:pPr>
        <w:ind w:left="397" w:right="3334"/>
        <w:jc w:val="center"/>
        <w:rPr>
          <w:sz w:val="10"/>
        </w:rPr>
      </w:pPr>
      <w:r>
        <w:rPr>
          <w:color w:val="0000FF"/>
          <w:sz w:val="10"/>
        </w:rPr>
        <w:t>w h i l e</w:t>
      </w:r>
      <w:r>
        <w:rPr>
          <w:sz w:val="10"/>
        </w:rPr>
        <w:t>(</w:t>
      </w:r>
      <w:r>
        <w:rPr>
          <w:color w:val="0000FF"/>
          <w:sz w:val="10"/>
        </w:rPr>
        <w:t>t r u e</w:t>
      </w:r>
      <w:r>
        <w:rPr>
          <w:sz w:val="10"/>
        </w:rPr>
        <w:t>)   {</w:t>
      </w:r>
    </w:p>
    <w:p w14:paraId="13D61E3A" w14:textId="77777777" w:rsidR="00864105" w:rsidRDefault="00A541FA">
      <w:pPr>
        <w:spacing w:before="4"/>
        <w:ind w:left="169"/>
        <w:rPr>
          <w:sz w:val="10"/>
        </w:rPr>
      </w:pPr>
      <w:r>
        <w:rPr>
          <w:color w:val="7F7F7F"/>
          <w:sz w:val="10"/>
        </w:rPr>
        <w:t>4</w:t>
      </w:r>
      <w:r>
        <w:rPr>
          <w:sz w:val="10"/>
        </w:rPr>
        <w:t>mutex [ s t a t e I d ] . l o c k ( ) ;</w:t>
      </w:r>
    </w:p>
    <w:p w14:paraId="185257D0" w14:textId="77777777" w:rsidR="00864105" w:rsidRDefault="00A541FA">
      <w:pPr>
        <w:spacing w:before="4" w:line="249" w:lineRule="auto"/>
        <w:ind w:left="169" w:right="2182" w:firstLine="401"/>
        <w:rPr>
          <w:sz w:val="10"/>
        </w:rPr>
      </w:pPr>
      <w:r>
        <w:rPr>
          <w:color w:val="0000FF"/>
          <w:sz w:val="10"/>
        </w:rPr>
        <w:t>w h i l e</w:t>
      </w:r>
      <w:r>
        <w:rPr>
          <w:sz w:val="10"/>
        </w:rPr>
        <w:t xml:space="preserve">( ! i s S t a r t s [ s t a t e I d ] ) { </w:t>
      </w:r>
      <w:r>
        <w:rPr>
          <w:color w:val="7F7F7F"/>
          <w:sz w:val="10"/>
        </w:rPr>
        <w:t>6</w:t>
      </w:r>
      <w:r>
        <w:rPr>
          <w:sz w:val="10"/>
        </w:rPr>
        <w:t>mutex [ s t a t e I d ] . w a i t ( ) ;</w:t>
      </w:r>
    </w:p>
    <w:p w14:paraId="29FF8325" w14:textId="77777777" w:rsidR="00864105" w:rsidRDefault="00A541FA">
      <w:pPr>
        <w:ind w:left="564"/>
        <w:rPr>
          <w:sz w:val="10"/>
        </w:rPr>
      </w:pPr>
      <w:r>
        <w:rPr>
          <w:w w:val="99"/>
          <w:sz w:val="10"/>
        </w:rPr>
        <w:t>}</w:t>
      </w:r>
    </w:p>
    <w:p w14:paraId="4A56E397" w14:textId="77777777" w:rsidR="00864105" w:rsidRDefault="00A541FA">
      <w:pPr>
        <w:spacing w:before="4"/>
        <w:ind w:left="169"/>
        <w:rPr>
          <w:sz w:val="10"/>
        </w:rPr>
      </w:pPr>
      <w:r>
        <w:rPr>
          <w:color w:val="7F7F7F"/>
          <w:sz w:val="10"/>
        </w:rPr>
        <w:t>8</w:t>
      </w:r>
      <w:r>
        <w:rPr>
          <w:sz w:val="10"/>
        </w:rPr>
        <w:t>s t a t e s [ s t a t e I d ] . d o A c t i v i t y ( ) ;</w:t>
      </w:r>
    </w:p>
    <w:p w14:paraId="02660272" w14:textId="77777777" w:rsidR="00864105" w:rsidRDefault="00A541FA">
      <w:pPr>
        <w:spacing w:before="4" w:line="249" w:lineRule="auto"/>
        <w:ind w:left="119" w:right="2182" w:firstLine="458"/>
        <w:rPr>
          <w:sz w:val="10"/>
        </w:rPr>
      </w:pPr>
      <w:r>
        <w:rPr>
          <w:sz w:val="10"/>
        </w:rPr>
        <w:t>i s S t a r t s [ s t a t e I d ] =</w:t>
      </w:r>
      <w:r>
        <w:rPr>
          <w:color w:val="0000FF"/>
          <w:sz w:val="10"/>
        </w:rPr>
        <w:t>f a l s e</w:t>
      </w:r>
      <w:r>
        <w:rPr>
          <w:sz w:val="10"/>
        </w:rPr>
        <w:t xml:space="preserve">; </w:t>
      </w:r>
      <w:r>
        <w:rPr>
          <w:color w:val="7F7F7F"/>
          <w:sz w:val="10"/>
        </w:rPr>
        <w:t>10</w:t>
      </w:r>
      <w:r>
        <w:rPr>
          <w:sz w:val="10"/>
        </w:rPr>
        <w:t>mutex [ s t a t e I d ] . u n l o c k ( ) ;</w:t>
      </w:r>
    </w:p>
    <w:p w14:paraId="1E787E79" w14:textId="77777777" w:rsidR="00864105" w:rsidRDefault="00A541FA">
      <w:pPr>
        <w:ind w:left="577"/>
        <w:rPr>
          <w:sz w:val="10"/>
        </w:rPr>
      </w:pPr>
      <w:r>
        <w:rPr>
          <w:color w:val="0000FF"/>
          <w:sz w:val="10"/>
        </w:rPr>
        <w:t>i f</w:t>
      </w:r>
      <w:r>
        <w:rPr>
          <w:sz w:val="10"/>
        </w:rPr>
        <w:t>( ! i s S t o p s [ s t a t e I d ] )   {</w:t>
      </w:r>
    </w:p>
    <w:p w14:paraId="0F989E23" w14:textId="77777777" w:rsidR="00864105" w:rsidRDefault="00A541FA">
      <w:pPr>
        <w:spacing w:before="4" w:line="249" w:lineRule="auto"/>
        <w:ind w:left="809" w:right="558" w:hanging="690"/>
        <w:rPr>
          <w:sz w:val="10"/>
        </w:rPr>
      </w:pPr>
      <w:r>
        <w:rPr>
          <w:color w:val="7F7F7F"/>
          <w:sz w:val="10"/>
        </w:rPr>
        <w:t>12</w:t>
      </w:r>
      <w:r>
        <w:rPr>
          <w:color w:val="0000FF"/>
          <w:sz w:val="10"/>
        </w:rPr>
        <w:t>i f</w:t>
      </w:r>
      <w:r>
        <w:rPr>
          <w:sz w:val="10"/>
        </w:rPr>
        <w:t>( s t a t e I d == IDLE_ID | | s t a t e I d  ==  DISPENSEMONEY_ID</w:t>
      </w:r>
      <w:r>
        <w:rPr>
          <w:color w:val="0000FF"/>
          <w:sz w:val="10"/>
        </w:rPr>
        <w:t>. . .</w:t>
      </w:r>
      <w:r>
        <w:rPr>
          <w:sz w:val="10"/>
        </w:rPr>
        <w:t>) { push Completion Event ( s t a t e I d ) ;</w:t>
      </w:r>
    </w:p>
    <w:p w14:paraId="6CF75557" w14:textId="77777777" w:rsidR="00864105" w:rsidRDefault="00A541FA">
      <w:pPr>
        <w:spacing w:before="4" w:line="249" w:lineRule="auto"/>
        <w:ind w:left="458" w:right="2792" w:hanging="339"/>
        <w:rPr>
          <w:sz w:val="10"/>
        </w:rPr>
      </w:pPr>
      <w:r>
        <w:br w:type="column"/>
      </w:r>
      <w:r>
        <w:rPr>
          <w:color w:val="7F7F7F"/>
          <w:sz w:val="10"/>
        </w:rPr>
        <w:t>17</w:t>
      </w:r>
      <w:r>
        <w:rPr>
          <w:sz w:val="10"/>
        </w:rPr>
        <w:t>s</w:t>
      </w:r>
      <w:r>
        <w:rPr>
          <w:spacing w:val="-7"/>
          <w:sz w:val="10"/>
        </w:rPr>
        <w:t xml:space="preserve"> </w:t>
      </w:r>
      <w:r>
        <w:rPr>
          <w:sz w:val="10"/>
        </w:rPr>
        <w:t>t</w:t>
      </w:r>
      <w:r>
        <w:rPr>
          <w:spacing w:val="-7"/>
          <w:sz w:val="10"/>
        </w:rPr>
        <w:t xml:space="preserve"> </w:t>
      </w:r>
      <w:r>
        <w:rPr>
          <w:sz w:val="10"/>
        </w:rPr>
        <w:t>a</w:t>
      </w:r>
      <w:r>
        <w:rPr>
          <w:spacing w:val="-7"/>
          <w:sz w:val="10"/>
        </w:rPr>
        <w:t xml:space="preserve"> </w:t>
      </w:r>
      <w:r>
        <w:rPr>
          <w:sz w:val="10"/>
        </w:rPr>
        <w:t>t</w:t>
      </w:r>
      <w:r>
        <w:rPr>
          <w:spacing w:val="-7"/>
          <w:sz w:val="10"/>
        </w:rPr>
        <w:t xml:space="preserve"> </w:t>
      </w:r>
      <w:r>
        <w:rPr>
          <w:sz w:val="10"/>
        </w:rPr>
        <w:t>e</w:t>
      </w:r>
      <w:r>
        <w:rPr>
          <w:spacing w:val="-7"/>
          <w:sz w:val="10"/>
        </w:rPr>
        <w:t xml:space="preserve"> </w:t>
      </w:r>
      <w:r>
        <w:rPr>
          <w:sz w:val="10"/>
        </w:rPr>
        <w:t>s</w:t>
      </w:r>
      <w:r>
        <w:rPr>
          <w:spacing w:val="6"/>
          <w:sz w:val="10"/>
        </w:rPr>
        <w:t xml:space="preserve"> </w:t>
      </w:r>
      <w:r>
        <w:rPr>
          <w:sz w:val="10"/>
        </w:rPr>
        <w:t>[</w:t>
      </w:r>
      <w:r>
        <w:rPr>
          <w:spacing w:val="3"/>
          <w:sz w:val="10"/>
        </w:rPr>
        <w:t xml:space="preserve"> </w:t>
      </w:r>
      <w:r>
        <w:rPr>
          <w:sz w:val="10"/>
        </w:rPr>
        <w:t>h</w:t>
      </w:r>
      <w:r>
        <w:rPr>
          <w:spacing w:val="-11"/>
          <w:sz w:val="10"/>
        </w:rPr>
        <w:t xml:space="preserve"> </w:t>
      </w:r>
      <w:r>
        <w:rPr>
          <w:sz w:val="10"/>
        </w:rPr>
        <w:t>i</w:t>
      </w:r>
      <w:r>
        <w:rPr>
          <w:spacing w:val="-11"/>
          <w:sz w:val="10"/>
        </w:rPr>
        <w:t xml:space="preserve"> </w:t>
      </w:r>
      <w:r>
        <w:rPr>
          <w:sz w:val="10"/>
        </w:rPr>
        <w:t>s</w:t>
      </w:r>
      <w:r>
        <w:rPr>
          <w:spacing w:val="10"/>
          <w:sz w:val="10"/>
        </w:rPr>
        <w:t xml:space="preserve"> </w:t>
      </w:r>
      <w:r>
        <w:rPr>
          <w:sz w:val="10"/>
        </w:rPr>
        <w:t>]</w:t>
      </w:r>
      <w:r>
        <w:rPr>
          <w:spacing w:val="-6"/>
          <w:sz w:val="10"/>
        </w:rPr>
        <w:t xml:space="preserve"> </w:t>
      </w:r>
      <w:r>
        <w:rPr>
          <w:sz w:val="10"/>
        </w:rPr>
        <w:t>.</w:t>
      </w:r>
      <w:r>
        <w:rPr>
          <w:spacing w:val="10"/>
          <w:sz w:val="10"/>
        </w:rPr>
        <w:t xml:space="preserve"> </w:t>
      </w:r>
      <w:r>
        <w:rPr>
          <w:sz w:val="10"/>
        </w:rPr>
        <w:t>e</w:t>
      </w:r>
      <w:r>
        <w:rPr>
          <w:spacing w:val="-11"/>
          <w:sz w:val="10"/>
        </w:rPr>
        <w:t xml:space="preserve"> </w:t>
      </w:r>
      <w:r>
        <w:rPr>
          <w:sz w:val="10"/>
        </w:rPr>
        <w:t>n</w:t>
      </w:r>
      <w:r>
        <w:rPr>
          <w:spacing w:val="-11"/>
          <w:sz w:val="10"/>
        </w:rPr>
        <w:t xml:space="preserve"> </w:t>
      </w:r>
      <w:r>
        <w:rPr>
          <w:sz w:val="10"/>
        </w:rPr>
        <w:t>t</w:t>
      </w:r>
      <w:r>
        <w:rPr>
          <w:spacing w:val="-11"/>
          <w:sz w:val="10"/>
        </w:rPr>
        <w:t xml:space="preserve"> </w:t>
      </w:r>
      <w:r>
        <w:rPr>
          <w:sz w:val="10"/>
        </w:rPr>
        <w:t>r</w:t>
      </w:r>
      <w:r>
        <w:rPr>
          <w:spacing w:val="-11"/>
          <w:sz w:val="10"/>
        </w:rPr>
        <w:t xml:space="preserve"> </w:t>
      </w:r>
      <w:r>
        <w:rPr>
          <w:sz w:val="10"/>
        </w:rPr>
        <w:t>y</w:t>
      </w:r>
      <w:r>
        <w:rPr>
          <w:spacing w:val="7"/>
          <w:sz w:val="10"/>
        </w:rPr>
        <w:t xml:space="preserve"> </w:t>
      </w:r>
      <w:r>
        <w:rPr>
          <w:sz w:val="10"/>
        </w:rPr>
        <w:t>(</w:t>
      </w:r>
      <w:r>
        <w:rPr>
          <w:spacing w:val="-9"/>
          <w:sz w:val="10"/>
        </w:rPr>
        <w:t xml:space="preserve"> </w:t>
      </w:r>
      <w:r>
        <w:rPr>
          <w:sz w:val="10"/>
        </w:rPr>
        <w:t>)</w:t>
      </w:r>
      <w:r>
        <w:rPr>
          <w:spacing w:val="7"/>
          <w:sz w:val="10"/>
        </w:rPr>
        <w:t xml:space="preserve"> </w:t>
      </w:r>
      <w:r>
        <w:rPr>
          <w:sz w:val="10"/>
        </w:rPr>
        <w:t xml:space="preserve">;     </w:t>
      </w:r>
      <w:r>
        <w:rPr>
          <w:spacing w:val="1"/>
          <w:sz w:val="10"/>
        </w:rPr>
        <w:t xml:space="preserve"> </w:t>
      </w:r>
      <w:r>
        <w:rPr>
          <w:sz w:val="10"/>
        </w:rPr>
        <w:t>s</w:t>
      </w:r>
      <w:r>
        <w:rPr>
          <w:spacing w:val="-10"/>
          <w:sz w:val="10"/>
        </w:rPr>
        <w:t xml:space="preserve"> </w:t>
      </w:r>
      <w:r>
        <w:rPr>
          <w:sz w:val="10"/>
        </w:rPr>
        <w:t>e</w:t>
      </w:r>
      <w:r>
        <w:rPr>
          <w:spacing w:val="-9"/>
          <w:sz w:val="10"/>
        </w:rPr>
        <w:t xml:space="preserve"> </w:t>
      </w:r>
      <w:r>
        <w:rPr>
          <w:sz w:val="10"/>
        </w:rPr>
        <w:t>n</w:t>
      </w:r>
      <w:r>
        <w:rPr>
          <w:spacing w:val="-10"/>
          <w:sz w:val="10"/>
        </w:rPr>
        <w:t xml:space="preserve"> </w:t>
      </w:r>
      <w:r>
        <w:rPr>
          <w:sz w:val="10"/>
        </w:rPr>
        <w:t>d</w:t>
      </w:r>
      <w:r>
        <w:rPr>
          <w:spacing w:val="-10"/>
          <w:sz w:val="10"/>
        </w:rPr>
        <w:t xml:space="preserve"> </w:t>
      </w:r>
      <w:r>
        <w:rPr>
          <w:sz w:val="10"/>
        </w:rPr>
        <w:t>S</w:t>
      </w:r>
      <w:r>
        <w:rPr>
          <w:spacing w:val="-10"/>
          <w:sz w:val="10"/>
        </w:rPr>
        <w:t xml:space="preserve"> </w:t>
      </w:r>
      <w:r>
        <w:rPr>
          <w:sz w:val="10"/>
        </w:rPr>
        <w:t>t</w:t>
      </w:r>
      <w:r>
        <w:rPr>
          <w:spacing w:val="-10"/>
          <w:sz w:val="10"/>
        </w:rPr>
        <w:t xml:space="preserve"> </w:t>
      </w:r>
      <w:r>
        <w:rPr>
          <w:sz w:val="10"/>
        </w:rPr>
        <w:t>a</w:t>
      </w:r>
      <w:r>
        <w:rPr>
          <w:spacing w:val="-10"/>
          <w:sz w:val="10"/>
        </w:rPr>
        <w:t xml:space="preserve"> </w:t>
      </w:r>
      <w:r>
        <w:rPr>
          <w:sz w:val="10"/>
        </w:rPr>
        <w:t>r</w:t>
      </w:r>
      <w:r>
        <w:rPr>
          <w:spacing w:val="-10"/>
          <w:sz w:val="10"/>
        </w:rPr>
        <w:t xml:space="preserve"> </w:t>
      </w:r>
      <w:r>
        <w:rPr>
          <w:sz w:val="10"/>
        </w:rPr>
        <w:t>t</w:t>
      </w:r>
      <w:r>
        <w:rPr>
          <w:spacing w:val="-10"/>
          <w:sz w:val="10"/>
        </w:rPr>
        <w:t xml:space="preserve"> </w:t>
      </w:r>
      <w:r>
        <w:rPr>
          <w:sz w:val="10"/>
        </w:rPr>
        <w:t>S</w:t>
      </w:r>
      <w:r>
        <w:rPr>
          <w:spacing w:val="-9"/>
          <w:sz w:val="10"/>
        </w:rPr>
        <w:t xml:space="preserve"> </w:t>
      </w:r>
      <w:r>
        <w:rPr>
          <w:sz w:val="10"/>
        </w:rPr>
        <w:t>i</w:t>
      </w:r>
      <w:r>
        <w:rPr>
          <w:spacing w:val="-10"/>
          <w:sz w:val="10"/>
        </w:rPr>
        <w:t xml:space="preserve"> </w:t>
      </w:r>
      <w:r>
        <w:rPr>
          <w:sz w:val="10"/>
        </w:rPr>
        <w:t>g</w:t>
      </w:r>
      <w:r>
        <w:rPr>
          <w:spacing w:val="-10"/>
          <w:sz w:val="10"/>
        </w:rPr>
        <w:t xml:space="preserve"> </w:t>
      </w:r>
      <w:r>
        <w:rPr>
          <w:sz w:val="10"/>
        </w:rPr>
        <w:t>n</w:t>
      </w:r>
      <w:r>
        <w:rPr>
          <w:spacing w:val="-10"/>
          <w:sz w:val="10"/>
        </w:rPr>
        <w:t xml:space="preserve"> </w:t>
      </w:r>
      <w:r>
        <w:rPr>
          <w:sz w:val="10"/>
        </w:rPr>
        <w:t>a</w:t>
      </w:r>
      <w:r>
        <w:rPr>
          <w:spacing w:val="-10"/>
          <w:sz w:val="10"/>
        </w:rPr>
        <w:t xml:space="preserve"> </w:t>
      </w:r>
      <w:r>
        <w:rPr>
          <w:sz w:val="10"/>
        </w:rPr>
        <w:t>l</w:t>
      </w:r>
      <w:r>
        <w:rPr>
          <w:spacing w:val="4"/>
          <w:sz w:val="10"/>
        </w:rPr>
        <w:t xml:space="preserve"> </w:t>
      </w:r>
      <w:r>
        <w:rPr>
          <w:sz w:val="10"/>
        </w:rPr>
        <w:t>(</w:t>
      </w:r>
      <w:r>
        <w:rPr>
          <w:spacing w:val="3"/>
          <w:sz w:val="10"/>
        </w:rPr>
        <w:t xml:space="preserve"> </w:t>
      </w:r>
      <w:r>
        <w:rPr>
          <w:sz w:val="10"/>
        </w:rPr>
        <w:t>h</w:t>
      </w:r>
      <w:r>
        <w:rPr>
          <w:spacing w:val="-11"/>
          <w:sz w:val="10"/>
        </w:rPr>
        <w:t xml:space="preserve"> </w:t>
      </w:r>
      <w:r>
        <w:rPr>
          <w:sz w:val="10"/>
        </w:rPr>
        <w:t>i</w:t>
      </w:r>
      <w:r>
        <w:rPr>
          <w:spacing w:val="-11"/>
          <w:sz w:val="10"/>
        </w:rPr>
        <w:t xml:space="preserve"> </w:t>
      </w:r>
      <w:r>
        <w:rPr>
          <w:sz w:val="10"/>
        </w:rPr>
        <w:t>s</w:t>
      </w:r>
      <w:r>
        <w:rPr>
          <w:spacing w:val="3"/>
          <w:sz w:val="10"/>
        </w:rPr>
        <w:t xml:space="preserve"> </w:t>
      </w:r>
      <w:r>
        <w:rPr>
          <w:sz w:val="10"/>
        </w:rPr>
        <w:t>)</w:t>
      </w:r>
      <w:r>
        <w:rPr>
          <w:spacing w:val="3"/>
          <w:sz w:val="10"/>
        </w:rPr>
        <w:t xml:space="preserve"> </w:t>
      </w:r>
      <w:r>
        <w:rPr>
          <w:sz w:val="10"/>
        </w:rPr>
        <w:t xml:space="preserve">; </w:t>
      </w:r>
      <w:r>
        <w:rPr>
          <w:color w:val="0000FF"/>
          <w:sz w:val="10"/>
        </w:rPr>
        <w:t>i f</w:t>
      </w:r>
      <w:r>
        <w:rPr>
          <w:sz w:val="10"/>
        </w:rPr>
        <w:t xml:space="preserve">( </w:t>
      </w:r>
      <w:r>
        <w:rPr>
          <w:spacing w:val="4"/>
          <w:sz w:val="10"/>
        </w:rPr>
        <w:t xml:space="preserve">S3_ID  </w:t>
      </w:r>
      <w:r>
        <w:rPr>
          <w:sz w:val="10"/>
        </w:rPr>
        <w:t xml:space="preserve">==   h i s ) </w:t>
      </w:r>
      <w:r>
        <w:rPr>
          <w:spacing w:val="16"/>
          <w:sz w:val="10"/>
        </w:rPr>
        <w:t xml:space="preserve"> </w:t>
      </w:r>
      <w:r>
        <w:rPr>
          <w:sz w:val="10"/>
        </w:rPr>
        <w:t>{</w:t>
      </w:r>
    </w:p>
    <w:p w14:paraId="6791E663" w14:textId="77777777" w:rsidR="00864105" w:rsidRDefault="00A541FA">
      <w:pPr>
        <w:ind w:left="119"/>
        <w:rPr>
          <w:sz w:val="10"/>
        </w:rPr>
      </w:pPr>
      <w:r>
        <w:rPr>
          <w:color w:val="7F7F7F"/>
          <w:sz w:val="10"/>
        </w:rPr>
        <w:t>19</w:t>
      </w:r>
      <w:r>
        <w:rPr>
          <w:sz w:val="10"/>
        </w:rPr>
        <w:t>S 3 Region 1 Enter  ( S3_REGION1_DEFAULT ) ;</w:t>
      </w:r>
    </w:p>
    <w:p w14:paraId="63404080" w14:textId="77777777" w:rsidR="00864105" w:rsidRDefault="00A541FA">
      <w:pPr>
        <w:spacing w:before="4"/>
        <w:ind w:left="444"/>
        <w:rPr>
          <w:sz w:val="10"/>
        </w:rPr>
      </w:pPr>
      <w:r>
        <w:rPr>
          <w:w w:val="99"/>
          <w:sz w:val="10"/>
        </w:rPr>
        <w:t>}</w:t>
      </w:r>
    </w:p>
    <w:p w14:paraId="32F754DA" w14:textId="77777777" w:rsidR="00864105" w:rsidRDefault="00A541FA">
      <w:pPr>
        <w:spacing w:before="4"/>
        <w:ind w:left="119"/>
        <w:rPr>
          <w:sz w:val="10"/>
        </w:rPr>
      </w:pPr>
      <w:r>
        <w:rPr>
          <w:color w:val="7F7F7F"/>
          <w:sz w:val="10"/>
        </w:rPr>
        <w:t>21</w:t>
      </w:r>
      <w:r>
        <w:rPr>
          <w:sz w:val="10"/>
        </w:rPr>
        <w:t>}</w:t>
      </w:r>
      <w:r>
        <w:rPr>
          <w:color w:val="0000FF"/>
          <w:sz w:val="10"/>
        </w:rPr>
        <w:t>e l s ei f</w:t>
      </w:r>
      <w:r>
        <w:rPr>
          <w:sz w:val="10"/>
        </w:rPr>
        <w:t>( enter_ mode  == S4_MODE)  {</w:t>
      </w:r>
    </w:p>
    <w:p w14:paraId="557F0DAE" w14:textId="77777777" w:rsidR="00864105" w:rsidRDefault="00A541FA">
      <w:pPr>
        <w:spacing w:before="4"/>
        <w:ind w:left="458"/>
        <w:rPr>
          <w:sz w:val="10"/>
        </w:rPr>
      </w:pPr>
      <w:r>
        <w:rPr>
          <w:sz w:val="10"/>
        </w:rPr>
        <w:t>s t a t e s [ S1_ID ] . a c t i v e s [ 0 ]   =  S3_ID ;</w:t>
      </w:r>
    </w:p>
    <w:p w14:paraId="063CA7ED" w14:textId="77777777" w:rsidR="00864105" w:rsidRDefault="00A541FA">
      <w:pPr>
        <w:spacing w:before="4" w:line="249" w:lineRule="auto"/>
        <w:ind w:left="450" w:right="2564" w:hanging="331"/>
        <w:rPr>
          <w:sz w:val="10"/>
        </w:rPr>
      </w:pPr>
      <w:r>
        <w:rPr>
          <w:color w:val="7F7F7F"/>
          <w:sz w:val="10"/>
        </w:rPr>
        <w:t>23</w:t>
      </w:r>
      <w:r>
        <w:rPr>
          <w:sz w:val="10"/>
        </w:rPr>
        <w:t>s</w:t>
      </w:r>
      <w:r>
        <w:rPr>
          <w:spacing w:val="-6"/>
          <w:sz w:val="10"/>
        </w:rPr>
        <w:t xml:space="preserve"> </w:t>
      </w:r>
      <w:r>
        <w:rPr>
          <w:sz w:val="10"/>
        </w:rPr>
        <w:t>t</w:t>
      </w:r>
      <w:r>
        <w:rPr>
          <w:spacing w:val="-6"/>
          <w:sz w:val="10"/>
        </w:rPr>
        <w:t xml:space="preserve"> </w:t>
      </w:r>
      <w:r>
        <w:rPr>
          <w:sz w:val="10"/>
        </w:rPr>
        <w:t>a</w:t>
      </w:r>
      <w:r>
        <w:rPr>
          <w:spacing w:val="-6"/>
          <w:sz w:val="10"/>
        </w:rPr>
        <w:t xml:space="preserve"> </w:t>
      </w:r>
      <w:r>
        <w:rPr>
          <w:sz w:val="10"/>
        </w:rPr>
        <w:t>t</w:t>
      </w:r>
      <w:r>
        <w:rPr>
          <w:spacing w:val="-6"/>
          <w:sz w:val="10"/>
        </w:rPr>
        <w:t xml:space="preserve"> </w:t>
      </w:r>
      <w:r>
        <w:rPr>
          <w:sz w:val="10"/>
        </w:rPr>
        <w:t>e</w:t>
      </w:r>
      <w:r>
        <w:rPr>
          <w:spacing w:val="-6"/>
          <w:sz w:val="10"/>
        </w:rPr>
        <w:t xml:space="preserve"> </w:t>
      </w:r>
      <w:r>
        <w:rPr>
          <w:sz w:val="10"/>
        </w:rPr>
        <w:t>s</w:t>
      </w:r>
      <w:r>
        <w:rPr>
          <w:spacing w:val="7"/>
          <w:sz w:val="10"/>
        </w:rPr>
        <w:t xml:space="preserve"> </w:t>
      </w:r>
      <w:r>
        <w:rPr>
          <w:sz w:val="10"/>
        </w:rPr>
        <w:t>[</w:t>
      </w:r>
      <w:r>
        <w:rPr>
          <w:spacing w:val="-6"/>
          <w:sz w:val="10"/>
        </w:rPr>
        <w:t xml:space="preserve"> </w:t>
      </w:r>
      <w:r>
        <w:rPr>
          <w:spacing w:val="4"/>
          <w:sz w:val="10"/>
        </w:rPr>
        <w:t>S3_ID</w:t>
      </w:r>
      <w:r>
        <w:rPr>
          <w:spacing w:val="2"/>
          <w:sz w:val="10"/>
        </w:rPr>
        <w:t xml:space="preserve"> </w:t>
      </w:r>
      <w:r>
        <w:rPr>
          <w:sz w:val="10"/>
        </w:rPr>
        <w:t>]</w:t>
      </w:r>
      <w:r>
        <w:rPr>
          <w:spacing w:val="-5"/>
          <w:sz w:val="10"/>
        </w:rPr>
        <w:t xml:space="preserve"> </w:t>
      </w:r>
      <w:r>
        <w:rPr>
          <w:sz w:val="10"/>
        </w:rPr>
        <w:t>.</w:t>
      </w:r>
      <w:r>
        <w:rPr>
          <w:spacing w:val="11"/>
          <w:sz w:val="10"/>
        </w:rPr>
        <w:t xml:space="preserve"> </w:t>
      </w:r>
      <w:r>
        <w:rPr>
          <w:sz w:val="10"/>
        </w:rPr>
        <w:t>e</w:t>
      </w:r>
      <w:r>
        <w:rPr>
          <w:spacing w:val="-10"/>
          <w:sz w:val="10"/>
        </w:rPr>
        <w:t xml:space="preserve"> </w:t>
      </w:r>
      <w:r>
        <w:rPr>
          <w:sz w:val="10"/>
        </w:rPr>
        <w:t>n</w:t>
      </w:r>
      <w:r>
        <w:rPr>
          <w:spacing w:val="-10"/>
          <w:sz w:val="10"/>
        </w:rPr>
        <w:t xml:space="preserve"> </w:t>
      </w:r>
      <w:r>
        <w:rPr>
          <w:sz w:val="10"/>
        </w:rPr>
        <w:t>t</w:t>
      </w:r>
      <w:r>
        <w:rPr>
          <w:spacing w:val="-10"/>
          <w:sz w:val="10"/>
        </w:rPr>
        <w:t xml:space="preserve"> </w:t>
      </w:r>
      <w:r>
        <w:rPr>
          <w:sz w:val="10"/>
        </w:rPr>
        <w:t>r</w:t>
      </w:r>
      <w:r>
        <w:rPr>
          <w:spacing w:val="-10"/>
          <w:sz w:val="10"/>
        </w:rPr>
        <w:t xml:space="preserve"> </w:t>
      </w:r>
      <w:r>
        <w:rPr>
          <w:sz w:val="10"/>
        </w:rPr>
        <w:t>y</w:t>
      </w:r>
      <w:r>
        <w:rPr>
          <w:spacing w:val="8"/>
          <w:sz w:val="10"/>
        </w:rPr>
        <w:t xml:space="preserve"> </w:t>
      </w:r>
      <w:r>
        <w:rPr>
          <w:sz w:val="10"/>
        </w:rPr>
        <w:t>(</w:t>
      </w:r>
      <w:r>
        <w:rPr>
          <w:spacing w:val="-8"/>
          <w:sz w:val="10"/>
        </w:rPr>
        <w:t xml:space="preserve"> </w:t>
      </w:r>
      <w:r>
        <w:rPr>
          <w:sz w:val="10"/>
        </w:rPr>
        <w:t>)</w:t>
      </w:r>
      <w:r>
        <w:rPr>
          <w:spacing w:val="8"/>
          <w:sz w:val="10"/>
        </w:rPr>
        <w:t xml:space="preserve"> </w:t>
      </w:r>
      <w:r>
        <w:rPr>
          <w:sz w:val="10"/>
        </w:rPr>
        <w:t xml:space="preserve">;    </w:t>
      </w:r>
      <w:r>
        <w:rPr>
          <w:spacing w:val="2"/>
          <w:sz w:val="10"/>
        </w:rPr>
        <w:t xml:space="preserve"> </w:t>
      </w:r>
      <w:r>
        <w:rPr>
          <w:sz w:val="10"/>
        </w:rPr>
        <w:t>s</w:t>
      </w:r>
      <w:r>
        <w:rPr>
          <w:spacing w:val="-9"/>
          <w:sz w:val="10"/>
        </w:rPr>
        <w:t xml:space="preserve"> </w:t>
      </w:r>
      <w:r>
        <w:rPr>
          <w:sz w:val="10"/>
        </w:rPr>
        <w:t>e</w:t>
      </w:r>
      <w:r>
        <w:rPr>
          <w:spacing w:val="-8"/>
          <w:sz w:val="10"/>
        </w:rPr>
        <w:t xml:space="preserve"> </w:t>
      </w:r>
      <w:r>
        <w:rPr>
          <w:sz w:val="10"/>
        </w:rPr>
        <w:t>n</w:t>
      </w:r>
      <w:r>
        <w:rPr>
          <w:spacing w:val="-9"/>
          <w:sz w:val="10"/>
        </w:rPr>
        <w:t xml:space="preserve"> </w:t>
      </w:r>
      <w:r>
        <w:rPr>
          <w:sz w:val="10"/>
        </w:rPr>
        <w:t>d</w:t>
      </w:r>
      <w:r>
        <w:rPr>
          <w:spacing w:val="-9"/>
          <w:sz w:val="10"/>
        </w:rPr>
        <w:t xml:space="preserve"> </w:t>
      </w:r>
      <w:r>
        <w:rPr>
          <w:sz w:val="10"/>
        </w:rPr>
        <w:t>S</w:t>
      </w:r>
      <w:r>
        <w:rPr>
          <w:spacing w:val="-9"/>
          <w:sz w:val="10"/>
        </w:rPr>
        <w:t xml:space="preserve"> </w:t>
      </w:r>
      <w:r>
        <w:rPr>
          <w:sz w:val="10"/>
        </w:rPr>
        <w:t>t</w:t>
      </w:r>
      <w:r>
        <w:rPr>
          <w:spacing w:val="-9"/>
          <w:sz w:val="10"/>
        </w:rPr>
        <w:t xml:space="preserve"> </w:t>
      </w:r>
      <w:r>
        <w:rPr>
          <w:sz w:val="10"/>
        </w:rPr>
        <w:t>a</w:t>
      </w:r>
      <w:r>
        <w:rPr>
          <w:spacing w:val="-9"/>
          <w:sz w:val="10"/>
        </w:rPr>
        <w:t xml:space="preserve"> </w:t>
      </w:r>
      <w:r>
        <w:rPr>
          <w:sz w:val="10"/>
        </w:rPr>
        <w:t>r</w:t>
      </w:r>
      <w:r>
        <w:rPr>
          <w:spacing w:val="-9"/>
          <w:sz w:val="10"/>
        </w:rPr>
        <w:t xml:space="preserve"> </w:t>
      </w:r>
      <w:r>
        <w:rPr>
          <w:sz w:val="10"/>
        </w:rPr>
        <w:t>t</w:t>
      </w:r>
      <w:r>
        <w:rPr>
          <w:spacing w:val="-9"/>
          <w:sz w:val="10"/>
        </w:rPr>
        <w:t xml:space="preserve"> </w:t>
      </w:r>
      <w:r>
        <w:rPr>
          <w:sz w:val="10"/>
        </w:rPr>
        <w:t>S</w:t>
      </w:r>
      <w:r>
        <w:rPr>
          <w:spacing w:val="-8"/>
          <w:sz w:val="10"/>
        </w:rPr>
        <w:t xml:space="preserve"> </w:t>
      </w:r>
      <w:r>
        <w:rPr>
          <w:sz w:val="10"/>
        </w:rPr>
        <w:t>i</w:t>
      </w:r>
      <w:r>
        <w:rPr>
          <w:spacing w:val="-9"/>
          <w:sz w:val="10"/>
        </w:rPr>
        <w:t xml:space="preserve"> </w:t>
      </w:r>
      <w:r>
        <w:rPr>
          <w:sz w:val="10"/>
        </w:rPr>
        <w:t>g</w:t>
      </w:r>
      <w:r>
        <w:rPr>
          <w:spacing w:val="-9"/>
          <w:sz w:val="10"/>
        </w:rPr>
        <w:t xml:space="preserve"> </w:t>
      </w:r>
      <w:r>
        <w:rPr>
          <w:sz w:val="10"/>
        </w:rPr>
        <w:t>n</w:t>
      </w:r>
      <w:r>
        <w:rPr>
          <w:spacing w:val="-9"/>
          <w:sz w:val="10"/>
        </w:rPr>
        <w:t xml:space="preserve"> </w:t>
      </w:r>
      <w:r>
        <w:rPr>
          <w:sz w:val="10"/>
        </w:rPr>
        <w:t>a</w:t>
      </w:r>
      <w:r>
        <w:rPr>
          <w:spacing w:val="-9"/>
          <w:sz w:val="10"/>
        </w:rPr>
        <w:t xml:space="preserve"> </w:t>
      </w:r>
      <w:r>
        <w:rPr>
          <w:sz w:val="10"/>
        </w:rPr>
        <w:t>l</w:t>
      </w:r>
      <w:r>
        <w:rPr>
          <w:spacing w:val="5"/>
          <w:sz w:val="10"/>
        </w:rPr>
        <w:t xml:space="preserve"> </w:t>
      </w:r>
      <w:r>
        <w:rPr>
          <w:sz w:val="10"/>
        </w:rPr>
        <w:t>(</w:t>
      </w:r>
      <w:r>
        <w:rPr>
          <w:spacing w:val="-6"/>
          <w:sz w:val="10"/>
        </w:rPr>
        <w:t xml:space="preserve"> </w:t>
      </w:r>
      <w:r>
        <w:rPr>
          <w:spacing w:val="4"/>
          <w:sz w:val="10"/>
        </w:rPr>
        <w:t>S3_ID</w:t>
      </w:r>
      <w:r>
        <w:rPr>
          <w:spacing w:val="-6"/>
          <w:sz w:val="10"/>
        </w:rPr>
        <w:t xml:space="preserve"> </w:t>
      </w:r>
      <w:r>
        <w:rPr>
          <w:sz w:val="10"/>
        </w:rPr>
        <w:t>)</w:t>
      </w:r>
      <w:r>
        <w:rPr>
          <w:spacing w:val="4"/>
          <w:sz w:val="10"/>
        </w:rPr>
        <w:t xml:space="preserve"> </w:t>
      </w:r>
      <w:r>
        <w:rPr>
          <w:sz w:val="10"/>
        </w:rPr>
        <w:t>; S</w:t>
      </w:r>
      <w:r>
        <w:rPr>
          <w:spacing w:val="-16"/>
          <w:sz w:val="10"/>
        </w:rPr>
        <w:t xml:space="preserve"> </w:t>
      </w:r>
      <w:r>
        <w:rPr>
          <w:sz w:val="10"/>
        </w:rPr>
        <w:t>3</w:t>
      </w:r>
      <w:r>
        <w:rPr>
          <w:spacing w:val="-16"/>
          <w:sz w:val="10"/>
        </w:rPr>
        <w:t xml:space="preserve"> </w:t>
      </w:r>
      <w:r>
        <w:rPr>
          <w:spacing w:val="9"/>
          <w:sz w:val="10"/>
        </w:rPr>
        <w:t>Region</w:t>
      </w:r>
      <w:r>
        <w:rPr>
          <w:spacing w:val="-16"/>
          <w:sz w:val="10"/>
        </w:rPr>
        <w:t xml:space="preserve"> </w:t>
      </w:r>
      <w:r>
        <w:rPr>
          <w:sz w:val="10"/>
        </w:rPr>
        <w:t>1</w:t>
      </w:r>
      <w:r>
        <w:rPr>
          <w:spacing w:val="-16"/>
          <w:sz w:val="10"/>
        </w:rPr>
        <w:t xml:space="preserve"> </w:t>
      </w:r>
      <w:r>
        <w:rPr>
          <w:spacing w:val="8"/>
          <w:sz w:val="10"/>
        </w:rPr>
        <w:t>Enter</w:t>
      </w:r>
      <w:r>
        <w:rPr>
          <w:spacing w:val="-4"/>
          <w:sz w:val="10"/>
        </w:rPr>
        <w:t xml:space="preserve"> </w:t>
      </w:r>
      <w:r>
        <w:rPr>
          <w:sz w:val="10"/>
        </w:rPr>
        <w:t>(</w:t>
      </w:r>
      <w:r>
        <w:rPr>
          <w:spacing w:val="-18"/>
          <w:sz w:val="10"/>
        </w:rPr>
        <w:t xml:space="preserve"> </w:t>
      </w:r>
      <w:r>
        <w:rPr>
          <w:sz w:val="10"/>
        </w:rPr>
        <w:t>S4_MODE) ;</w:t>
      </w:r>
    </w:p>
    <w:p w14:paraId="6002EF29" w14:textId="77777777" w:rsidR="00864105" w:rsidRDefault="00A541FA">
      <w:pPr>
        <w:ind w:left="119"/>
        <w:rPr>
          <w:sz w:val="10"/>
        </w:rPr>
      </w:pPr>
      <w:r>
        <w:rPr>
          <w:color w:val="7F7F7F"/>
          <w:sz w:val="10"/>
        </w:rPr>
        <w:t>25</w:t>
      </w:r>
      <w:r>
        <w:rPr>
          <w:sz w:val="10"/>
        </w:rPr>
        <w:t>}</w:t>
      </w:r>
      <w:r>
        <w:rPr>
          <w:color w:val="0000FF"/>
          <w:sz w:val="10"/>
        </w:rPr>
        <w:t>e l s ei f</w:t>
      </w:r>
      <w:r>
        <w:rPr>
          <w:sz w:val="10"/>
        </w:rPr>
        <w:t>( enter_ mode  ==  ENP_MODE) {</w:t>
      </w:r>
      <w:r>
        <w:rPr>
          <w:color w:val="0000FF"/>
          <w:sz w:val="10"/>
        </w:rPr>
        <w:t>. . .</w:t>
      </w:r>
      <w:r>
        <w:rPr>
          <w:sz w:val="10"/>
        </w:rPr>
        <w:t>}</w:t>
      </w:r>
    </w:p>
    <w:p w14:paraId="6B9DDD58" w14:textId="77777777" w:rsidR="00864105" w:rsidRDefault="00864105">
      <w:pPr>
        <w:pStyle w:val="Corpsdetexte"/>
        <w:rPr>
          <w:sz w:val="10"/>
        </w:rPr>
      </w:pPr>
    </w:p>
    <w:p w14:paraId="224176ED" w14:textId="77777777" w:rsidR="00864105" w:rsidRDefault="00864105">
      <w:pPr>
        <w:pStyle w:val="Corpsdetexte"/>
        <w:spacing w:before="2"/>
        <w:rPr>
          <w:sz w:val="14"/>
        </w:rPr>
      </w:pPr>
    </w:p>
    <w:p w14:paraId="447C229C" w14:textId="77777777" w:rsidR="00864105" w:rsidRDefault="00A541FA">
      <w:pPr>
        <w:pStyle w:val="Corpsdetexte"/>
        <w:spacing w:line="249" w:lineRule="auto"/>
        <w:ind w:left="319" w:firstLine="199"/>
      </w:pPr>
      <w:r>
        <w:t>By default, the active sub-state of the region is set after the execution of any effect associated with the initial transition,</w:t>
      </w:r>
    </w:p>
    <w:p w14:paraId="6948A392" w14:textId="77777777" w:rsidR="00864105" w:rsidRDefault="00864105">
      <w:pPr>
        <w:spacing w:line="249" w:lineRule="auto"/>
        <w:sectPr w:rsidR="00864105">
          <w:type w:val="continuous"/>
          <w:pgSz w:w="12240" w:h="15840"/>
          <w:pgMar w:top="1120" w:right="760" w:bottom="280" w:left="660" w:header="720" w:footer="720" w:gutter="0"/>
          <w:cols w:num="2" w:space="720" w:equalWidth="0">
            <w:col w:w="4515" w:space="746"/>
            <w:col w:w="5559"/>
          </w:cols>
        </w:sectPr>
      </w:pPr>
    </w:p>
    <w:p w14:paraId="22B7FD45" w14:textId="77777777" w:rsidR="00864105" w:rsidRDefault="00A541FA">
      <w:pPr>
        <w:spacing w:line="80" w:lineRule="exact"/>
        <w:ind w:left="119"/>
        <w:rPr>
          <w:sz w:val="10"/>
        </w:rPr>
      </w:pPr>
      <w:r>
        <w:rPr>
          <w:color w:val="7F7F7F"/>
          <w:sz w:val="10"/>
        </w:rPr>
        <w:t>14</w:t>
      </w:r>
      <w:r>
        <w:rPr>
          <w:sz w:val="10"/>
        </w:rPr>
        <w:t>}</w:t>
      </w:r>
    </w:p>
    <w:p w14:paraId="077C02C2" w14:textId="77777777" w:rsidR="00864105" w:rsidRDefault="00864105">
      <w:pPr>
        <w:pStyle w:val="Corpsdetexte"/>
        <w:spacing w:before="9"/>
        <w:rPr>
          <w:sz w:val="10"/>
        </w:rPr>
      </w:pPr>
    </w:p>
    <w:p w14:paraId="3B8272EA" w14:textId="77777777" w:rsidR="00864105" w:rsidRDefault="00A541FA">
      <w:pPr>
        <w:ind w:left="119"/>
        <w:rPr>
          <w:sz w:val="10"/>
        </w:rPr>
      </w:pPr>
      <w:r>
        <w:rPr>
          <w:color w:val="7F7F7F"/>
          <w:sz w:val="10"/>
        </w:rPr>
        <w:t>16</w:t>
      </w:r>
      <w:r>
        <w:rPr>
          <w:sz w:val="10"/>
        </w:rPr>
        <w:t>}</w:t>
      </w:r>
    </w:p>
    <w:p w14:paraId="167F5BD1" w14:textId="77777777" w:rsidR="00864105" w:rsidRDefault="00A541FA">
      <w:pPr>
        <w:spacing w:before="4"/>
        <w:jc w:val="right"/>
        <w:rPr>
          <w:sz w:val="10"/>
        </w:rPr>
      </w:pPr>
      <w:r>
        <w:rPr>
          <w:w w:val="99"/>
          <w:sz w:val="10"/>
        </w:rPr>
        <w:t>}</w:t>
      </w:r>
    </w:p>
    <w:p w14:paraId="2EF22E7A" w14:textId="77777777" w:rsidR="00864105" w:rsidRDefault="00A541FA">
      <w:pPr>
        <w:spacing w:before="84"/>
        <w:ind w:left="151"/>
        <w:rPr>
          <w:sz w:val="10"/>
        </w:rPr>
      </w:pPr>
      <w:r>
        <w:br w:type="column"/>
      </w:r>
      <w:r>
        <w:rPr>
          <w:sz w:val="10"/>
        </w:rPr>
        <w:t>}</w:t>
      </w:r>
    </w:p>
    <w:p w14:paraId="1BEDD816" w14:textId="77777777" w:rsidR="00864105" w:rsidRDefault="00864105">
      <w:pPr>
        <w:pStyle w:val="Corpsdetexte"/>
        <w:rPr>
          <w:sz w:val="10"/>
        </w:rPr>
      </w:pPr>
    </w:p>
    <w:p w14:paraId="0E878EB3" w14:textId="77777777" w:rsidR="00864105" w:rsidRDefault="00864105">
      <w:pPr>
        <w:pStyle w:val="Corpsdetexte"/>
        <w:rPr>
          <w:sz w:val="10"/>
        </w:rPr>
      </w:pPr>
    </w:p>
    <w:p w14:paraId="017A202E" w14:textId="77777777" w:rsidR="00864105" w:rsidRDefault="00864105">
      <w:pPr>
        <w:pStyle w:val="Corpsdetexte"/>
        <w:rPr>
          <w:sz w:val="10"/>
        </w:rPr>
      </w:pPr>
    </w:p>
    <w:p w14:paraId="45312C33" w14:textId="77777777" w:rsidR="00864105" w:rsidRDefault="00864105">
      <w:pPr>
        <w:pStyle w:val="Corpsdetexte"/>
        <w:spacing w:before="3"/>
        <w:rPr>
          <w:sz w:val="13"/>
        </w:rPr>
      </w:pPr>
    </w:p>
    <w:p w14:paraId="0A796FCE" w14:textId="77777777" w:rsidR="00864105" w:rsidRDefault="00A541FA">
      <w:pPr>
        <w:pStyle w:val="Paragraphedeliste"/>
        <w:numPr>
          <w:ilvl w:val="0"/>
          <w:numId w:val="6"/>
        </w:numPr>
        <w:tabs>
          <w:tab w:val="left" w:pos="372"/>
        </w:tabs>
        <w:ind w:left="371"/>
        <w:jc w:val="left"/>
        <w:rPr>
          <w:sz w:val="20"/>
        </w:rPr>
      </w:pPr>
      <w:r>
        <w:rPr>
          <w:i/>
          <w:sz w:val="20"/>
        </w:rPr>
        <w:t xml:space="preserve">Region transformation:  </w:t>
      </w:r>
      <w:r>
        <w:rPr>
          <w:sz w:val="20"/>
        </w:rPr>
        <w:t>Each region is transformed</w:t>
      </w:r>
      <w:r>
        <w:rPr>
          <w:spacing w:val="49"/>
          <w:sz w:val="20"/>
        </w:rPr>
        <w:t xml:space="preserve"> </w:t>
      </w:r>
      <w:r>
        <w:rPr>
          <w:sz w:val="20"/>
        </w:rPr>
        <w:t>into</w:t>
      </w:r>
    </w:p>
    <w:p w14:paraId="6FC2F784" w14:textId="77777777" w:rsidR="00864105" w:rsidRDefault="00A541FA">
      <w:pPr>
        <w:pStyle w:val="Corpsdetexte"/>
        <w:spacing w:line="233" w:lineRule="exact"/>
        <w:ind w:left="119"/>
        <w:jc w:val="both"/>
      </w:pPr>
      <w:r>
        <w:br w:type="column"/>
      </w:r>
      <w:r>
        <w:rPr>
          <w:rFonts w:ascii="Bookman Old Style"/>
          <w:i/>
        </w:rPr>
        <w:t>S</w:t>
      </w:r>
      <w:r>
        <w:rPr>
          <w:rFonts w:ascii="Tahoma"/>
        </w:rPr>
        <w:t xml:space="preserve">3 </w:t>
      </w:r>
      <w:r>
        <w:t xml:space="preserve">is set as active sub-state of </w:t>
      </w:r>
      <w:r>
        <w:rPr>
          <w:rFonts w:ascii="Bookman Old Style"/>
          <w:i/>
        </w:rPr>
        <w:t>S</w:t>
      </w:r>
      <w:r>
        <w:rPr>
          <w:rFonts w:ascii="Tahoma"/>
        </w:rPr>
        <w:t>1</w:t>
      </w:r>
      <w:r>
        <w:t>. It is worth noting that after</w:t>
      </w:r>
    </w:p>
    <w:p w14:paraId="259E804F" w14:textId="77777777" w:rsidR="00864105" w:rsidRDefault="00A541FA">
      <w:pPr>
        <w:pStyle w:val="Corpsdetexte"/>
        <w:spacing w:before="6" w:line="249" w:lineRule="auto"/>
        <w:ind w:left="119" w:right="217"/>
        <w:jc w:val="both"/>
      </w:pPr>
      <w:r>
        <w:t xml:space="preserve">the execution of each entry, a start signal is sent to activate the waiting thread associated with </w:t>
      </w:r>
      <w:r>
        <w:rPr>
          <w:i/>
        </w:rPr>
        <w:t xml:space="preserve">doActivity </w:t>
      </w:r>
      <w:r>
        <w:t>of the corresponding state.</w:t>
      </w:r>
    </w:p>
    <w:p w14:paraId="4CAD2C31" w14:textId="77777777" w:rsidR="00864105" w:rsidRDefault="00864105">
      <w:pPr>
        <w:spacing w:line="249" w:lineRule="auto"/>
        <w:jc w:val="both"/>
        <w:sectPr w:rsidR="00864105">
          <w:type w:val="continuous"/>
          <w:pgSz w:w="12240" w:h="15840"/>
          <w:pgMar w:top="1120" w:right="760" w:bottom="280" w:left="660" w:header="720" w:footer="720" w:gutter="0"/>
          <w:cols w:num="3" w:space="720" w:equalWidth="0">
            <w:col w:w="373" w:space="40"/>
            <w:col w:w="4928" w:space="119"/>
            <w:col w:w="5360"/>
          </w:cols>
        </w:sectPr>
      </w:pPr>
    </w:p>
    <w:p w14:paraId="2A85374F" w14:textId="77777777" w:rsidR="00864105" w:rsidRDefault="00A541FA">
      <w:pPr>
        <w:pStyle w:val="Corpsdetexte"/>
        <w:spacing w:line="210" w:lineRule="exact"/>
        <w:ind w:left="319"/>
        <w:jc w:val="center"/>
      </w:pPr>
      <w:r>
        <w:t>an entering and exiting method. While the entering method</w:t>
      </w:r>
    </w:p>
    <w:p w14:paraId="53A78D91" w14:textId="77777777" w:rsidR="00864105" w:rsidRDefault="00A541FA">
      <w:pPr>
        <w:pStyle w:val="Corpsdetexte"/>
        <w:spacing w:before="7" w:line="179" w:lineRule="exact"/>
        <w:ind w:left="319"/>
        <w:jc w:val="center"/>
      </w:pPr>
      <w:r>
        <w:t xml:space="preserve">controls how a region </w:t>
      </w:r>
      <w:r>
        <w:rPr>
          <w:rFonts w:ascii="Bookman Old Style"/>
          <w:i/>
        </w:rPr>
        <w:t xml:space="preserve">r </w:t>
      </w:r>
      <w:r>
        <w:t>is entered from an outside transition</w:t>
      </w:r>
    </w:p>
    <w:p w14:paraId="5DEED289" w14:textId="77777777" w:rsidR="00864105" w:rsidRDefault="00A541FA">
      <w:pPr>
        <w:spacing w:line="319" w:lineRule="exact"/>
        <w:ind w:left="319"/>
        <w:jc w:val="center"/>
        <w:rPr>
          <w:sz w:val="20"/>
        </w:rPr>
      </w:pPr>
      <w:r>
        <w:rPr>
          <w:rFonts w:ascii="Bookman Old Style" w:hAnsi="Bookman Old Style"/>
          <w:i/>
          <w:w w:val="105"/>
          <w:sz w:val="20"/>
        </w:rPr>
        <w:t>t</w:t>
      </w:r>
      <w:r>
        <w:rPr>
          <w:rFonts w:ascii="Bookman Old Style" w:hAnsi="Bookman Old Style"/>
          <w:i/>
          <w:spacing w:val="7"/>
          <w:sz w:val="20"/>
        </w:rPr>
        <w:t xml:space="preserve"> </w:t>
      </w:r>
      <w:r>
        <w:rPr>
          <w:w w:val="99"/>
          <w:sz w:val="20"/>
        </w:rPr>
        <w:t>(</w:t>
      </w:r>
      <w:r>
        <w:rPr>
          <w:rFonts w:ascii="Bookman Old Style" w:hAnsi="Bookman Old Style"/>
          <w:i/>
          <w:w w:val="97"/>
          <w:sz w:val="20"/>
        </w:rPr>
        <w:t>s</w:t>
      </w:r>
      <w:r>
        <w:rPr>
          <w:rFonts w:ascii="Bookman Old Style" w:hAnsi="Bookman Old Style"/>
          <w:i/>
          <w:spacing w:val="5"/>
          <w:w w:val="97"/>
          <w:sz w:val="20"/>
        </w:rPr>
        <w:t>r</w:t>
      </w:r>
      <w:r>
        <w:rPr>
          <w:rFonts w:ascii="Bookman Old Style" w:hAnsi="Bookman Old Style"/>
          <w:i/>
          <w:w w:val="89"/>
          <w:sz w:val="20"/>
        </w:rPr>
        <w:t>c</w:t>
      </w:r>
      <w:r>
        <w:rPr>
          <w:rFonts w:ascii="Tahoma" w:hAnsi="Tahoma"/>
          <w:sz w:val="20"/>
        </w:rPr>
        <w:t>(</w:t>
      </w:r>
      <w:r>
        <w:rPr>
          <w:rFonts w:ascii="Bookman Old Style" w:hAnsi="Bookman Old Style"/>
          <w:i/>
          <w:w w:val="105"/>
          <w:sz w:val="20"/>
        </w:rPr>
        <w:t>t</w:t>
      </w:r>
      <w:r>
        <w:rPr>
          <w:rFonts w:ascii="Tahoma" w:hAnsi="Tahoma"/>
          <w:sz w:val="20"/>
        </w:rPr>
        <w:t>)</w:t>
      </w:r>
      <w:r>
        <w:rPr>
          <w:rFonts w:ascii="Tahoma" w:hAnsi="Tahoma"/>
          <w:spacing w:val="-7"/>
          <w:sz w:val="20"/>
        </w:rPr>
        <w:t xml:space="preserve"> </w:t>
      </w:r>
      <w:r>
        <w:rPr>
          <w:rFonts w:ascii="Meiryo" w:hAnsi="Meiryo"/>
          <w:i/>
          <w:spacing w:val="-111"/>
          <w:w w:val="82"/>
          <w:sz w:val="20"/>
        </w:rPr>
        <w:t>∈</w:t>
      </w:r>
      <w:r>
        <w:rPr>
          <w:rFonts w:ascii="Bookman Old Style" w:hAnsi="Bookman Old Style"/>
          <w:i/>
          <w:w w:val="83"/>
          <w:sz w:val="20"/>
        </w:rPr>
        <w:t>/</w:t>
      </w:r>
      <w:r>
        <w:rPr>
          <w:rFonts w:ascii="Bookman Old Style" w:hAnsi="Bookman Old Style"/>
          <w:i/>
          <w:spacing w:val="6"/>
          <w:sz w:val="20"/>
        </w:rPr>
        <w:t xml:space="preserve"> </w:t>
      </w:r>
      <w:r>
        <w:rPr>
          <w:rFonts w:ascii="Bookman Old Style" w:hAnsi="Bookman Old Style"/>
          <w:i/>
          <w:w w:val="84"/>
          <w:sz w:val="20"/>
        </w:rPr>
        <w:t>sub</w:t>
      </w:r>
      <w:r>
        <w:rPr>
          <w:rFonts w:ascii="Bookman Old Style" w:hAnsi="Bookman Old Style"/>
          <w:i/>
          <w:spacing w:val="7"/>
          <w:w w:val="84"/>
          <w:sz w:val="20"/>
        </w:rPr>
        <w:t>v</w:t>
      </w:r>
      <w:r>
        <w:rPr>
          <w:rFonts w:ascii="Bookman Old Style" w:hAnsi="Bookman Old Style"/>
          <w:i/>
          <w:w w:val="93"/>
          <w:sz w:val="20"/>
        </w:rPr>
        <w:t>ts</w:t>
      </w:r>
      <w:r>
        <w:rPr>
          <w:rFonts w:ascii="Tahoma" w:hAnsi="Tahoma"/>
          <w:sz w:val="20"/>
        </w:rPr>
        <w:t>(</w:t>
      </w:r>
      <w:r>
        <w:rPr>
          <w:rFonts w:ascii="Bookman Old Style" w:hAnsi="Bookman Old Style"/>
          <w:i/>
          <w:spacing w:val="5"/>
          <w:w w:val="112"/>
          <w:sz w:val="20"/>
        </w:rPr>
        <w:t>r</w:t>
      </w:r>
      <w:r>
        <w:rPr>
          <w:rFonts w:ascii="Tahoma" w:hAnsi="Tahoma"/>
          <w:sz w:val="20"/>
        </w:rPr>
        <w:t>)</w:t>
      </w:r>
      <w:r>
        <w:rPr>
          <w:w w:val="99"/>
          <w:sz w:val="20"/>
        </w:rPr>
        <w:t>),</w:t>
      </w:r>
      <w:r>
        <w:rPr>
          <w:spacing w:val="17"/>
          <w:sz w:val="20"/>
        </w:rPr>
        <w:t xml:space="preserve"> </w:t>
      </w:r>
      <w:r>
        <w:rPr>
          <w:w w:val="99"/>
          <w:sz w:val="20"/>
        </w:rPr>
        <w:t>the</w:t>
      </w:r>
      <w:r>
        <w:rPr>
          <w:spacing w:val="16"/>
          <w:sz w:val="20"/>
        </w:rPr>
        <w:t xml:space="preserve"> </w:t>
      </w:r>
      <w:r>
        <w:rPr>
          <w:spacing w:val="-3"/>
          <w:w w:val="99"/>
          <w:sz w:val="20"/>
        </w:rPr>
        <w:t>e</w:t>
      </w:r>
      <w:r>
        <w:rPr>
          <w:w w:val="99"/>
          <w:sz w:val="20"/>
        </w:rPr>
        <w:t>xiting</w:t>
      </w:r>
      <w:r>
        <w:rPr>
          <w:spacing w:val="17"/>
          <w:sz w:val="20"/>
        </w:rPr>
        <w:t xml:space="preserve"> </w:t>
      </w:r>
      <w:r>
        <w:rPr>
          <w:w w:val="99"/>
          <w:sz w:val="20"/>
        </w:rPr>
        <w:t>method</w:t>
      </w:r>
      <w:r>
        <w:rPr>
          <w:spacing w:val="17"/>
          <w:sz w:val="20"/>
        </w:rPr>
        <w:t xml:space="preserve"> </w:t>
      </w:r>
      <w:r>
        <w:rPr>
          <w:spacing w:val="-3"/>
          <w:w w:val="99"/>
          <w:sz w:val="20"/>
        </w:rPr>
        <w:t>e</w:t>
      </w:r>
      <w:r>
        <w:rPr>
          <w:w w:val="99"/>
          <w:sz w:val="20"/>
        </w:rPr>
        <w:t>xits</w:t>
      </w:r>
      <w:r>
        <w:rPr>
          <w:spacing w:val="16"/>
          <w:sz w:val="20"/>
        </w:rPr>
        <w:t xml:space="preserve"> </w:t>
      </w:r>
      <w:r>
        <w:rPr>
          <w:w w:val="99"/>
          <w:sz w:val="20"/>
        </w:rPr>
        <w:t>completely</w:t>
      </w:r>
      <w:r>
        <w:rPr>
          <w:spacing w:val="17"/>
          <w:sz w:val="20"/>
        </w:rPr>
        <w:t xml:space="preserve"> </w:t>
      </w:r>
      <w:r>
        <w:rPr>
          <w:w w:val="99"/>
          <w:sz w:val="20"/>
        </w:rPr>
        <w:t>a</w:t>
      </w:r>
    </w:p>
    <w:p w14:paraId="2E0FA9F6" w14:textId="77777777" w:rsidR="00864105" w:rsidRDefault="00A541FA">
      <w:pPr>
        <w:pStyle w:val="Corpsdetexte"/>
        <w:spacing w:line="212" w:lineRule="exact"/>
        <w:ind w:left="319"/>
      </w:pPr>
      <w:r>
        <w:t>region by executing exit actions of sub-states from   innermost</w:t>
      </w:r>
    </w:p>
    <w:p w14:paraId="29F81431" w14:textId="77777777" w:rsidR="00864105" w:rsidRDefault="00A541FA">
      <w:pPr>
        <w:pStyle w:val="Corpsdetexte"/>
        <w:spacing w:before="9"/>
        <w:ind w:left="319"/>
      </w:pPr>
      <w:r>
        <w:t>to outermost.</w:t>
      </w:r>
    </w:p>
    <w:p w14:paraId="2D2B5CC4" w14:textId="77777777" w:rsidR="00864105" w:rsidRDefault="00A541FA">
      <w:pPr>
        <w:pStyle w:val="Corpsdetexte"/>
        <w:spacing w:before="79" w:line="247" w:lineRule="auto"/>
        <w:ind w:left="319" w:firstLine="199"/>
        <w:jc w:val="both"/>
      </w:pPr>
      <w:r>
        <w:t xml:space="preserve">A region </w:t>
      </w:r>
      <w:r>
        <w:rPr>
          <w:rFonts w:ascii="Bookman Old Style"/>
          <w:i/>
        </w:rPr>
        <w:t xml:space="preserve">r </w:t>
      </w:r>
      <w:r>
        <w:t xml:space="preserve">is entered by either a transition </w:t>
      </w:r>
      <w:r>
        <w:rPr>
          <w:rFonts w:ascii="Bookman Old Style"/>
          <w:i/>
        </w:rPr>
        <w:t xml:space="preserve">t </w:t>
      </w:r>
      <w:r>
        <w:t xml:space="preserve">ending at the border of its containing state or on a sub-vertex (direct or indirect), depending on how the state machine is designed. The following lists different ways </w:t>
      </w:r>
      <w:r>
        <w:rPr>
          <w:rFonts w:ascii="Bookman Old Style"/>
          <w:i/>
        </w:rPr>
        <w:t xml:space="preserve">r </w:t>
      </w:r>
      <w:r>
        <w:t xml:space="preserve">may be  </w:t>
      </w:r>
      <w:r>
        <w:rPr>
          <w:spacing w:val="32"/>
        </w:rPr>
        <w:t xml:space="preserve"> </w:t>
      </w:r>
      <w:r>
        <w:t>entered:</w:t>
      </w:r>
    </w:p>
    <w:p w14:paraId="7392912F" w14:textId="77777777" w:rsidR="00864105" w:rsidRDefault="00A541FA">
      <w:pPr>
        <w:pStyle w:val="Paragraphedeliste"/>
        <w:numPr>
          <w:ilvl w:val="1"/>
          <w:numId w:val="6"/>
        </w:numPr>
        <w:tabs>
          <w:tab w:val="left" w:pos="720"/>
        </w:tabs>
        <w:spacing w:before="29" w:line="211" w:lineRule="auto"/>
        <w:ind w:right="9" w:hanging="201"/>
        <w:jc w:val="left"/>
        <w:rPr>
          <w:sz w:val="20"/>
        </w:rPr>
      </w:pPr>
      <w:r>
        <w:rPr>
          <w:spacing w:val="-16"/>
          <w:w w:val="99"/>
          <w:sz w:val="20"/>
        </w:rPr>
        <w:t>W</w:t>
      </w:r>
      <w:r>
        <w:rPr>
          <w:w w:val="99"/>
          <w:sz w:val="20"/>
        </w:rPr>
        <w:t>ay</w:t>
      </w:r>
      <w:r>
        <w:rPr>
          <w:spacing w:val="11"/>
          <w:sz w:val="20"/>
        </w:rPr>
        <w:t xml:space="preserve"> </w:t>
      </w:r>
      <w:r>
        <w:rPr>
          <w:w w:val="99"/>
          <w:sz w:val="20"/>
        </w:rPr>
        <w:t>1:</w:t>
      </w:r>
      <w:r>
        <w:rPr>
          <w:spacing w:val="11"/>
          <w:sz w:val="20"/>
        </w:rPr>
        <w:t xml:space="preserve"> </w:t>
      </w:r>
      <w:r>
        <w:rPr>
          <w:w w:val="99"/>
          <w:sz w:val="20"/>
        </w:rPr>
        <w:t>entering</w:t>
      </w:r>
      <w:r>
        <w:rPr>
          <w:spacing w:val="11"/>
          <w:sz w:val="20"/>
        </w:rPr>
        <w:t xml:space="preserve"> </w:t>
      </w:r>
      <w:r>
        <w:rPr>
          <w:w w:val="99"/>
          <w:sz w:val="20"/>
        </w:rPr>
        <w:t>by</w:t>
      </w:r>
      <w:r>
        <w:rPr>
          <w:spacing w:val="11"/>
          <w:sz w:val="20"/>
        </w:rPr>
        <w:t xml:space="preserve"> </w:t>
      </w:r>
      <w:r>
        <w:rPr>
          <w:w w:val="99"/>
          <w:sz w:val="20"/>
        </w:rPr>
        <w:t>de</w:t>
      </w:r>
      <w:r>
        <w:rPr>
          <w:spacing w:val="-2"/>
          <w:w w:val="99"/>
          <w:sz w:val="20"/>
        </w:rPr>
        <w:t>f</w:t>
      </w:r>
      <w:r>
        <w:rPr>
          <w:w w:val="99"/>
          <w:sz w:val="20"/>
        </w:rPr>
        <w:t>ault:</w:t>
      </w:r>
      <w:r>
        <w:rPr>
          <w:spacing w:val="11"/>
          <w:sz w:val="20"/>
        </w:rPr>
        <w:t xml:space="preserve"> </w:t>
      </w:r>
      <w:r>
        <w:rPr>
          <w:rFonts w:ascii="Bookman Old Style" w:hAnsi="Bookman Old Style"/>
          <w:i/>
          <w:w w:val="92"/>
          <w:sz w:val="20"/>
        </w:rPr>
        <w:t>t</w:t>
      </w:r>
      <w:r>
        <w:rPr>
          <w:rFonts w:ascii="Bookman Old Style" w:hAnsi="Bookman Old Style"/>
          <w:i/>
          <w:spacing w:val="7"/>
          <w:w w:val="92"/>
          <w:sz w:val="20"/>
        </w:rPr>
        <w:t>g</w:t>
      </w:r>
      <w:r>
        <w:rPr>
          <w:rFonts w:ascii="Bookman Old Style" w:hAnsi="Bookman Old Style"/>
          <w:i/>
          <w:w w:val="105"/>
          <w:sz w:val="20"/>
        </w:rPr>
        <w:t>t</w:t>
      </w:r>
      <w:r>
        <w:rPr>
          <w:rFonts w:ascii="Tahoma" w:hAnsi="Tahoma"/>
          <w:sz w:val="20"/>
        </w:rPr>
        <w:t>(</w:t>
      </w:r>
      <w:r>
        <w:rPr>
          <w:rFonts w:ascii="Bookman Old Style" w:hAnsi="Bookman Old Style"/>
          <w:i/>
          <w:w w:val="105"/>
          <w:sz w:val="20"/>
        </w:rPr>
        <w:t>t</w:t>
      </w:r>
      <w:r>
        <w:rPr>
          <w:rFonts w:ascii="Tahoma" w:hAnsi="Tahoma"/>
          <w:sz w:val="20"/>
        </w:rPr>
        <w:t>)</w:t>
      </w:r>
      <w:r>
        <w:rPr>
          <w:rFonts w:ascii="Tahoma" w:hAnsi="Tahoma"/>
          <w:spacing w:val="-7"/>
          <w:sz w:val="20"/>
        </w:rPr>
        <w:t xml:space="preserve"> </w:t>
      </w:r>
      <w:r>
        <w:rPr>
          <w:rFonts w:ascii="Tahoma" w:hAnsi="Tahoma"/>
          <w:w w:val="106"/>
          <w:sz w:val="20"/>
        </w:rPr>
        <w:t>=</w:t>
      </w:r>
      <w:r>
        <w:rPr>
          <w:rFonts w:ascii="Tahoma" w:hAnsi="Tahoma"/>
          <w:spacing w:val="-8"/>
          <w:sz w:val="20"/>
        </w:rPr>
        <w:t xml:space="preserve"> </w:t>
      </w:r>
      <w:r>
        <w:rPr>
          <w:rFonts w:ascii="Bookman Old Style" w:hAnsi="Bookman Old Style"/>
          <w:i/>
          <w:w w:val="96"/>
          <w:sz w:val="20"/>
        </w:rPr>
        <w:t>ctne</w:t>
      </w:r>
      <w:r>
        <w:rPr>
          <w:rFonts w:ascii="Bookman Old Style" w:hAnsi="Bookman Old Style"/>
          <w:i/>
          <w:spacing w:val="5"/>
          <w:w w:val="96"/>
          <w:sz w:val="20"/>
        </w:rPr>
        <w:t>r</w:t>
      </w:r>
      <w:r>
        <w:rPr>
          <w:rFonts w:ascii="Tahoma" w:hAnsi="Tahoma"/>
          <w:sz w:val="20"/>
        </w:rPr>
        <w:t>(</w:t>
      </w:r>
      <w:r>
        <w:rPr>
          <w:rFonts w:ascii="Bookman Old Style" w:hAnsi="Bookman Old Style"/>
          <w:i/>
          <w:spacing w:val="5"/>
          <w:w w:val="112"/>
          <w:sz w:val="20"/>
        </w:rPr>
        <w:t>r</w:t>
      </w:r>
      <w:r>
        <w:rPr>
          <w:rFonts w:ascii="Tahoma" w:hAnsi="Tahoma"/>
          <w:sz w:val="20"/>
        </w:rPr>
        <w:t>)</w:t>
      </w:r>
      <w:r>
        <w:rPr>
          <w:rFonts w:ascii="Tahoma" w:hAnsi="Tahoma"/>
          <w:spacing w:val="-33"/>
          <w:sz w:val="20"/>
        </w:rPr>
        <w:t xml:space="preserve"> </w:t>
      </w:r>
      <w:r>
        <w:rPr>
          <w:rFonts w:ascii="Meiryo" w:hAnsi="Meiryo"/>
          <w:i/>
          <w:w w:val="82"/>
          <w:sz w:val="20"/>
        </w:rPr>
        <w:t>∧</w:t>
      </w:r>
      <w:r>
        <w:rPr>
          <w:rFonts w:ascii="Meiryo" w:hAnsi="Meiryo"/>
          <w:i/>
          <w:spacing w:val="-39"/>
          <w:sz w:val="20"/>
        </w:rPr>
        <w:t xml:space="preserve"> </w:t>
      </w:r>
      <w:r>
        <w:rPr>
          <w:rFonts w:ascii="Bookman Old Style" w:hAnsi="Bookman Old Style"/>
          <w:i/>
          <w:w w:val="97"/>
          <w:sz w:val="20"/>
        </w:rPr>
        <w:t>s</w:t>
      </w:r>
      <w:r>
        <w:rPr>
          <w:rFonts w:ascii="Bookman Old Style" w:hAnsi="Bookman Old Style"/>
          <w:i/>
          <w:spacing w:val="5"/>
          <w:w w:val="97"/>
          <w:sz w:val="20"/>
        </w:rPr>
        <w:t>r</w:t>
      </w:r>
      <w:r>
        <w:rPr>
          <w:rFonts w:ascii="Bookman Old Style" w:hAnsi="Bookman Old Style"/>
          <w:i/>
          <w:w w:val="89"/>
          <w:sz w:val="20"/>
        </w:rPr>
        <w:t>c</w:t>
      </w:r>
      <w:r>
        <w:rPr>
          <w:rFonts w:ascii="Tahoma" w:hAnsi="Tahoma"/>
          <w:sz w:val="20"/>
        </w:rPr>
        <w:t>(</w:t>
      </w:r>
      <w:r>
        <w:rPr>
          <w:rFonts w:ascii="Bookman Old Style" w:hAnsi="Bookman Old Style"/>
          <w:i/>
          <w:w w:val="105"/>
          <w:sz w:val="20"/>
        </w:rPr>
        <w:t>t</w:t>
      </w:r>
      <w:r>
        <w:rPr>
          <w:rFonts w:ascii="Tahoma" w:hAnsi="Tahoma"/>
          <w:sz w:val="20"/>
        </w:rPr>
        <w:t>)</w:t>
      </w:r>
      <w:r>
        <w:rPr>
          <w:rFonts w:ascii="Tahoma" w:hAnsi="Tahoma"/>
          <w:spacing w:val="-7"/>
          <w:sz w:val="20"/>
        </w:rPr>
        <w:t xml:space="preserve"> </w:t>
      </w:r>
      <w:r>
        <w:rPr>
          <w:rFonts w:ascii="Meiryo" w:hAnsi="Meiryo"/>
          <w:i/>
          <w:spacing w:val="-111"/>
          <w:w w:val="82"/>
          <w:sz w:val="20"/>
        </w:rPr>
        <w:t>∈</w:t>
      </w:r>
      <w:r>
        <w:rPr>
          <w:rFonts w:ascii="Bookman Old Style" w:hAnsi="Bookman Old Style"/>
          <w:i/>
          <w:w w:val="83"/>
          <w:sz w:val="20"/>
        </w:rPr>
        <w:t xml:space="preserve">/ </w:t>
      </w:r>
      <w:r>
        <w:rPr>
          <w:rFonts w:ascii="Bookman Old Style" w:hAnsi="Bookman Old Style"/>
          <w:i/>
          <w:sz w:val="20"/>
        </w:rPr>
        <w:t>subvts</w:t>
      </w:r>
      <w:r>
        <w:rPr>
          <w:rFonts w:ascii="Tahoma" w:hAnsi="Tahoma"/>
          <w:sz w:val="20"/>
        </w:rPr>
        <w:t>(</w:t>
      </w:r>
      <w:r>
        <w:rPr>
          <w:rFonts w:ascii="Bookman Old Style" w:hAnsi="Bookman Old Style"/>
          <w:i/>
          <w:sz w:val="20"/>
        </w:rPr>
        <w:t>r</w:t>
      </w:r>
      <w:r>
        <w:rPr>
          <w:rFonts w:ascii="Tahoma" w:hAnsi="Tahoma"/>
          <w:sz w:val="20"/>
        </w:rPr>
        <w:t>)</w:t>
      </w:r>
      <w:r>
        <w:rPr>
          <w:sz w:val="20"/>
        </w:rPr>
        <w:t>.</w:t>
      </w:r>
    </w:p>
    <w:p w14:paraId="58D8AAF0" w14:textId="77777777" w:rsidR="00864105" w:rsidRDefault="00A541FA">
      <w:pPr>
        <w:pStyle w:val="Paragraphedeliste"/>
        <w:numPr>
          <w:ilvl w:val="1"/>
          <w:numId w:val="6"/>
        </w:numPr>
        <w:tabs>
          <w:tab w:val="left" w:pos="720"/>
        </w:tabs>
        <w:spacing w:line="210" w:lineRule="exact"/>
        <w:ind w:hanging="201"/>
        <w:jc w:val="left"/>
        <w:rPr>
          <w:rFonts w:ascii="Meiryo" w:hAnsi="Meiryo"/>
          <w:i/>
          <w:sz w:val="20"/>
        </w:rPr>
      </w:pPr>
      <w:r>
        <w:rPr>
          <w:spacing w:val="-6"/>
          <w:sz w:val="20"/>
        </w:rPr>
        <w:t xml:space="preserve">Way   </w:t>
      </w:r>
      <w:r>
        <w:rPr>
          <w:sz w:val="20"/>
        </w:rPr>
        <w:t xml:space="preserve">2:   entering   on   a   direct   sub-vertex:   </w:t>
      </w:r>
      <w:r>
        <w:rPr>
          <w:rFonts w:ascii="Bookman Old Style" w:hAnsi="Bookman Old Style"/>
          <w:i/>
          <w:sz w:val="20"/>
        </w:rPr>
        <w:t>tgt</w:t>
      </w:r>
      <w:r>
        <w:rPr>
          <w:rFonts w:ascii="Tahoma" w:hAnsi="Tahoma"/>
          <w:sz w:val="20"/>
        </w:rPr>
        <w:t>(</w:t>
      </w:r>
      <w:r>
        <w:rPr>
          <w:rFonts w:ascii="Bookman Old Style" w:hAnsi="Bookman Old Style"/>
          <w:i/>
          <w:sz w:val="20"/>
        </w:rPr>
        <w:t>t</w:t>
      </w:r>
      <w:r>
        <w:rPr>
          <w:rFonts w:ascii="Tahoma" w:hAnsi="Tahoma"/>
          <w:sz w:val="20"/>
        </w:rPr>
        <w:t xml:space="preserve">) </w:t>
      </w:r>
      <w:r>
        <w:rPr>
          <w:rFonts w:ascii="Tahoma" w:hAnsi="Tahoma"/>
          <w:spacing w:val="14"/>
          <w:sz w:val="20"/>
        </w:rPr>
        <w:t xml:space="preserve"> </w:t>
      </w:r>
      <w:r>
        <w:rPr>
          <w:rFonts w:ascii="Meiryo" w:hAnsi="Meiryo"/>
          <w:i/>
          <w:sz w:val="20"/>
        </w:rPr>
        <w:t>∈</w:t>
      </w:r>
    </w:p>
    <w:p w14:paraId="0B22A490" w14:textId="77777777" w:rsidR="00864105" w:rsidRDefault="00A541FA">
      <w:pPr>
        <w:spacing w:line="298" w:lineRule="exact"/>
        <w:ind w:left="719"/>
        <w:rPr>
          <w:sz w:val="20"/>
        </w:rPr>
      </w:pPr>
      <w:r>
        <w:rPr>
          <w:rFonts w:ascii="Bookman Old Style" w:hAnsi="Bookman Old Style"/>
          <w:i/>
          <w:w w:val="84"/>
          <w:sz w:val="20"/>
        </w:rPr>
        <w:t>sub</w:t>
      </w:r>
      <w:r>
        <w:rPr>
          <w:rFonts w:ascii="Bookman Old Style" w:hAnsi="Bookman Old Style"/>
          <w:i/>
          <w:spacing w:val="7"/>
          <w:w w:val="84"/>
          <w:sz w:val="20"/>
        </w:rPr>
        <w:t>v</w:t>
      </w:r>
      <w:r>
        <w:rPr>
          <w:rFonts w:ascii="Bookman Old Style" w:hAnsi="Bookman Old Style"/>
          <w:i/>
          <w:w w:val="93"/>
          <w:sz w:val="20"/>
        </w:rPr>
        <w:t>ts</w:t>
      </w:r>
      <w:r>
        <w:rPr>
          <w:rFonts w:ascii="Tahoma" w:hAnsi="Tahoma"/>
          <w:sz w:val="20"/>
        </w:rPr>
        <w:t>(</w:t>
      </w:r>
      <w:r>
        <w:rPr>
          <w:rFonts w:ascii="Bookman Old Style" w:hAnsi="Bookman Old Style"/>
          <w:i/>
          <w:spacing w:val="5"/>
          <w:w w:val="112"/>
          <w:sz w:val="20"/>
        </w:rPr>
        <w:t>r</w:t>
      </w:r>
      <w:r>
        <w:rPr>
          <w:rFonts w:ascii="Tahoma" w:hAnsi="Tahoma"/>
          <w:sz w:val="20"/>
        </w:rPr>
        <w:t>)</w:t>
      </w:r>
      <w:r>
        <w:rPr>
          <w:rFonts w:ascii="Tahoma" w:hAnsi="Tahoma"/>
          <w:spacing w:val="-19"/>
          <w:sz w:val="20"/>
        </w:rPr>
        <w:t xml:space="preserve"> </w:t>
      </w:r>
      <w:r>
        <w:rPr>
          <w:rFonts w:ascii="Meiryo" w:hAnsi="Meiryo"/>
          <w:i/>
          <w:w w:val="82"/>
          <w:sz w:val="20"/>
        </w:rPr>
        <w:t>∧</w:t>
      </w:r>
      <w:r>
        <w:rPr>
          <w:rFonts w:ascii="Meiryo" w:hAnsi="Meiryo"/>
          <w:i/>
          <w:spacing w:val="-24"/>
          <w:sz w:val="20"/>
        </w:rPr>
        <w:t xml:space="preserve"> </w:t>
      </w:r>
      <w:r>
        <w:rPr>
          <w:rFonts w:ascii="Bookman Old Style" w:hAnsi="Bookman Old Style"/>
          <w:i/>
          <w:w w:val="97"/>
          <w:sz w:val="20"/>
        </w:rPr>
        <w:t>s</w:t>
      </w:r>
      <w:r>
        <w:rPr>
          <w:rFonts w:ascii="Bookman Old Style" w:hAnsi="Bookman Old Style"/>
          <w:i/>
          <w:spacing w:val="5"/>
          <w:w w:val="97"/>
          <w:sz w:val="20"/>
        </w:rPr>
        <w:t>r</w:t>
      </w:r>
      <w:r>
        <w:rPr>
          <w:rFonts w:ascii="Bookman Old Style" w:hAnsi="Bookman Old Style"/>
          <w:i/>
          <w:w w:val="89"/>
          <w:sz w:val="20"/>
        </w:rPr>
        <w:t>c</w:t>
      </w:r>
      <w:r>
        <w:rPr>
          <w:rFonts w:ascii="Tahoma" w:hAnsi="Tahoma"/>
          <w:sz w:val="20"/>
        </w:rPr>
        <w:t>(</w:t>
      </w:r>
      <w:r>
        <w:rPr>
          <w:rFonts w:ascii="Bookman Old Style" w:hAnsi="Bookman Old Style"/>
          <w:i/>
          <w:w w:val="105"/>
          <w:sz w:val="20"/>
        </w:rPr>
        <w:t>t</w:t>
      </w:r>
      <w:r>
        <w:rPr>
          <w:rFonts w:ascii="Tahoma" w:hAnsi="Tahoma"/>
          <w:sz w:val="20"/>
        </w:rPr>
        <w:t>)</w:t>
      </w:r>
      <w:r>
        <w:rPr>
          <w:rFonts w:ascii="Tahoma" w:hAnsi="Tahoma"/>
          <w:spacing w:val="-7"/>
          <w:sz w:val="20"/>
        </w:rPr>
        <w:t xml:space="preserve"> </w:t>
      </w:r>
      <w:r>
        <w:rPr>
          <w:rFonts w:ascii="Meiryo" w:hAnsi="Meiryo"/>
          <w:i/>
          <w:spacing w:val="-111"/>
          <w:w w:val="82"/>
          <w:sz w:val="20"/>
        </w:rPr>
        <w:t>∈</w:t>
      </w:r>
      <w:r>
        <w:rPr>
          <w:rFonts w:ascii="Bookman Old Style" w:hAnsi="Bookman Old Style"/>
          <w:i/>
          <w:w w:val="83"/>
          <w:sz w:val="20"/>
        </w:rPr>
        <w:t>/</w:t>
      </w:r>
      <w:r>
        <w:rPr>
          <w:rFonts w:ascii="Bookman Old Style" w:hAnsi="Bookman Old Style"/>
          <w:i/>
          <w:spacing w:val="6"/>
          <w:sz w:val="20"/>
        </w:rPr>
        <w:t xml:space="preserve"> </w:t>
      </w:r>
      <w:r>
        <w:rPr>
          <w:rFonts w:ascii="Bookman Old Style" w:hAnsi="Bookman Old Style"/>
          <w:i/>
          <w:w w:val="84"/>
          <w:sz w:val="20"/>
        </w:rPr>
        <w:t>sub</w:t>
      </w:r>
      <w:r>
        <w:rPr>
          <w:rFonts w:ascii="Bookman Old Style" w:hAnsi="Bookman Old Style"/>
          <w:i/>
          <w:spacing w:val="7"/>
          <w:w w:val="84"/>
          <w:sz w:val="20"/>
        </w:rPr>
        <w:t>v</w:t>
      </w:r>
      <w:r>
        <w:rPr>
          <w:rFonts w:ascii="Bookman Old Style" w:hAnsi="Bookman Old Style"/>
          <w:i/>
          <w:w w:val="93"/>
          <w:sz w:val="20"/>
        </w:rPr>
        <w:t>ts</w:t>
      </w:r>
      <w:r>
        <w:rPr>
          <w:rFonts w:ascii="Tahoma" w:hAnsi="Tahoma"/>
          <w:sz w:val="20"/>
        </w:rPr>
        <w:t>(</w:t>
      </w:r>
      <w:r>
        <w:rPr>
          <w:rFonts w:ascii="Bookman Old Style" w:hAnsi="Bookman Old Style"/>
          <w:i/>
          <w:spacing w:val="5"/>
          <w:w w:val="112"/>
          <w:sz w:val="20"/>
        </w:rPr>
        <w:t>r</w:t>
      </w:r>
      <w:r>
        <w:rPr>
          <w:rFonts w:ascii="Tahoma" w:hAnsi="Tahoma"/>
          <w:sz w:val="20"/>
        </w:rPr>
        <w:t>)</w:t>
      </w:r>
      <w:r>
        <w:rPr>
          <w:w w:val="99"/>
          <w:sz w:val="20"/>
        </w:rPr>
        <w:t>.</w:t>
      </w:r>
    </w:p>
    <w:p w14:paraId="4B0FE6F4" w14:textId="77777777" w:rsidR="00864105" w:rsidRDefault="00A541FA">
      <w:pPr>
        <w:pStyle w:val="Paragraphedeliste"/>
        <w:numPr>
          <w:ilvl w:val="1"/>
          <w:numId w:val="6"/>
        </w:numPr>
        <w:tabs>
          <w:tab w:val="left" w:pos="720"/>
          <w:tab w:val="left" w:pos="1340"/>
          <w:tab w:val="left" w:pos="1756"/>
          <w:tab w:val="left" w:pos="2670"/>
          <w:tab w:val="left" w:pos="3130"/>
          <w:tab w:val="left" w:pos="3579"/>
          <w:tab w:val="left" w:pos="4449"/>
        </w:tabs>
        <w:spacing w:line="158" w:lineRule="exact"/>
        <w:ind w:hanging="201"/>
        <w:jc w:val="left"/>
        <w:rPr>
          <w:sz w:val="20"/>
        </w:rPr>
      </w:pPr>
      <w:r>
        <w:rPr>
          <w:spacing w:val="-6"/>
          <w:sz w:val="20"/>
        </w:rPr>
        <w:t>Way</w:t>
      </w:r>
      <w:r>
        <w:rPr>
          <w:spacing w:val="-6"/>
          <w:sz w:val="20"/>
        </w:rPr>
        <w:tab/>
      </w:r>
      <w:r>
        <w:rPr>
          <w:sz w:val="20"/>
        </w:rPr>
        <w:t>3:</w:t>
      </w:r>
      <w:r>
        <w:rPr>
          <w:sz w:val="20"/>
        </w:rPr>
        <w:tab/>
        <w:t>entering</w:t>
      </w:r>
      <w:r>
        <w:rPr>
          <w:sz w:val="20"/>
        </w:rPr>
        <w:tab/>
        <w:t>on</w:t>
      </w:r>
      <w:r>
        <w:rPr>
          <w:sz w:val="20"/>
        </w:rPr>
        <w:tab/>
        <w:t>an</w:t>
      </w:r>
      <w:r>
        <w:rPr>
          <w:sz w:val="20"/>
        </w:rPr>
        <w:tab/>
        <w:t>indirect</w:t>
      </w:r>
      <w:r>
        <w:rPr>
          <w:sz w:val="20"/>
        </w:rPr>
        <w:tab/>
      </w:r>
      <w:r>
        <w:rPr>
          <w:spacing w:val="-1"/>
          <w:sz w:val="20"/>
        </w:rPr>
        <w:t>sub-vertex:</w:t>
      </w:r>
    </w:p>
    <w:p w14:paraId="3C1BF2C9" w14:textId="77777777" w:rsidR="00864105" w:rsidRDefault="00A541FA">
      <w:pPr>
        <w:spacing w:line="338" w:lineRule="exact"/>
        <w:ind w:left="210"/>
        <w:jc w:val="center"/>
        <w:rPr>
          <w:sz w:val="20"/>
        </w:rPr>
      </w:pPr>
      <w:r>
        <w:rPr>
          <w:rFonts w:ascii="Bookman Old Style" w:hAnsi="Bookman Old Style"/>
          <w:i/>
          <w:w w:val="96"/>
          <w:sz w:val="20"/>
        </w:rPr>
        <w:t>ctne</w:t>
      </w:r>
      <w:r>
        <w:rPr>
          <w:rFonts w:ascii="Bookman Old Style" w:hAnsi="Bookman Old Style"/>
          <w:i/>
          <w:spacing w:val="5"/>
          <w:w w:val="96"/>
          <w:sz w:val="20"/>
        </w:rPr>
        <w:t>r</w:t>
      </w:r>
      <w:r>
        <w:rPr>
          <w:rFonts w:ascii="Tahoma" w:hAnsi="Tahoma"/>
          <w:sz w:val="20"/>
        </w:rPr>
        <w:t>(</w:t>
      </w:r>
      <w:r>
        <w:rPr>
          <w:rFonts w:ascii="Bookman Old Style" w:hAnsi="Bookman Old Style"/>
          <w:i/>
          <w:w w:val="92"/>
          <w:sz w:val="20"/>
        </w:rPr>
        <w:t>t</w:t>
      </w:r>
      <w:r>
        <w:rPr>
          <w:rFonts w:ascii="Bookman Old Style" w:hAnsi="Bookman Old Style"/>
          <w:i/>
          <w:spacing w:val="7"/>
          <w:w w:val="92"/>
          <w:sz w:val="20"/>
        </w:rPr>
        <w:t>g</w:t>
      </w:r>
      <w:r>
        <w:rPr>
          <w:rFonts w:ascii="Bookman Old Style" w:hAnsi="Bookman Old Style"/>
          <w:i/>
          <w:w w:val="105"/>
          <w:sz w:val="20"/>
        </w:rPr>
        <w:t>t</w:t>
      </w:r>
      <w:r>
        <w:rPr>
          <w:rFonts w:ascii="Tahoma" w:hAnsi="Tahoma"/>
          <w:sz w:val="20"/>
        </w:rPr>
        <w:t>(</w:t>
      </w:r>
      <w:r>
        <w:rPr>
          <w:rFonts w:ascii="Bookman Old Style" w:hAnsi="Bookman Old Style"/>
          <w:i/>
          <w:w w:val="105"/>
          <w:sz w:val="20"/>
        </w:rPr>
        <w:t>t</w:t>
      </w:r>
      <w:r>
        <w:rPr>
          <w:rFonts w:ascii="Tahoma" w:hAnsi="Tahoma"/>
          <w:sz w:val="20"/>
        </w:rPr>
        <w:t>))</w:t>
      </w:r>
      <w:r>
        <w:rPr>
          <w:rFonts w:ascii="Tahoma" w:hAnsi="Tahoma"/>
          <w:spacing w:val="-7"/>
          <w:sz w:val="20"/>
        </w:rPr>
        <w:t xml:space="preserve"> </w:t>
      </w:r>
      <w:r>
        <w:rPr>
          <w:rFonts w:ascii="Meiryo" w:hAnsi="Meiryo"/>
          <w:i/>
          <w:w w:val="82"/>
          <w:sz w:val="20"/>
        </w:rPr>
        <w:t>∈</w:t>
      </w:r>
      <w:r>
        <w:rPr>
          <w:rFonts w:ascii="Meiryo" w:hAnsi="Meiryo"/>
          <w:i/>
          <w:spacing w:val="-13"/>
          <w:sz w:val="20"/>
        </w:rPr>
        <w:t xml:space="preserve"> </w:t>
      </w:r>
      <w:r>
        <w:rPr>
          <w:rFonts w:ascii="Bookman Old Style" w:hAnsi="Bookman Old Style"/>
          <w:i/>
          <w:w w:val="84"/>
          <w:sz w:val="20"/>
        </w:rPr>
        <w:t>sub</w:t>
      </w:r>
      <w:r>
        <w:rPr>
          <w:rFonts w:ascii="Bookman Old Style" w:hAnsi="Bookman Old Style"/>
          <w:i/>
          <w:spacing w:val="7"/>
          <w:w w:val="84"/>
          <w:sz w:val="20"/>
        </w:rPr>
        <w:t>v</w:t>
      </w:r>
      <w:r>
        <w:rPr>
          <w:rFonts w:ascii="Bookman Old Style" w:hAnsi="Bookman Old Style"/>
          <w:i/>
          <w:w w:val="93"/>
          <w:sz w:val="20"/>
        </w:rPr>
        <w:t>ts</w:t>
      </w:r>
      <w:r>
        <w:rPr>
          <w:rFonts w:ascii="Verdana" w:hAnsi="Verdana"/>
          <w:spacing w:val="9"/>
          <w:w w:val="106"/>
          <w:position w:val="7"/>
          <w:sz w:val="14"/>
        </w:rPr>
        <w:t>+</w:t>
      </w:r>
      <w:r>
        <w:rPr>
          <w:rFonts w:ascii="Tahoma" w:hAnsi="Tahoma"/>
          <w:sz w:val="20"/>
        </w:rPr>
        <w:t>(</w:t>
      </w:r>
      <w:r>
        <w:rPr>
          <w:rFonts w:ascii="Bookman Old Style" w:hAnsi="Bookman Old Style"/>
          <w:i/>
          <w:spacing w:val="5"/>
          <w:w w:val="112"/>
          <w:sz w:val="20"/>
        </w:rPr>
        <w:t>r</w:t>
      </w:r>
      <w:r>
        <w:rPr>
          <w:rFonts w:ascii="Tahoma" w:hAnsi="Tahoma"/>
          <w:sz w:val="20"/>
        </w:rPr>
        <w:t>)</w:t>
      </w:r>
      <w:r>
        <w:rPr>
          <w:rFonts w:ascii="Tahoma" w:hAnsi="Tahoma"/>
          <w:spacing w:val="-19"/>
          <w:sz w:val="20"/>
        </w:rPr>
        <w:t xml:space="preserve"> </w:t>
      </w:r>
      <w:r>
        <w:rPr>
          <w:rFonts w:ascii="Meiryo" w:hAnsi="Meiryo"/>
          <w:i/>
          <w:w w:val="82"/>
          <w:sz w:val="20"/>
        </w:rPr>
        <w:t>∧</w:t>
      </w:r>
      <w:r>
        <w:rPr>
          <w:rFonts w:ascii="Meiryo" w:hAnsi="Meiryo"/>
          <w:i/>
          <w:spacing w:val="-24"/>
          <w:sz w:val="20"/>
        </w:rPr>
        <w:t xml:space="preserve"> </w:t>
      </w:r>
      <w:r>
        <w:rPr>
          <w:rFonts w:ascii="Bookman Old Style" w:hAnsi="Bookman Old Style"/>
          <w:i/>
          <w:w w:val="97"/>
          <w:sz w:val="20"/>
        </w:rPr>
        <w:t>s</w:t>
      </w:r>
      <w:r>
        <w:rPr>
          <w:rFonts w:ascii="Bookman Old Style" w:hAnsi="Bookman Old Style"/>
          <w:i/>
          <w:spacing w:val="5"/>
          <w:w w:val="97"/>
          <w:sz w:val="20"/>
        </w:rPr>
        <w:t>r</w:t>
      </w:r>
      <w:r>
        <w:rPr>
          <w:rFonts w:ascii="Bookman Old Style" w:hAnsi="Bookman Old Style"/>
          <w:i/>
          <w:w w:val="89"/>
          <w:sz w:val="20"/>
        </w:rPr>
        <w:t>c</w:t>
      </w:r>
      <w:r>
        <w:rPr>
          <w:rFonts w:ascii="Tahoma" w:hAnsi="Tahoma"/>
          <w:sz w:val="20"/>
        </w:rPr>
        <w:t>(</w:t>
      </w:r>
      <w:r>
        <w:rPr>
          <w:rFonts w:ascii="Bookman Old Style" w:hAnsi="Bookman Old Style"/>
          <w:i/>
          <w:w w:val="105"/>
          <w:sz w:val="20"/>
        </w:rPr>
        <w:t>t</w:t>
      </w:r>
      <w:r>
        <w:rPr>
          <w:rFonts w:ascii="Tahoma" w:hAnsi="Tahoma"/>
          <w:sz w:val="20"/>
        </w:rPr>
        <w:t>)</w:t>
      </w:r>
      <w:r>
        <w:rPr>
          <w:rFonts w:ascii="Tahoma" w:hAnsi="Tahoma"/>
          <w:spacing w:val="-7"/>
          <w:sz w:val="20"/>
        </w:rPr>
        <w:t xml:space="preserve"> </w:t>
      </w:r>
      <w:r>
        <w:rPr>
          <w:rFonts w:ascii="Meiryo" w:hAnsi="Meiryo"/>
          <w:i/>
          <w:spacing w:val="-111"/>
          <w:w w:val="82"/>
          <w:sz w:val="20"/>
        </w:rPr>
        <w:t>∈</w:t>
      </w:r>
      <w:r>
        <w:rPr>
          <w:rFonts w:ascii="Bookman Old Style" w:hAnsi="Bookman Old Style"/>
          <w:i/>
          <w:w w:val="83"/>
          <w:sz w:val="20"/>
        </w:rPr>
        <w:t>/</w:t>
      </w:r>
      <w:r>
        <w:rPr>
          <w:rFonts w:ascii="Bookman Old Style" w:hAnsi="Bookman Old Style"/>
          <w:i/>
          <w:spacing w:val="6"/>
          <w:sz w:val="20"/>
        </w:rPr>
        <w:t xml:space="preserve"> </w:t>
      </w:r>
      <w:r>
        <w:rPr>
          <w:rFonts w:ascii="Bookman Old Style" w:hAnsi="Bookman Old Style"/>
          <w:i/>
          <w:w w:val="84"/>
          <w:sz w:val="20"/>
        </w:rPr>
        <w:t>sub</w:t>
      </w:r>
      <w:r>
        <w:rPr>
          <w:rFonts w:ascii="Bookman Old Style" w:hAnsi="Bookman Old Style"/>
          <w:i/>
          <w:spacing w:val="7"/>
          <w:w w:val="84"/>
          <w:sz w:val="20"/>
        </w:rPr>
        <w:t>v</w:t>
      </w:r>
      <w:r>
        <w:rPr>
          <w:rFonts w:ascii="Bookman Old Style" w:hAnsi="Bookman Old Style"/>
          <w:i/>
          <w:w w:val="93"/>
          <w:sz w:val="20"/>
        </w:rPr>
        <w:t>ts</w:t>
      </w:r>
      <w:r>
        <w:rPr>
          <w:rFonts w:ascii="Tahoma" w:hAnsi="Tahoma"/>
          <w:sz w:val="20"/>
        </w:rPr>
        <w:t>(</w:t>
      </w:r>
      <w:r>
        <w:rPr>
          <w:rFonts w:ascii="Bookman Old Style" w:hAnsi="Bookman Old Style"/>
          <w:i/>
          <w:spacing w:val="5"/>
          <w:w w:val="112"/>
          <w:sz w:val="20"/>
        </w:rPr>
        <w:t>r</w:t>
      </w:r>
      <w:r>
        <w:rPr>
          <w:rFonts w:ascii="Tahoma" w:hAnsi="Tahoma"/>
          <w:sz w:val="20"/>
        </w:rPr>
        <w:t>)</w:t>
      </w:r>
      <w:r>
        <w:rPr>
          <w:w w:val="99"/>
          <w:sz w:val="20"/>
        </w:rPr>
        <w:t>.</w:t>
      </w:r>
    </w:p>
    <w:p w14:paraId="173DE230" w14:textId="77777777" w:rsidR="00864105" w:rsidRDefault="00A541FA">
      <w:pPr>
        <w:pStyle w:val="Corpsdetexte"/>
        <w:spacing w:before="76" w:line="247" w:lineRule="auto"/>
        <w:ind w:left="319" w:firstLine="199"/>
        <w:jc w:val="both"/>
      </w:pPr>
      <w:r>
        <w:t xml:space="preserve">All of the entering ways execute the entry action of the containing composite state </w:t>
      </w:r>
      <w:r>
        <w:rPr>
          <w:rFonts w:ascii="Bookman Old Style"/>
          <w:i/>
        </w:rPr>
        <w:t>entry</w:t>
      </w:r>
      <w:r>
        <w:rPr>
          <w:rFonts w:ascii="Tahoma"/>
        </w:rPr>
        <w:t>(</w:t>
      </w:r>
      <w:r>
        <w:rPr>
          <w:rFonts w:ascii="Bookman Old Style"/>
          <w:i/>
        </w:rPr>
        <w:t>ctner</w:t>
      </w:r>
      <w:r>
        <w:rPr>
          <w:rFonts w:ascii="Tahoma"/>
        </w:rPr>
        <w:t>(</w:t>
      </w:r>
      <w:r>
        <w:rPr>
          <w:rFonts w:ascii="Bookman Old Style"/>
          <w:i/>
        </w:rPr>
        <w:t>r</w:t>
      </w:r>
      <w:r>
        <w:rPr>
          <w:rFonts w:ascii="Tahoma"/>
        </w:rPr>
        <w:t xml:space="preserve">)) </w:t>
      </w:r>
      <w:r>
        <w:t xml:space="preserve">after </w:t>
      </w:r>
      <w:r>
        <w:rPr>
          <w:rFonts w:ascii="Bookman Old Style"/>
          <w:i/>
        </w:rPr>
        <w:t>effect</w:t>
      </w:r>
      <w:r>
        <w:rPr>
          <w:rFonts w:ascii="Tahoma"/>
        </w:rPr>
        <w:t>(</w:t>
      </w:r>
      <w:r>
        <w:rPr>
          <w:rFonts w:ascii="Bookman Old Style"/>
          <w:i/>
        </w:rPr>
        <w:t>t</w:t>
      </w:r>
      <w:r>
        <w:rPr>
          <w:rFonts w:ascii="Tahoma"/>
        </w:rPr>
        <w:t>)</w:t>
      </w:r>
      <w:r>
        <w:t xml:space="preserve">. </w:t>
      </w:r>
      <w:r>
        <w:rPr>
          <w:i/>
        </w:rPr>
        <w:t xml:space="preserve">doActivity(ctner(r)) </w:t>
      </w:r>
      <w:r>
        <w:t>is then signaled to be run in its associated thread. The actions afterward</w:t>
      </w:r>
      <w:ins w:id="83" w:author="RADERMACHER Ansgar 206501" w:date="2016-06-06T17:25:00Z">
        <w:r w:rsidR="0064505A">
          <w:t>s</w:t>
        </w:r>
      </w:ins>
      <w:r>
        <w:t xml:space="preserve"> are different f</w:t>
      </w:r>
      <w:ins w:id="84" w:author="RADERMACHER Ansgar 206501" w:date="2016-06-06T17:25:00Z">
        <w:r w:rsidR="0064505A">
          <w:t>or</w:t>
        </w:r>
      </w:ins>
      <w:del w:id="85" w:author="RADERMACHER Ansgar 206501" w:date="2016-06-06T17:25:00Z">
        <w:r w:rsidDel="0064505A">
          <w:delText>rom</w:delText>
        </w:r>
      </w:del>
      <w:r>
        <w:t xml:space="preserve"> each way. To illustrate, we use an example as in Fig. 5 with </w:t>
      </w:r>
      <w:r>
        <w:rPr>
          <w:i/>
        </w:rPr>
        <w:t xml:space="preserve">S1 </w:t>
      </w:r>
      <w:r>
        <w:t xml:space="preserve">as a target composite state. </w:t>
      </w:r>
      <w:r>
        <w:rPr>
          <w:i/>
        </w:rPr>
        <w:t>t1</w:t>
      </w:r>
      <w:r>
        <w:t xml:space="preserve">, </w:t>
      </w:r>
      <w:r>
        <w:rPr>
          <w:i/>
        </w:rPr>
        <w:t xml:space="preserve">t3 </w:t>
      </w:r>
      <w:r>
        <w:t xml:space="preserve">and </w:t>
      </w:r>
      <w:r>
        <w:rPr>
          <w:i/>
        </w:rPr>
        <w:t xml:space="preserve">t6 </w:t>
      </w:r>
      <w:r>
        <w:t xml:space="preserve">are in the ways of 1 and 3, respectively, while </w:t>
      </w:r>
      <w:r>
        <w:rPr>
          <w:i/>
        </w:rPr>
        <w:t xml:space="preserve">t2, t5 </w:t>
      </w:r>
      <w:r>
        <w:t>in the way   2.</w:t>
      </w:r>
    </w:p>
    <w:p w14:paraId="3C1B04C2" w14:textId="77777777" w:rsidR="00864105" w:rsidRDefault="00A541FA">
      <w:pPr>
        <w:pStyle w:val="Corpsdetexte"/>
        <w:spacing w:before="72"/>
        <w:ind w:left="518"/>
        <w:jc w:val="center"/>
      </w:pPr>
      <w:r>
        <w:t xml:space="preserve">The entering method associated with the region </w:t>
      </w:r>
      <w:r>
        <w:rPr>
          <w:rFonts w:ascii="Bookman Old Style"/>
          <w:i/>
        </w:rPr>
        <w:t xml:space="preserve">r </w:t>
      </w:r>
      <w:r>
        <w:t xml:space="preserve">of </w:t>
      </w:r>
      <w:r>
        <w:rPr>
          <w:i/>
        </w:rPr>
        <w:t xml:space="preserve">S1  </w:t>
      </w:r>
      <w:r>
        <w:t>has</w:t>
      </w:r>
    </w:p>
    <w:p w14:paraId="73925E97" w14:textId="77777777" w:rsidR="00864105" w:rsidRDefault="00A541FA">
      <w:pPr>
        <w:pStyle w:val="Corpsdetexte"/>
        <w:spacing w:before="72" w:line="244" w:lineRule="auto"/>
        <w:ind w:left="199" w:right="217" w:firstLine="199"/>
        <w:jc w:val="both"/>
      </w:pPr>
      <w:r>
        <w:br w:type="column"/>
      </w:r>
      <w:r>
        <w:t xml:space="preserve">Transitioning from a vertex to a </w:t>
      </w:r>
      <w:commentRangeStart w:id="86"/>
      <w:r>
        <w:t>pseudo</w:t>
      </w:r>
      <w:commentRangeEnd w:id="86"/>
      <w:r w:rsidR="0064505A">
        <w:rPr>
          <w:rStyle w:val="Marquedecommentaire"/>
        </w:rPr>
        <w:commentReference w:id="86"/>
      </w:r>
      <w:r>
        <w:t xml:space="preserve">-state of the com- posite state (transition from </w:t>
      </w:r>
      <w:r>
        <w:rPr>
          <w:rFonts w:ascii="Bookman Old Style"/>
          <w:i/>
          <w:spacing w:val="5"/>
        </w:rPr>
        <w:t>S</w:t>
      </w:r>
      <w:r>
        <w:rPr>
          <w:rFonts w:ascii="Tahoma"/>
          <w:spacing w:val="5"/>
        </w:rPr>
        <w:t xml:space="preserve">0 </w:t>
      </w:r>
      <w:r>
        <w:t xml:space="preserve">to </w:t>
      </w:r>
      <w:r>
        <w:rPr>
          <w:rFonts w:ascii="Bookman Old Style"/>
          <w:i/>
          <w:spacing w:val="5"/>
        </w:rPr>
        <w:t xml:space="preserve">SH </w:t>
      </w:r>
      <w:r>
        <w:t xml:space="preserve">is a particular case)     is not as simple as that of two states. It needs a systematic approach which generates code for a transition outgoing from a vertex to any other one. This is detailed in the next   </w:t>
      </w:r>
      <w:r>
        <w:rPr>
          <w:spacing w:val="2"/>
        </w:rPr>
        <w:t xml:space="preserve"> </w:t>
      </w:r>
      <w:r>
        <w:t>section.</w:t>
      </w:r>
    </w:p>
    <w:p w14:paraId="5143B812" w14:textId="77777777" w:rsidR="00864105" w:rsidRDefault="00A541FA">
      <w:pPr>
        <w:pStyle w:val="Paragraphedeliste"/>
        <w:numPr>
          <w:ilvl w:val="0"/>
          <w:numId w:val="6"/>
        </w:numPr>
        <w:tabs>
          <w:tab w:val="left" w:pos="664"/>
        </w:tabs>
        <w:spacing w:before="81"/>
        <w:ind w:left="663" w:hanging="265"/>
        <w:jc w:val="left"/>
        <w:rPr>
          <w:i/>
          <w:sz w:val="20"/>
        </w:rPr>
      </w:pPr>
      <w:r>
        <w:rPr>
          <w:i/>
          <w:sz w:val="20"/>
        </w:rPr>
        <w:t>Event and transition</w:t>
      </w:r>
      <w:r>
        <w:rPr>
          <w:i/>
          <w:spacing w:val="40"/>
          <w:sz w:val="20"/>
        </w:rPr>
        <w:t xml:space="preserve"> </w:t>
      </w:r>
      <w:r>
        <w:rPr>
          <w:i/>
          <w:sz w:val="20"/>
        </w:rPr>
        <w:t>transformation:</w:t>
      </w:r>
    </w:p>
    <w:p w14:paraId="2DF97610" w14:textId="77777777" w:rsidR="00864105" w:rsidRDefault="00A541FA">
      <w:pPr>
        <w:pStyle w:val="Paragraphedeliste"/>
        <w:numPr>
          <w:ilvl w:val="0"/>
          <w:numId w:val="5"/>
        </w:numPr>
        <w:tabs>
          <w:tab w:val="left" w:pos="864"/>
        </w:tabs>
        <w:spacing w:before="85" w:line="244" w:lineRule="auto"/>
        <w:ind w:right="217" w:firstLine="398"/>
        <w:jc w:val="both"/>
        <w:rPr>
          <w:sz w:val="20"/>
        </w:rPr>
      </w:pPr>
      <w:r>
        <w:rPr>
          <w:i/>
          <w:sz w:val="20"/>
        </w:rPr>
        <w:t xml:space="preserve">Events: </w:t>
      </w:r>
      <w:r>
        <w:rPr>
          <w:sz w:val="20"/>
        </w:rPr>
        <w:t xml:space="preserve">An event enumeration </w:t>
      </w:r>
      <w:r>
        <w:rPr>
          <w:i/>
          <w:sz w:val="20"/>
        </w:rPr>
        <w:t xml:space="preserve">EventId </w:t>
      </w:r>
      <w:r>
        <w:rPr>
          <w:sz w:val="20"/>
        </w:rPr>
        <w:t xml:space="preserve">is created whose children are event identifiers associated with events. Each event </w:t>
      </w:r>
      <w:r>
        <w:rPr>
          <w:rFonts w:ascii="Bookman Old Style"/>
          <w:i/>
          <w:sz w:val="20"/>
        </w:rPr>
        <w:t>e</w:t>
      </w:r>
      <w:r>
        <w:rPr>
          <w:sz w:val="20"/>
        </w:rPr>
        <w:t xml:space="preserve">) is also transformed into a method </w:t>
      </w:r>
      <w:r>
        <w:rPr>
          <w:rFonts w:ascii="Bookman Old Style"/>
          <w:i/>
          <w:sz w:val="20"/>
        </w:rPr>
        <w:t>mtd</w:t>
      </w:r>
      <w:r>
        <w:rPr>
          <w:rFonts w:ascii="Arial"/>
          <w:i/>
          <w:position w:val="-2"/>
          <w:sz w:val="14"/>
        </w:rPr>
        <w:t xml:space="preserve">e </w:t>
      </w:r>
      <w:r>
        <w:rPr>
          <w:sz w:val="20"/>
        </w:rPr>
        <w:t xml:space="preserve">in the context class </w:t>
      </w:r>
      <w:r>
        <w:rPr>
          <w:rFonts w:ascii="Bookman Old Style"/>
          <w:i/>
          <w:spacing w:val="7"/>
          <w:sz w:val="20"/>
        </w:rPr>
        <w:t>C</w:t>
      </w:r>
      <w:r>
        <w:rPr>
          <w:spacing w:val="7"/>
          <w:sz w:val="20"/>
        </w:rPr>
        <w:t xml:space="preserve">. </w:t>
      </w:r>
      <w:r>
        <w:rPr>
          <w:sz w:val="20"/>
        </w:rPr>
        <w:t xml:space="preserve">Besides the explicitly defined events of the state machines, the event list contains a special event called </w:t>
      </w:r>
      <w:r>
        <w:rPr>
          <w:rFonts w:ascii="Bookman Old Style"/>
          <w:i/>
          <w:spacing w:val="2"/>
          <w:sz w:val="20"/>
        </w:rPr>
        <w:t>CompletionEvent</w:t>
      </w:r>
      <w:r>
        <w:rPr>
          <w:spacing w:val="2"/>
          <w:sz w:val="20"/>
        </w:rPr>
        <w:t xml:space="preserve">, </w:t>
      </w:r>
      <w:r>
        <w:rPr>
          <w:sz w:val="20"/>
        </w:rPr>
        <w:t xml:space="preserve">which is implicitly implemented as an asynchronous </w:t>
      </w:r>
      <w:r>
        <w:rPr>
          <w:i/>
          <w:sz w:val="20"/>
        </w:rPr>
        <w:t>CallEvent</w:t>
      </w:r>
      <w:r>
        <w:rPr>
          <w:sz w:val="20"/>
        </w:rPr>
        <w:t xml:space="preserve">. For each event type, the transforma- tion is realized as </w:t>
      </w:r>
      <w:r>
        <w:rPr>
          <w:spacing w:val="13"/>
          <w:sz w:val="20"/>
        </w:rPr>
        <w:t xml:space="preserve"> </w:t>
      </w:r>
      <w:r>
        <w:rPr>
          <w:sz w:val="20"/>
        </w:rPr>
        <w:t>followings:</w:t>
      </w:r>
    </w:p>
    <w:p w14:paraId="56331063" w14:textId="77777777" w:rsidR="00864105" w:rsidRDefault="00A541FA">
      <w:pPr>
        <w:pStyle w:val="Paragraphedeliste"/>
        <w:numPr>
          <w:ilvl w:val="0"/>
          <w:numId w:val="4"/>
        </w:numPr>
        <w:tabs>
          <w:tab w:val="left" w:pos="600"/>
        </w:tabs>
        <w:spacing w:before="113" w:line="242" w:lineRule="auto"/>
        <w:ind w:right="217" w:hanging="201"/>
        <w:rPr>
          <w:sz w:val="20"/>
        </w:rPr>
      </w:pPr>
      <w:r>
        <w:rPr>
          <w:i/>
          <w:sz w:val="20"/>
        </w:rPr>
        <w:t xml:space="preserve">CallEvent </w:t>
      </w:r>
      <w:r>
        <w:rPr>
          <w:rFonts w:ascii="Bookman Old Style"/>
          <w:i/>
          <w:sz w:val="20"/>
        </w:rPr>
        <w:t>ce</w:t>
      </w:r>
      <w:r>
        <w:rPr>
          <w:sz w:val="20"/>
        </w:rPr>
        <w:t xml:space="preserve">: The associated operation </w:t>
      </w:r>
      <w:r>
        <w:rPr>
          <w:rFonts w:ascii="Bookman Old Style"/>
          <w:i/>
          <w:sz w:val="20"/>
        </w:rPr>
        <w:t>op</w:t>
      </w:r>
      <w:r>
        <w:rPr>
          <w:rFonts w:ascii="Tahoma"/>
          <w:sz w:val="20"/>
        </w:rPr>
        <w:t>(</w:t>
      </w:r>
      <w:r>
        <w:rPr>
          <w:rFonts w:ascii="Bookman Old Style"/>
          <w:i/>
          <w:sz w:val="20"/>
        </w:rPr>
        <w:t>ce</w:t>
      </w:r>
      <w:r>
        <w:rPr>
          <w:rFonts w:ascii="Tahoma"/>
          <w:sz w:val="20"/>
        </w:rPr>
        <w:t xml:space="preserve">) </w:t>
      </w:r>
      <w:r>
        <w:rPr>
          <w:sz w:val="20"/>
        </w:rPr>
        <w:t xml:space="preserve">can be either synchronous or asynchronous. When </w:t>
      </w:r>
      <w:r>
        <w:rPr>
          <w:rFonts w:ascii="Bookman Old Style"/>
          <w:i/>
          <w:sz w:val="20"/>
        </w:rPr>
        <w:t>op</w:t>
      </w:r>
      <w:r>
        <w:rPr>
          <w:rFonts w:ascii="Tahoma"/>
          <w:sz w:val="20"/>
        </w:rPr>
        <w:t>(</w:t>
      </w:r>
      <w:r>
        <w:rPr>
          <w:rFonts w:ascii="Bookman Old Style"/>
          <w:i/>
          <w:sz w:val="20"/>
        </w:rPr>
        <w:t>ce</w:t>
      </w:r>
      <w:r>
        <w:rPr>
          <w:rFonts w:ascii="Tahoma"/>
          <w:sz w:val="20"/>
        </w:rPr>
        <w:t xml:space="preserve">) </w:t>
      </w:r>
      <w:r>
        <w:rPr>
          <w:sz w:val="20"/>
        </w:rPr>
        <w:t xml:space="preserve">is called, it waits and locks  the  main  mutex  protecting  the run-to-completion semantics, and executes </w:t>
      </w:r>
      <w:r>
        <w:rPr>
          <w:rFonts w:ascii="Bookman Old Style"/>
          <w:i/>
          <w:sz w:val="20"/>
        </w:rPr>
        <w:t>mtd</w:t>
      </w:r>
      <w:r>
        <w:rPr>
          <w:rFonts w:ascii="Arial"/>
          <w:i/>
          <w:position w:val="-2"/>
          <w:sz w:val="14"/>
        </w:rPr>
        <w:t>ce</w:t>
      </w:r>
      <w:r>
        <w:rPr>
          <w:sz w:val="20"/>
        </w:rPr>
        <w:t>. Contrarily, the parameters of the asynchronous operation are used to create a signal which is transformed similarly to the case of</w:t>
      </w:r>
      <w:r>
        <w:rPr>
          <w:spacing w:val="27"/>
          <w:sz w:val="20"/>
        </w:rPr>
        <w:t xml:space="preserve"> </w:t>
      </w:r>
      <w:r>
        <w:rPr>
          <w:rFonts w:ascii="Bookman Old Style"/>
          <w:i/>
          <w:spacing w:val="3"/>
          <w:sz w:val="20"/>
        </w:rPr>
        <w:t>SignalEvent</w:t>
      </w:r>
      <w:r>
        <w:rPr>
          <w:spacing w:val="3"/>
          <w:sz w:val="20"/>
        </w:rPr>
        <w:t>.</w:t>
      </w:r>
    </w:p>
    <w:p w14:paraId="0008983C" w14:textId="77777777" w:rsidR="00864105" w:rsidRDefault="00A541FA">
      <w:pPr>
        <w:pStyle w:val="Paragraphedeliste"/>
        <w:numPr>
          <w:ilvl w:val="0"/>
          <w:numId w:val="4"/>
        </w:numPr>
        <w:tabs>
          <w:tab w:val="left" w:pos="600"/>
        </w:tabs>
        <w:spacing w:before="2" w:line="244" w:lineRule="auto"/>
        <w:ind w:right="217" w:hanging="201"/>
        <w:rPr>
          <w:sz w:val="20"/>
        </w:rPr>
      </w:pPr>
      <w:r>
        <w:rPr>
          <w:i/>
          <w:sz w:val="20"/>
        </w:rPr>
        <w:t xml:space="preserve">SignalEvent </w:t>
      </w:r>
      <w:r>
        <w:rPr>
          <w:rFonts w:ascii="Bookman Old Style"/>
          <w:i/>
          <w:sz w:val="20"/>
        </w:rPr>
        <w:t>se</w:t>
      </w:r>
      <w:r>
        <w:rPr>
          <w:sz w:val="20"/>
        </w:rPr>
        <w:t xml:space="preserve">: </w:t>
      </w:r>
      <w:r>
        <w:rPr>
          <w:rFonts w:ascii="Bookman Old Style"/>
          <w:i/>
          <w:spacing w:val="3"/>
          <w:sz w:val="20"/>
        </w:rPr>
        <w:t xml:space="preserve">SignalEvent </w:t>
      </w:r>
      <w:r>
        <w:rPr>
          <w:sz w:val="20"/>
        </w:rPr>
        <w:t>is asynchronous. The</w:t>
      </w:r>
      <w:r>
        <w:rPr>
          <w:spacing w:val="-6"/>
          <w:sz w:val="20"/>
        </w:rPr>
        <w:t xml:space="preserve"> </w:t>
      </w:r>
      <w:r>
        <w:rPr>
          <w:sz w:val="20"/>
        </w:rPr>
        <w:t xml:space="preserve">sig- nal associated with </w:t>
      </w:r>
      <w:r>
        <w:rPr>
          <w:rFonts w:ascii="Bookman Old Style"/>
          <w:i/>
          <w:sz w:val="20"/>
        </w:rPr>
        <w:t xml:space="preserve">se </w:t>
      </w:r>
      <w:r>
        <w:rPr>
          <w:sz w:val="20"/>
        </w:rPr>
        <w:t xml:space="preserve">is written into the event queue  </w:t>
      </w:r>
      <w:r>
        <w:rPr>
          <w:spacing w:val="38"/>
          <w:sz w:val="20"/>
        </w:rPr>
        <w:t xml:space="preserve"> </w:t>
      </w:r>
      <w:r>
        <w:rPr>
          <w:sz w:val="20"/>
        </w:rPr>
        <w:t>of</w:t>
      </w:r>
    </w:p>
    <w:p w14:paraId="64C4E958" w14:textId="77777777" w:rsidR="00864105" w:rsidRDefault="00864105">
      <w:pPr>
        <w:spacing w:line="244" w:lineRule="auto"/>
        <w:jc w:val="both"/>
        <w:rPr>
          <w:sz w:val="20"/>
        </w:rPr>
        <w:sectPr w:rsidR="00864105">
          <w:type w:val="continuous"/>
          <w:pgSz w:w="12240" w:h="15840"/>
          <w:pgMar w:top="1120" w:right="760" w:bottom="280" w:left="660" w:header="720" w:footer="720" w:gutter="0"/>
          <w:cols w:num="2" w:space="720" w:equalWidth="0">
            <w:col w:w="5341" w:space="40"/>
            <w:col w:w="5439"/>
          </w:cols>
        </w:sectPr>
      </w:pPr>
    </w:p>
    <w:p w14:paraId="7138D3F9" w14:textId="77777777" w:rsidR="00864105" w:rsidRDefault="00A541FA">
      <w:pPr>
        <w:pStyle w:val="Corpsdetexte"/>
        <w:spacing w:before="50" w:line="247" w:lineRule="auto"/>
        <w:ind w:left="659"/>
      </w:pPr>
      <w:r>
        <w:lastRenderedPageBreak/>
        <w:t xml:space="preserve">the active class </w:t>
      </w:r>
      <w:r>
        <w:rPr>
          <w:rFonts w:ascii="Bookman Old Style"/>
          <w:i/>
        </w:rPr>
        <w:t xml:space="preserve">C </w:t>
      </w:r>
      <w:r>
        <w:t>by an operation which takes as input the signal.</w:t>
      </w:r>
    </w:p>
    <w:p w14:paraId="2C28DA5D" w14:textId="77777777" w:rsidR="00864105" w:rsidRDefault="00A541FA">
      <w:pPr>
        <w:pStyle w:val="Paragraphedeliste"/>
        <w:numPr>
          <w:ilvl w:val="0"/>
          <w:numId w:val="4"/>
        </w:numPr>
        <w:tabs>
          <w:tab w:val="left" w:pos="660"/>
        </w:tabs>
        <w:spacing w:before="1" w:line="247" w:lineRule="auto"/>
        <w:ind w:left="659" w:hanging="201"/>
        <w:rPr>
          <w:sz w:val="20"/>
        </w:rPr>
      </w:pPr>
      <w:r>
        <w:rPr>
          <w:i/>
          <w:sz w:val="20"/>
        </w:rPr>
        <w:t xml:space="preserve">TimeEvent </w:t>
      </w:r>
      <w:r>
        <w:rPr>
          <w:rFonts w:ascii="Bookman Old Style"/>
          <w:i/>
          <w:sz w:val="20"/>
        </w:rPr>
        <w:t>te</w:t>
      </w:r>
      <w:r>
        <w:rPr>
          <w:sz w:val="20"/>
        </w:rPr>
        <w:t xml:space="preserve">: A thread </w:t>
      </w:r>
      <w:r>
        <w:rPr>
          <w:rFonts w:ascii="Bookman Old Style"/>
          <w:i/>
          <w:sz w:val="20"/>
        </w:rPr>
        <w:t xml:space="preserve">teT hread </w:t>
      </w:r>
      <w:r>
        <w:rPr>
          <w:sz w:val="20"/>
        </w:rPr>
        <w:t xml:space="preserve">associated with </w:t>
      </w:r>
      <w:r>
        <w:rPr>
          <w:rFonts w:ascii="Bookman Old Style"/>
          <w:i/>
          <w:sz w:val="20"/>
        </w:rPr>
        <w:t xml:space="preserve">te </w:t>
      </w:r>
      <w:r>
        <w:rPr>
          <w:sz w:val="20"/>
        </w:rPr>
        <w:t xml:space="preserve">is created and initialized at the initialization of the state machine. Within the execution of </w:t>
      </w:r>
      <w:r>
        <w:rPr>
          <w:rFonts w:ascii="Bookman Old Style"/>
          <w:i/>
          <w:sz w:val="20"/>
        </w:rPr>
        <w:t>teT hread</w:t>
      </w:r>
      <w:r>
        <w:rPr>
          <w:sz w:val="20"/>
        </w:rPr>
        <w:t>, the</w:t>
      </w:r>
      <w:r>
        <w:rPr>
          <w:spacing w:val="-21"/>
          <w:sz w:val="20"/>
        </w:rPr>
        <w:t xml:space="preserve"> </w:t>
      </w:r>
      <w:r>
        <w:rPr>
          <w:sz w:val="20"/>
        </w:rPr>
        <w:t>method associated</w:t>
      </w:r>
      <w:r>
        <w:rPr>
          <w:spacing w:val="29"/>
          <w:sz w:val="20"/>
        </w:rPr>
        <w:t xml:space="preserve"> </w:t>
      </w:r>
      <w:ins w:id="87" w:author="RADERMACHER Ansgar 206501" w:date="2016-06-06T17:28:00Z">
        <w:r w:rsidR="0064505A">
          <w:rPr>
            <w:spacing w:val="29"/>
            <w:sz w:val="20"/>
          </w:rPr>
          <w:t xml:space="preserve">with </w:t>
        </w:r>
      </w:ins>
      <w:r>
        <w:rPr>
          <w:rFonts w:ascii="Bookman Old Style"/>
          <w:i/>
          <w:sz w:val="20"/>
        </w:rPr>
        <w:t>te</w:t>
      </w:r>
      <w:r>
        <w:rPr>
          <w:rFonts w:ascii="Bookman Old Style"/>
          <w:i/>
          <w:spacing w:val="19"/>
          <w:sz w:val="20"/>
        </w:rPr>
        <w:t xml:space="preserve"> </w:t>
      </w:r>
      <w:r>
        <w:rPr>
          <w:sz w:val="20"/>
        </w:rPr>
        <w:t>waits</w:t>
      </w:r>
      <w:r>
        <w:rPr>
          <w:spacing w:val="29"/>
          <w:sz w:val="20"/>
        </w:rPr>
        <w:t xml:space="preserve"> </w:t>
      </w:r>
      <w:r>
        <w:rPr>
          <w:sz w:val="20"/>
        </w:rPr>
        <w:t>for</w:t>
      </w:r>
      <w:r>
        <w:rPr>
          <w:spacing w:val="29"/>
          <w:sz w:val="20"/>
        </w:rPr>
        <w:t xml:space="preserve"> </w:t>
      </w:r>
      <w:r>
        <w:rPr>
          <w:sz w:val="20"/>
        </w:rPr>
        <w:t>a</w:t>
      </w:r>
      <w:r>
        <w:rPr>
          <w:spacing w:val="29"/>
          <w:sz w:val="20"/>
        </w:rPr>
        <w:t xml:space="preserve"> </w:t>
      </w:r>
      <w:r>
        <w:rPr>
          <w:sz w:val="20"/>
        </w:rPr>
        <w:t>signal,</w:t>
      </w:r>
      <w:r>
        <w:rPr>
          <w:spacing w:val="29"/>
          <w:sz w:val="20"/>
        </w:rPr>
        <w:t xml:space="preserve"> </w:t>
      </w:r>
      <w:r>
        <w:rPr>
          <w:sz w:val="20"/>
        </w:rPr>
        <w:t>which</w:t>
      </w:r>
      <w:r>
        <w:rPr>
          <w:spacing w:val="29"/>
          <w:sz w:val="20"/>
        </w:rPr>
        <w:t xml:space="preserve"> </w:t>
      </w:r>
      <w:r>
        <w:rPr>
          <w:sz w:val="20"/>
        </w:rPr>
        <w:t>is</w:t>
      </w:r>
      <w:r>
        <w:rPr>
          <w:spacing w:val="29"/>
          <w:sz w:val="20"/>
        </w:rPr>
        <w:t xml:space="preserve"> </w:t>
      </w:r>
      <w:r>
        <w:rPr>
          <w:sz w:val="20"/>
        </w:rPr>
        <w:t>sent</w:t>
      </w:r>
      <w:r>
        <w:rPr>
          <w:spacing w:val="29"/>
          <w:sz w:val="20"/>
        </w:rPr>
        <w:t xml:space="preserve"> </w:t>
      </w:r>
      <w:r>
        <w:rPr>
          <w:sz w:val="20"/>
        </w:rPr>
        <w:t>after</w:t>
      </w:r>
      <w:r>
        <w:rPr>
          <w:spacing w:val="29"/>
          <w:sz w:val="20"/>
        </w:rPr>
        <w:t xml:space="preserve"> </w:t>
      </w:r>
      <w:r>
        <w:rPr>
          <w:sz w:val="20"/>
        </w:rPr>
        <w:t>the</w:t>
      </w:r>
    </w:p>
    <w:p w14:paraId="364DF2A2" w14:textId="77777777" w:rsidR="00864105" w:rsidRDefault="00A541FA">
      <w:pPr>
        <w:spacing w:line="197" w:lineRule="exact"/>
        <w:ind w:left="659" w:right="-6"/>
        <w:rPr>
          <w:rFonts w:ascii="Meiryo" w:hAnsi="Meiryo"/>
          <w:i/>
          <w:sz w:val="20"/>
        </w:rPr>
      </w:pPr>
      <w:r>
        <w:rPr>
          <w:sz w:val="20"/>
        </w:rPr>
        <w:t xml:space="preserve">execution  of  the  entry  of  a  state  </w:t>
      </w:r>
      <w:r>
        <w:rPr>
          <w:rFonts w:ascii="Bookman Old Style" w:hAnsi="Bookman Old Style"/>
          <w:i/>
          <w:sz w:val="20"/>
        </w:rPr>
        <w:t xml:space="preserve">s </w:t>
      </w:r>
      <w:r>
        <w:rPr>
          <w:rFonts w:ascii="Meiryo" w:hAnsi="Meiryo"/>
          <w:i/>
          <w:sz w:val="20"/>
        </w:rPr>
        <w:t>∈ {</w:t>
      </w:r>
      <w:r>
        <w:rPr>
          <w:rFonts w:ascii="Bookman Old Style" w:hAnsi="Bookman Old Style"/>
          <w:i/>
          <w:sz w:val="20"/>
        </w:rPr>
        <w:t xml:space="preserve">v </w:t>
      </w:r>
      <w:r>
        <w:rPr>
          <w:rFonts w:ascii="Meiryo" w:hAnsi="Meiryo"/>
          <w:i/>
          <w:sz w:val="20"/>
        </w:rPr>
        <w:t xml:space="preserve">∈ </w:t>
      </w:r>
      <w:r>
        <w:rPr>
          <w:rFonts w:ascii="Bookman Old Style" w:hAnsi="Bookman Old Style"/>
          <w:i/>
          <w:sz w:val="20"/>
        </w:rPr>
        <w:t xml:space="preserve">V </w:t>
      </w:r>
      <w:r>
        <w:rPr>
          <w:rFonts w:ascii="Meiryo" w:hAnsi="Meiryo"/>
          <w:i/>
          <w:sz w:val="20"/>
        </w:rPr>
        <w:t>|∃</w:t>
      </w:r>
      <w:r>
        <w:rPr>
          <w:rFonts w:ascii="Bookman Old Style" w:hAnsi="Bookman Old Style"/>
          <w:i/>
          <w:sz w:val="20"/>
        </w:rPr>
        <w:t xml:space="preserve">t </w:t>
      </w:r>
      <w:r>
        <w:rPr>
          <w:rFonts w:ascii="Meiryo" w:hAnsi="Meiryo"/>
          <w:i/>
          <w:sz w:val="20"/>
        </w:rPr>
        <w:t>∈</w:t>
      </w:r>
    </w:p>
    <w:p w14:paraId="67620A50" w14:textId="77777777" w:rsidR="00864105" w:rsidRDefault="00A541FA">
      <w:pPr>
        <w:spacing w:line="297" w:lineRule="exact"/>
        <w:ind w:left="659" w:right="-6"/>
        <w:rPr>
          <w:sz w:val="20"/>
        </w:rPr>
      </w:pPr>
      <w:r>
        <w:rPr>
          <w:rFonts w:ascii="Bookman Old Style" w:hAnsi="Bookman Old Style"/>
          <w:i/>
          <w:sz w:val="20"/>
        </w:rPr>
        <w:t>T</w:t>
      </w:r>
      <w:r>
        <w:rPr>
          <w:rFonts w:ascii="Arial" w:hAnsi="Arial"/>
          <w:i/>
          <w:position w:val="-2"/>
          <w:sz w:val="14"/>
        </w:rPr>
        <w:t>outs</w:t>
      </w:r>
      <w:r>
        <w:rPr>
          <w:rFonts w:ascii="Tahoma" w:hAnsi="Tahoma"/>
          <w:sz w:val="20"/>
        </w:rPr>
        <w:t>(</w:t>
      </w:r>
      <w:r>
        <w:rPr>
          <w:rFonts w:ascii="Bookman Old Style" w:hAnsi="Bookman Old Style"/>
          <w:i/>
          <w:sz w:val="20"/>
        </w:rPr>
        <w:t>v</w:t>
      </w:r>
      <w:r>
        <w:rPr>
          <w:rFonts w:ascii="Tahoma" w:hAnsi="Tahoma"/>
          <w:sz w:val="20"/>
        </w:rPr>
        <w:t>)</w:t>
      </w:r>
      <w:r>
        <w:rPr>
          <w:rFonts w:ascii="Bookman Old Style" w:hAnsi="Bookman Old Style"/>
          <w:i/>
          <w:sz w:val="20"/>
        </w:rPr>
        <w:t>,</w:t>
      </w:r>
      <w:r>
        <w:rPr>
          <w:rFonts w:ascii="Bookman Old Style" w:hAnsi="Bookman Old Style"/>
          <w:i/>
          <w:spacing w:val="-33"/>
          <w:sz w:val="20"/>
        </w:rPr>
        <w:t xml:space="preserve"> </w:t>
      </w:r>
      <w:r>
        <w:rPr>
          <w:rFonts w:ascii="Bookman Old Style" w:hAnsi="Bookman Old Style"/>
          <w:i/>
          <w:sz w:val="20"/>
        </w:rPr>
        <w:t>te</w:t>
      </w:r>
      <w:r>
        <w:rPr>
          <w:rFonts w:ascii="Bookman Old Style" w:hAnsi="Bookman Old Style"/>
          <w:i/>
          <w:spacing w:val="-14"/>
          <w:sz w:val="20"/>
        </w:rPr>
        <w:t xml:space="preserve"> </w:t>
      </w:r>
      <w:r>
        <w:rPr>
          <w:rFonts w:ascii="Meiryo" w:hAnsi="Meiryo"/>
          <w:i/>
          <w:sz w:val="20"/>
        </w:rPr>
        <w:t>∈</w:t>
      </w:r>
      <w:r>
        <w:rPr>
          <w:rFonts w:ascii="Meiryo" w:hAnsi="Meiryo"/>
          <w:i/>
          <w:spacing w:val="-22"/>
          <w:sz w:val="20"/>
        </w:rPr>
        <w:t xml:space="preserve"> </w:t>
      </w:r>
      <w:r>
        <w:rPr>
          <w:rFonts w:ascii="Bookman Old Style" w:hAnsi="Bookman Old Style"/>
          <w:i/>
          <w:sz w:val="20"/>
        </w:rPr>
        <w:t>events</w:t>
      </w:r>
      <w:r>
        <w:rPr>
          <w:rFonts w:ascii="Tahoma" w:hAnsi="Tahoma"/>
          <w:sz w:val="20"/>
        </w:rPr>
        <w:t>(</w:t>
      </w:r>
      <w:r>
        <w:rPr>
          <w:rFonts w:ascii="Bookman Old Style" w:hAnsi="Bookman Old Style"/>
          <w:i/>
          <w:sz w:val="20"/>
        </w:rPr>
        <w:t>t</w:t>
      </w:r>
      <w:r>
        <w:rPr>
          <w:rFonts w:ascii="Tahoma" w:hAnsi="Tahoma"/>
          <w:sz w:val="20"/>
        </w:rPr>
        <w:t>)</w:t>
      </w:r>
      <w:r>
        <w:rPr>
          <w:rFonts w:ascii="Meiryo" w:hAnsi="Meiryo"/>
          <w:i/>
          <w:sz w:val="20"/>
        </w:rPr>
        <w:t>}</w:t>
      </w:r>
      <w:r>
        <w:rPr>
          <w:sz w:val="20"/>
        </w:rPr>
        <w:t>,</w:t>
      </w:r>
      <w:r>
        <w:rPr>
          <w:spacing w:val="-4"/>
          <w:sz w:val="20"/>
        </w:rPr>
        <w:t xml:space="preserve"> </w:t>
      </w:r>
      <w:r>
        <w:rPr>
          <w:sz w:val="20"/>
        </w:rPr>
        <w:t>to</w:t>
      </w:r>
      <w:r>
        <w:rPr>
          <w:spacing w:val="-4"/>
          <w:sz w:val="20"/>
        </w:rPr>
        <w:t xml:space="preserve"> </w:t>
      </w:r>
      <w:r>
        <w:rPr>
          <w:sz w:val="20"/>
        </w:rPr>
        <w:t>start</w:t>
      </w:r>
      <w:r>
        <w:rPr>
          <w:spacing w:val="-4"/>
          <w:sz w:val="20"/>
        </w:rPr>
        <w:t xml:space="preserve"> </w:t>
      </w:r>
      <w:r>
        <w:rPr>
          <w:sz w:val="20"/>
        </w:rPr>
        <w:t>sleeping</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duration</w:t>
      </w:r>
    </w:p>
    <w:p w14:paraId="37329A9F" w14:textId="77777777" w:rsidR="00864105" w:rsidRDefault="00A541FA">
      <w:pPr>
        <w:pStyle w:val="Corpsdetexte"/>
        <w:spacing w:line="216" w:lineRule="exact"/>
        <w:ind w:left="659" w:right="-3"/>
      </w:pPr>
      <w:r>
        <w:rPr>
          <w:rFonts w:ascii="Bookman Old Style"/>
          <w:i/>
        </w:rPr>
        <w:t xml:space="preserve">d </w:t>
      </w:r>
      <w:r>
        <w:t xml:space="preserve">of  </w:t>
      </w:r>
      <w:r>
        <w:rPr>
          <w:rFonts w:ascii="Bookman Old Style"/>
          <w:i/>
        </w:rPr>
        <w:t>te</w:t>
      </w:r>
      <w:r>
        <w:t xml:space="preserve">.  When  the  duration  expires,  </w:t>
      </w:r>
      <w:r>
        <w:rPr>
          <w:rFonts w:ascii="Bookman Old Style"/>
          <w:i/>
        </w:rPr>
        <w:t xml:space="preserve">te </w:t>
      </w:r>
      <w:r>
        <w:t>is  emitted and</w:t>
      </w:r>
    </w:p>
    <w:p w14:paraId="2B628D65" w14:textId="77777777" w:rsidR="00864105" w:rsidRDefault="00A541FA">
      <w:pPr>
        <w:pStyle w:val="Corpsdetexte"/>
        <w:spacing w:before="4"/>
        <w:ind w:left="659"/>
      </w:pPr>
      <w:r>
        <w:t xml:space="preserve">written to the event queue if </w:t>
      </w:r>
      <w:r>
        <w:rPr>
          <w:rFonts w:ascii="Bookman Old Style"/>
          <w:i/>
        </w:rPr>
        <w:t xml:space="preserve">s </w:t>
      </w:r>
      <w:r>
        <w:t>is still   active.</w:t>
      </w:r>
    </w:p>
    <w:p w14:paraId="7ED7280A" w14:textId="77777777" w:rsidR="00864105" w:rsidRDefault="00A541FA">
      <w:pPr>
        <w:pStyle w:val="Paragraphedeliste"/>
        <w:numPr>
          <w:ilvl w:val="0"/>
          <w:numId w:val="4"/>
        </w:numPr>
        <w:tabs>
          <w:tab w:val="left" w:pos="660"/>
        </w:tabs>
        <w:spacing w:before="4" w:line="244" w:lineRule="auto"/>
        <w:ind w:left="659" w:hanging="201"/>
        <w:rPr>
          <w:sz w:val="20"/>
        </w:rPr>
      </w:pPr>
      <w:r>
        <w:rPr>
          <w:i/>
          <w:sz w:val="20"/>
        </w:rPr>
        <w:t xml:space="preserve">ChangeEvent </w:t>
      </w:r>
      <w:r>
        <w:rPr>
          <w:rFonts w:ascii="Bookman Old Style"/>
          <w:i/>
          <w:sz w:val="20"/>
        </w:rPr>
        <w:t>che</w:t>
      </w:r>
      <w:r>
        <w:rPr>
          <w:sz w:val="20"/>
        </w:rPr>
        <w:t xml:space="preserve">: Similar to </w:t>
      </w:r>
      <w:r>
        <w:rPr>
          <w:rFonts w:ascii="Bookman Old Style"/>
          <w:i/>
          <w:sz w:val="20"/>
        </w:rPr>
        <w:t>T imeEvent</w:t>
      </w:r>
      <w:r>
        <w:rPr>
          <w:sz w:val="20"/>
        </w:rPr>
        <w:t xml:space="preserve">, a thread </w:t>
      </w:r>
      <w:r>
        <w:rPr>
          <w:rFonts w:ascii="Bookman Old Style"/>
          <w:i/>
          <w:sz w:val="20"/>
        </w:rPr>
        <w:t xml:space="preserve">cheT hread </w:t>
      </w:r>
      <w:r>
        <w:rPr>
          <w:sz w:val="20"/>
        </w:rPr>
        <w:t xml:space="preserve">is initialized at initialization but the associ- ated method </w:t>
      </w:r>
      <w:r>
        <w:rPr>
          <w:rFonts w:ascii="Bookman Old Style"/>
          <w:i/>
          <w:sz w:val="20"/>
        </w:rPr>
        <w:t xml:space="preserve">mtd </w:t>
      </w:r>
      <w:r>
        <w:rPr>
          <w:sz w:val="20"/>
        </w:rPr>
        <w:t xml:space="preserve">does not wait for a signal to start. </w:t>
      </w:r>
      <w:r>
        <w:rPr>
          <w:rFonts w:ascii="Bookman Old Style"/>
          <w:i/>
          <w:sz w:val="20"/>
        </w:rPr>
        <w:t xml:space="preserve">mtd </w:t>
      </w:r>
      <w:r>
        <w:rPr>
          <w:sz w:val="20"/>
        </w:rPr>
        <w:t xml:space="preserve">periodically checks whether the value of the associated boolean expression </w:t>
      </w:r>
      <w:r>
        <w:rPr>
          <w:rFonts w:ascii="Bookman Old Style"/>
          <w:i/>
          <w:sz w:val="20"/>
        </w:rPr>
        <w:t>ex</w:t>
      </w:r>
      <w:r>
        <w:rPr>
          <w:rFonts w:ascii="Tahoma"/>
          <w:sz w:val="20"/>
        </w:rPr>
        <w:t>(</w:t>
      </w:r>
      <w:r>
        <w:rPr>
          <w:rFonts w:ascii="Bookman Old Style"/>
          <w:i/>
          <w:sz w:val="20"/>
        </w:rPr>
        <w:t>che</w:t>
      </w:r>
      <w:r>
        <w:rPr>
          <w:rFonts w:ascii="Tahoma"/>
          <w:sz w:val="20"/>
        </w:rPr>
        <w:t xml:space="preserve">) </w:t>
      </w:r>
      <w:r>
        <w:rPr>
          <w:sz w:val="20"/>
        </w:rPr>
        <w:t>changes by comparing the current value with the previous value. If a change</w:t>
      </w:r>
      <w:r>
        <w:rPr>
          <w:spacing w:val="-21"/>
          <w:sz w:val="20"/>
        </w:rPr>
        <w:t xml:space="preserve"> </w:t>
      </w:r>
      <w:r>
        <w:rPr>
          <w:sz w:val="20"/>
        </w:rPr>
        <w:t xml:space="preserve">happen, </w:t>
      </w:r>
      <w:r>
        <w:rPr>
          <w:rFonts w:ascii="Bookman Old Style"/>
          <w:i/>
          <w:sz w:val="20"/>
        </w:rPr>
        <w:t xml:space="preserve">che </w:t>
      </w:r>
      <w:r>
        <w:rPr>
          <w:sz w:val="20"/>
        </w:rPr>
        <w:t xml:space="preserve">is committed to the event </w:t>
      </w:r>
      <w:r>
        <w:rPr>
          <w:spacing w:val="3"/>
          <w:sz w:val="20"/>
        </w:rPr>
        <w:t xml:space="preserve"> </w:t>
      </w:r>
      <w:r>
        <w:rPr>
          <w:sz w:val="20"/>
        </w:rPr>
        <w:t>queue.</w:t>
      </w:r>
    </w:p>
    <w:p w14:paraId="1F280B5C" w14:textId="77777777" w:rsidR="00864105" w:rsidRDefault="00A541FA">
      <w:pPr>
        <w:pStyle w:val="Paragraphedeliste"/>
        <w:numPr>
          <w:ilvl w:val="0"/>
          <w:numId w:val="4"/>
        </w:numPr>
        <w:tabs>
          <w:tab w:val="left" w:pos="660"/>
        </w:tabs>
        <w:spacing w:before="1" w:line="249" w:lineRule="auto"/>
        <w:ind w:left="659" w:hanging="201"/>
        <w:rPr>
          <w:sz w:val="20"/>
        </w:rPr>
      </w:pPr>
      <w:r>
        <w:rPr>
          <w:i/>
          <w:sz w:val="20"/>
        </w:rPr>
        <w:t>Any</w:t>
      </w:r>
      <w:r>
        <w:rPr>
          <w:sz w:val="20"/>
        </w:rPr>
        <w:t>: any of the above events can trigger the associated transitions.</w:t>
      </w:r>
    </w:p>
    <w:p w14:paraId="5E48887C" w14:textId="77777777" w:rsidR="00864105" w:rsidRDefault="00A541FA">
      <w:pPr>
        <w:pStyle w:val="Corpsdetexte"/>
        <w:spacing w:before="117" w:line="247" w:lineRule="auto"/>
        <w:ind w:left="259" w:firstLine="199"/>
        <w:jc w:val="both"/>
      </w:pPr>
      <w:r>
        <w:t>As above presented, all asynchronous incoming events are stored in a FIFO priority queue, in which each event type    has</w:t>
      </w:r>
      <w:r>
        <w:rPr>
          <w:spacing w:val="-9"/>
        </w:rPr>
        <w:t xml:space="preserve"> </w:t>
      </w:r>
      <w:r>
        <w:t>a</w:t>
      </w:r>
      <w:r>
        <w:rPr>
          <w:spacing w:val="-9"/>
        </w:rPr>
        <w:t xml:space="preserve"> </w:t>
      </w:r>
      <w:r>
        <w:t>configurable</w:t>
      </w:r>
      <w:r>
        <w:rPr>
          <w:spacing w:val="-9"/>
        </w:rPr>
        <w:t xml:space="preserve"> </w:t>
      </w:r>
      <w:r>
        <w:t>priority.</w:t>
      </w:r>
      <w:r>
        <w:rPr>
          <w:spacing w:val="-9"/>
        </w:rPr>
        <w:t xml:space="preserve"> </w:t>
      </w:r>
      <w:r>
        <w:rPr>
          <w:rFonts w:ascii="Bookman Old Style"/>
          <w:i/>
          <w:spacing w:val="2"/>
        </w:rPr>
        <w:t>CompletionEvent</w:t>
      </w:r>
      <w:r>
        <w:rPr>
          <w:rFonts w:ascii="Bookman Old Style"/>
          <w:i/>
          <w:spacing w:val="-19"/>
        </w:rPr>
        <w:t xml:space="preserve"> </w:t>
      </w:r>
      <w:r>
        <w:t>always</w:t>
      </w:r>
      <w:r>
        <w:rPr>
          <w:spacing w:val="-9"/>
        </w:rPr>
        <w:t xml:space="preserve"> </w:t>
      </w:r>
      <w:r>
        <w:t>has</w:t>
      </w:r>
      <w:r>
        <w:rPr>
          <w:spacing w:val="-9"/>
        </w:rPr>
        <w:t xml:space="preserve"> </w:t>
      </w:r>
      <w:r>
        <w:t xml:space="preserve">the highest priority. Others are equal by </w:t>
      </w:r>
      <w:r>
        <w:rPr>
          <w:spacing w:val="37"/>
        </w:rPr>
        <w:t xml:space="preserve"> </w:t>
      </w:r>
      <w:r>
        <w:t>default.</w:t>
      </w:r>
    </w:p>
    <w:p w14:paraId="1FA8E281" w14:textId="77777777" w:rsidR="00864105" w:rsidRDefault="00A541FA">
      <w:pPr>
        <w:pStyle w:val="Paragraphedeliste"/>
        <w:numPr>
          <w:ilvl w:val="0"/>
          <w:numId w:val="5"/>
        </w:numPr>
        <w:tabs>
          <w:tab w:val="left" w:pos="924"/>
        </w:tabs>
        <w:spacing w:before="71" w:line="240" w:lineRule="exact"/>
        <w:ind w:left="259" w:firstLine="398"/>
        <w:jc w:val="left"/>
        <w:rPr>
          <w:sz w:val="20"/>
        </w:rPr>
      </w:pPr>
      <w:r>
        <w:rPr>
          <w:i/>
          <w:w w:val="110"/>
          <w:sz w:val="20"/>
        </w:rPr>
        <w:t>Transitions:</w:t>
      </w:r>
      <w:r>
        <w:rPr>
          <w:i/>
          <w:spacing w:val="5"/>
          <w:w w:val="110"/>
          <w:sz w:val="20"/>
        </w:rPr>
        <w:t xml:space="preserve"> </w:t>
      </w:r>
      <w:r>
        <w:rPr>
          <w:w w:val="110"/>
          <w:sz w:val="20"/>
        </w:rPr>
        <w:t>Each</w:t>
      </w:r>
      <w:r>
        <w:rPr>
          <w:spacing w:val="-11"/>
          <w:w w:val="110"/>
          <w:sz w:val="20"/>
        </w:rPr>
        <w:t xml:space="preserve"> </w:t>
      </w:r>
      <w:r>
        <w:rPr>
          <w:w w:val="110"/>
          <w:sz w:val="20"/>
        </w:rPr>
        <w:t>event</w:t>
      </w:r>
      <w:r>
        <w:rPr>
          <w:spacing w:val="-11"/>
          <w:w w:val="110"/>
          <w:sz w:val="20"/>
        </w:rPr>
        <w:t xml:space="preserve"> </w:t>
      </w:r>
      <w:r>
        <w:rPr>
          <w:w w:val="110"/>
          <w:sz w:val="20"/>
        </w:rPr>
        <w:t>is</w:t>
      </w:r>
      <w:r>
        <w:rPr>
          <w:spacing w:val="-11"/>
          <w:w w:val="110"/>
          <w:sz w:val="20"/>
        </w:rPr>
        <w:t xml:space="preserve"> </w:t>
      </w:r>
      <w:r>
        <w:rPr>
          <w:w w:val="110"/>
          <w:sz w:val="20"/>
        </w:rPr>
        <w:t>associated</w:t>
      </w:r>
      <w:r>
        <w:rPr>
          <w:spacing w:val="-11"/>
          <w:w w:val="110"/>
          <w:sz w:val="20"/>
        </w:rPr>
        <w:t xml:space="preserve"> </w:t>
      </w:r>
      <w:r>
        <w:rPr>
          <w:w w:val="110"/>
          <w:sz w:val="20"/>
        </w:rPr>
        <w:t>with</w:t>
      </w:r>
      <w:r>
        <w:rPr>
          <w:spacing w:val="-11"/>
          <w:w w:val="110"/>
          <w:sz w:val="20"/>
        </w:rPr>
        <w:t xml:space="preserve"> </w:t>
      </w:r>
      <w:r>
        <w:rPr>
          <w:w w:val="110"/>
          <w:sz w:val="20"/>
        </w:rPr>
        <w:t>a</w:t>
      </w:r>
      <w:r>
        <w:rPr>
          <w:spacing w:val="-11"/>
          <w:w w:val="110"/>
          <w:sz w:val="20"/>
        </w:rPr>
        <w:t xml:space="preserve"> </w:t>
      </w:r>
      <w:r>
        <w:rPr>
          <w:w w:val="110"/>
          <w:sz w:val="20"/>
        </w:rPr>
        <w:t>list</w:t>
      </w:r>
      <w:r>
        <w:rPr>
          <w:spacing w:val="-11"/>
          <w:w w:val="110"/>
          <w:sz w:val="20"/>
        </w:rPr>
        <w:t xml:space="preserve"> </w:t>
      </w:r>
      <w:r>
        <w:rPr>
          <w:w w:val="110"/>
          <w:sz w:val="20"/>
        </w:rPr>
        <w:t>of</w:t>
      </w:r>
      <w:r>
        <w:rPr>
          <w:w w:val="99"/>
          <w:sz w:val="20"/>
        </w:rPr>
        <w:t xml:space="preserve"> </w:t>
      </w:r>
      <w:r>
        <w:rPr>
          <w:w w:val="110"/>
          <w:sz w:val="20"/>
        </w:rPr>
        <w:t>transitions.</w:t>
      </w:r>
      <w:r>
        <w:rPr>
          <w:spacing w:val="-18"/>
          <w:w w:val="110"/>
          <w:sz w:val="20"/>
        </w:rPr>
        <w:t xml:space="preserve"> </w:t>
      </w:r>
      <w:r>
        <w:rPr>
          <w:spacing w:val="-8"/>
          <w:w w:val="110"/>
          <w:sz w:val="20"/>
        </w:rPr>
        <w:t>We</w:t>
      </w:r>
      <w:r>
        <w:rPr>
          <w:spacing w:val="-18"/>
          <w:w w:val="110"/>
          <w:sz w:val="20"/>
        </w:rPr>
        <w:t xml:space="preserve"> </w:t>
      </w:r>
      <w:r>
        <w:rPr>
          <w:w w:val="110"/>
          <w:sz w:val="20"/>
        </w:rPr>
        <w:t>suppose</w:t>
      </w:r>
      <w:r>
        <w:rPr>
          <w:spacing w:val="-18"/>
          <w:w w:val="110"/>
          <w:sz w:val="20"/>
        </w:rPr>
        <w:t xml:space="preserve"> </w:t>
      </w:r>
      <w:r>
        <w:rPr>
          <w:rFonts w:ascii="Bookman Old Style"/>
          <w:i/>
          <w:w w:val="110"/>
          <w:sz w:val="20"/>
        </w:rPr>
        <w:t>T</w:t>
      </w:r>
      <w:r>
        <w:rPr>
          <w:rFonts w:ascii="Arial"/>
          <w:i/>
          <w:w w:val="110"/>
          <w:position w:val="-2"/>
          <w:sz w:val="14"/>
        </w:rPr>
        <w:t>trig</w:t>
      </w:r>
      <w:r>
        <w:rPr>
          <w:rFonts w:ascii="Arial"/>
          <w:i/>
          <w:spacing w:val="-37"/>
          <w:w w:val="110"/>
          <w:position w:val="-2"/>
          <w:sz w:val="14"/>
        </w:rPr>
        <w:t xml:space="preserve"> </w:t>
      </w:r>
      <w:r>
        <w:rPr>
          <w:rFonts w:ascii="Tahoma"/>
          <w:w w:val="110"/>
          <w:sz w:val="20"/>
        </w:rPr>
        <w:t>(</w:t>
      </w:r>
      <w:r>
        <w:rPr>
          <w:rFonts w:ascii="Bookman Old Style"/>
          <w:i/>
          <w:w w:val="110"/>
          <w:sz w:val="20"/>
        </w:rPr>
        <w:t>e</w:t>
      </w:r>
      <w:r>
        <w:rPr>
          <w:rFonts w:ascii="Tahoma"/>
          <w:w w:val="110"/>
          <w:sz w:val="20"/>
        </w:rPr>
        <w:t>)</w:t>
      </w:r>
      <w:r>
        <w:rPr>
          <w:rFonts w:ascii="Tahoma"/>
          <w:spacing w:val="-32"/>
          <w:w w:val="110"/>
          <w:sz w:val="20"/>
        </w:rPr>
        <w:t xml:space="preserve"> </w:t>
      </w:r>
      <w:r>
        <w:rPr>
          <w:w w:val="110"/>
          <w:sz w:val="20"/>
        </w:rPr>
        <w:t>is</w:t>
      </w:r>
      <w:r>
        <w:rPr>
          <w:spacing w:val="-18"/>
          <w:w w:val="110"/>
          <w:sz w:val="20"/>
        </w:rPr>
        <w:t xml:space="preserve"> </w:t>
      </w:r>
      <w:r>
        <w:rPr>
          <w:w w:val="110"/>
          <w:sz w:val="20"/>
        </w:rPr>
        <w:t>the</w:t>
      </w:r>
      <w:r>
        <w:rPr>
          <w:spacing w:val="-18"/>
          <w:w w:val="110"/>
          <w:sz w:val="20"/>
        </w:rPr>
        <w:t xml:space="preserve"> </w:t>
      </w:r>
      <w:r>
        <w:rPr>
          <w:w w:val="110"/>
          <w:sz w:val="20"/>
        </w:rPr>
        <w:t>transition</w:t>
      </w:r>
      <w:r>
        <w:rPr>
          <w:spacing w:val="-18"/>
          <w:w w:val="110"/>
          <w:sz w:val="20"/>
        </w:rPr>
        <w:t xml:space="preserve"> </w:t>
      </w:r>
      <w:r>
        <w:rPr>
          <w:w w:val="110"/>
          <w:sz w:val="20"/>
        </w:rPr>
        <w:t>list,</w:t>
      </w:r>
      <w:r>
        <w:rPr>
          <w:spacing w:val="-18"/>
          <w:w w:val="110"/>
          <w:sz w:val="20"/>
        </w:rPr>
        <w:t xml:space="preserve"> </w:t>
      </w:r>
      <w:r>
        <w:rPr>
          <w:w w:val="110"/>
          <w:sz w:val="20"/>
        </w:rPr>
        <w:t>which</w:t>
      </w:r>
    </w:p>
    <w:p w14:paraId="2D062018" w14:textId="77777777" w:rsidR="00864105" w:rsidRDefault="00A541FA">
      <w:pPr>
        <w:spacing w:line="202" w:lineRule="exact"/>
        <w:ind w:left="259"/>
        <w:rPr>
          <w:rFonts w:ascii="Meiryo" w:hAnsi="Meiryo"/>
          <w:i/>
          <w:sz w:val="20"/>
        </w:rPr>
      </w:pPr>
      <w:r>
        <w:rPr>
          <w:sz w:val="20"/>
        </w:rPr>
        <w:t xml:space="preserve">can be triggered by the event </w:t>
      </w:r>
      <w:r>
        <w:rPr>
          <w:rFonts w:ascii="Bookman Old Style" w:hAnsi="Bookman Old Style"/>
          <w:i/>
          <w:sz w:val="20"/>
        </w:rPr>
        <w:t>e</w:t>
      </w:r>
      <w:r>
        <w:rPr>
          <w:sz w:val="20"/>
        </w:rPr>
        <w:t xml:space="preserve">, and    </w:t>
      </w:r>
      <w:r>
        <w:rPr>
          <w:rFonts w:ascii="Bookman Old Style" w:hAnsi="Bookman Old Style"/>
          <w:i/>
          <w:w w:val="110"/>
          <w:sz w:val="20"/>
        </w:rPr>
        <w:t>S</w:t>
      </w:r>
      <w:r>
        <w:rPr>
          <w:rFonts w:ascii="Arial" w:hAnsi="Arial"/>
          <w:i/>
          <w:w w:val="110"/>
          <w:position w:val="-2"/>
          <w:sz w:val="14"/>
        </w:rPr>
        <w:t xml:space="preserve">trig </w:t>
      </w:r>
      <w:r>
        <w:rPr>
          <w:rFonts w:ascii="Tahoma" w:hAnsi="Tahoma"/>
          <w:sz w:val="20"/>
        </w:rPr>
        <w:t>(</w:t>
      </w:r>
      <w:r>
        <w:rPr>
          <w:rFonts w:ascii="Bookman Old Style" w:hAnsi="Bookman Old Style"/>
          <w:i/>
          <w:sz w:val="20"/>
        </w:rPr>
        <w:t>e</w:t>
      </w:r>
      <w:r>
        <w:rPr>
          <w:rFonts w:ascii="Tahoma" w:hAnsi="Tahoma"/>
          <w:sz w:val="20"/>
        </w:rPr>
        <w:t xml:space="preserve">) = </w:t>
      </w:r>
      <w:r>
        <w:rPr>
          <w:rFonts w:ascii="Meiryo" w:hAnsi="Meiryo"/>
          <w:i/>
          <w:sz w:val="20"/>
        </w:rPr>
        <w:t>{</w:t>
      </w:r>
      <w:r>
        <w:rPr>
          <w:rFonts w:ascii="Bookman Old Style" w:hAnsi="Bookman Old Style"/>
          <w:i/>
          <w:sz w:val="20"/>
        </w:rPr>
        <w:t>src</w:t>
      </w:r>
      <w:r>
        <w:rPr>
          <w:rFonts w:ascii="Tahoma" w:hAnsi="Tahoma"/>
          <w:sz w:val="20"/>
        </w:rPr>
        <w:t>(</w:t>
      </w:r>
      <w:r>
        <w:rPr>
          <w:rFonts w:ascii="Bookman Old Style" w:hAnsi="Bookman Old Style"/>
          <w:i/>
          <w:sz w:val="20"/>
        </w:rPr>
        <w:t>t</w:t>
      </w:r>
      <w:r>
        <w:rPr>
          <w:rFonts w:ascii="Tahoma" w:hAnsi="Tahoma"/>
          <w:sz w:val="20"/>
        </w:rPr>
        <w:t>)</w:t>
      </w:r>
      <w:r>
        <w:rPr>
          <w:rFonts w:ascii="Meiryo" w:hAnsi="Meiryo"/>
          <w:i/>
          <w:sz w:val="20"/>
        </w:rPr>
        <w:t>|</w:t>
      </w:r>
      <w:r>
        <w:rPr>
          <w:rFonts w:ascii="Bookman Old Style" w:hAnsi="Bookman Old Style"/>
          <w:i/>
          <w:sz w:val="20"/>
        </w:rPr>
        <w:t xml:space="preserve">t </w:t>
      </w:r>
      <w:r>
        <w:rPr>
          <w:rFonts w:ascii="Meiryo" w:hAnsi="Meiryo"/>
          <w:i/>
          <w:sz w:val="20"/>
        </w:rPr>
        <w:t>∈</w:t>
      </w:r>
    </w:p>
    <w:p w14:paraId="5F09F928" w14:textId="77777777" w:rsidR="00864105" w:rsidRDefault="00A541FA">
      <w:pPr>
        <w:spacing w:line="291" w:lineRule="exact"/>
        <w:ind w:left="259" w:right="-4"/>
        <w:rPr>
          <w:sz w:val="20"/>
        </w:rPr>
      </w:pPr>
      <w:r>
        <w:rPr>
          <w:rFonts w:ascii="Bookman Old Style"/>
          <w:i/>
          <w:w w:val="110"/>
          <w:sz w:val="20"/>
        </w:rPr>
        <w:t>T</w:t>
      </w:r>
      <w:r>
        <w:rPr>
          <w:rFonts w:ascii="Arial"/>
          <w:i/>
          <w:w w:val="110"/>
          <w:position w:val="-2"/>
          <w:sz w:val="14"/>
        </w:rPr>
        <w:t>trig</w:t>
      </w:r>
      <w:r>
        <w:rPr>
          <w:rFonts w:ascii="Arial"/>
          <w:i/>
          <w:spacing w:val="-35"/>
          <w:w w:val="110"/>
          <w:position w:val="-2"/>
          <w:sz w:val="14"/>
        </w:rPr>
        <w:t xml:space="preserve"> </w:t>
      </w:r>
      <w:r>
        <w:rPr>
          <w:rFonts w:ascii="Tahoma"/>
          <w:w w:val="110"/>
          <w:sz w:val="20"/>
        </w:rPr>
        <w:t>(</w:t>
      </w:r>
      <w:r>
        <w:rPr>
          <w:rFonts w:ascii="Bookman Old Style"/>
          <w:i/>
          <w:w w:val="110"/>
          <w:sz w:val="20"/>
        </w:rPr>
        <w:t>e</w:t>
      </w:r>
      <w:r>
        <w:rPr>
          <w:rFonts w:ascii="Tahoma"/>
          <w:w w:val="110"/>
          <w:sz w:val="20"/>
        </w:rPr>
        <w:t>)</w:t>
      </w:r>
      <w:r>
        <w:rPr>
          <w:rFonts w:ascii="Meiryo"/>
          <w:i/>
          <w:w w:val="110"/>
          <w:sz w:val="20"/>
        </w:rPr>
        <w:t>}</w:t>
      </w:r>
      <w:r>
        <w:rPr>
          <w:w w:val="110"/>
          <w:sz w:val="20"/>
        </w:rPr>
        <w:t>.</w:t>
      </w:r>
      <w:r>
        <w:rPr>
          <w:spacing w:val="-19"/>
          <w:w w:val="110"/>
          <w:sz w:val="20"/>
        </w:rPr>
        <w:t xml:space="preserve"> </w:t>
      </w:r>
      <w:r>
        <w:rPr>
          <w:w w:val="110"/>
          <w:sz w:val="20"/>
        </w:rPr>
        <w:t>In</w:t>
      </w:r>
      <w:r>
        <w:rPr>
          <w:spacing w:val="-19"/>
          <w:w w:val="110"/>
          <w:sz w:val="20"/>
        </w:rPr>
        <w:t xml:space="preserve"> </w:t>
      </w:r>
      <w:r>
        <w:rPr>
          <w:w w:val="110"/>
          <w:sz w:val="20"/>
        </w:rPr>
        <w:t>other</w:t>
      </w:r>
      <w:r>
        <w:rPr>
          <w:spacing w:val="-19"/>
          <w:w w:val="110"/>
          <w:sz w:val="20"/>
        </w:rPr>
        <w:t xml:space="preserve"> </w:t>
      </w:r>
      <w:r>
        <w:rPr>
          <w:w w:val="110"/>
          <w:sz w:val="20"/>
        </w:rPr>
        <w:t>words,</w:t>
      </w:r>
      <w:r>
        <w:rPr>
          <w:spacing w:val="-19"/>
          <w:w w:val="110"/>
          <w:sz w:val="20"/>
        </w:rPr>
        <w:t xml:space="preserve"> </w:t>
      </w:r>
      <w:r>
        <w:rPr>
          <w:rFonts w:ascii="Bookman Old Style"/>
          <w:i/>
          <w:w w:val="110"/>
          <w:sz w:val="20"/>
        </w:rPr>
        <w:t>S</w:t>
      </w:r>
      <w:r>
        <w:rPr>
          <w:rFonts w:ascii="Arial"/>
          <w:i/>
          <w:w w:val="110"/>
          <w:position w:val="-3"/>
          <w:sz w:val="14"/>
        </w:rPr>
        <w:t>trig</w:t>
      </w:r>
      <w:r>
        <w:rPr>
          <w:rFonts w:ascii="Verdana"/>
          <w:w w:val="110"/>
          <w:position w:val="-3"/>
          <w:sz w:val="14"/>
        </w:rPr>
        <w:t>(</w:t>
      </w:r>
      <w:r>
        <w:rPr>
          <w:rFonts w:ascii="Arial"/>
          <w:i/>
          <w:w w:val="110"/>
          <w:position w:val="-3"/>
          <w:sz w:val="14"/>
        </w:rPr>
        <w:t>e</w:t>
      </w:r>
      <w:r>
        <w:rPr>
          <w:rFonts w:ascii="Verdana"/>
          <w:w w:val="110"/>
          <w:position w:val="-3"/>
          <w:sz w:val="14"/>
        </w:rPr>
        <w:t>)</w:t>
      </w:r>
      <w:r>
        <w:rPr>
          <w:rFonts w:ascii="Verdana"/>
          <w:spacing w:val="-12"/>
          <w:w w:val="110"/>
          <w:position w:val="-3"/>
          <w:sz w:val="14"/>
        </w:rPr>
        <w:t xml:space="preserve"> </w:t>
      </w:r>
      <w:r>
        <w:rPr>
          <w:w w:val="110"/>
          <w:sz w:val="20"/>
        </w:rPr>
        <w:t>is</w:t>
      </w:r>
      <w:r>
        <w:rPr>
          <w:spacing w:val="-19"/>
          <w:w w:val="110"/>
          <w:sz w:val="20"/>
        </w:rPr>
        <w:t xml:space="preserve"> </w:t>
      </w:r>
      <w:r>
        <w:rPr>
          <w:w w:val="110"/>
          <w:sz w:val="20"/>
        </w:rPr>
        <w:t>a</w:t>
      </w:r>
      <w:r>
        <w:rPr>
          <w:spacing w:val="-19"/>
          <w:w w:val="110"/>
          <w:sz w:val="20"/>
        </w:rPr>
        <w:t xml:space="preserve"> </w:t>
      </w:r>
      <w:r>
        <w:rPr>
          <w:w w:val="110"/>
          <w:sz w:val="20"/>
        </w:rPr>
        <w:t>set</w:t>
      </w:r>
      <w:r>
        <w:rPr>
          <w:spacing w:val="-19"/>
          <w:w w:val="110"/>
          <w:sz w:val="20"/>
        </w:rPr>
        <w:t xml:space="preserve"> </w:t>
      </w:r>
      <w:r>
        <w:rPr>
          <w:w w:val="110"/>
          <w:sz w:val="20"/>
        </w:rPr>
        <w:t>of</w:t>
      </w:r>
      <w:r>
        <w:rPr>
          <w:spacing w:val="-19"/>
          <w:w w:val="110"/>
          <w:sz w:val="20"/>
        </w:rPr>
        <w:t xml:space="preserve"> </w:t>
      </w:r>
      <w:r>
        <w:rPr>
          <w:w w:val="110"/>
          <w:sz w:val="20"/>
        </w:rPr>
        <w:t>states</w:t>
      </w:r>
      <w:r>
        <w:rPr>
          <w:spacing w:val="-19"/>
          <w:w w:val="110"/>
          <w:sz w:val="20"/>
        </w:rPr>
        <w:t xml:space="preserve"> </w:t>
      </w:r>
      <w:r>
        <w:rPr>
          <w:w w:val="110"/>
          <w:sz w:val="20"/>
        </w:rPr>
        <w:t>which</w:t>
      </w:r>
      <w:r>
        <w:rPr>
          <w:spacing w:val="-19"/>
          <w:w w:val="110"/>
          <w:sz w:val="20"/>
        </w:rPr>
        <w:t xml:space="preserve"> </w:t>
      </w:r>
      <w:r>
        <w:rPr>
          <w:w w:val="110"/>
          <w:sz w:val="20"/>
        </w:rPr>
        <w:t>are</w:t>
      </w:r>
    </w:p>
    <w:p w14:paraId="1CA85577" w14:textId="77777777" w:rsidR="00864105" w:rsidRDefault="00A541FA">
      <w:pPr>
        <w:pStyle w:val="Corpsdetexte"/>
        <w:spacing w:line="232" w:lineRule="exact"/>
        <w:ind w:left="259" w:right="-6"/>
      </w:pPr>
      <w:r>
        <w:rPr>
          <w:w w:val="110"/>
        </w:rPr>
        <w:t>the</w:t>
      </w:r>
      <w:r>
        <w:rPr>
          <w:spacing w:val="-35"/>
          <w:w w:val="110"/>
        </w:rPr>
        <w:t xml:space="preserve"> </w:t>
      </w:r>
      <w:r>
        <w:rPr>
          <w:w w:val="110"/>
        </w:rPr>
        <w:t>source</w:t>
      </w:r>
      <w:r>
        <w:rPr>
          <w:spacing w:val="-35"/>
          <w:w w:val="110"/>
        </w:rPr>
        <w:t xml:space="preserve"> </w:t>
      </w:r>
      <w:r>
        <w:rPr>
          <w:w w:val="110"/>
        </w:rPr>
        <w:t>states</w:t>
      </w:r>
      <w:r>
        <w:rPr>
          <w:spacing w:val="-35"/>
          <w:w w:val="110"/>
        </w:rPr>
        <w:t xml:space="preserve"> </w:t>
      </w:r>
      <w:r>
        <w:rPr>
          <w:w w:val="110"/>
        </w:rPr>
        <w:t>of</w:t>
      </w:r>
      <w:r>
        <w:rPr>
          <w:spacing w:val="-35"/>
          <w:w w:val="110"/>
        </w:rPr>
        <w:t xml:space="preserve"> </w:t>
      </w:r>
      <w:r>
        <w:rPr>
          <w:w w:val="110"/>
        </w:rPr>
        <w:t>the</w:t>
      </w:r>
      <w:r>
        <w:rPr>
          <w:spacing w:val="-35"/>
          <w:w w:val="110"/>
        </w:rPr>
        <w:t xml:space="preserve"> </w:t>
      </w:r>
      <w:r>
        <w:rPr>
          <w:w w:val="110"/>
        </w:rPr>
        <w:t>transitions</w:t>
      </w:r>
      <w:r>
        <w:rPr>
          <w:spacing w:val="-35"/>
          <w:w w:val="110"/>
        </w:rPr>
        <w:t xml:space="preserve"> </w:t>
      </w:r>
      <w:r>
        <w:rPr>
          <w:w w:val="110"/>
        </w:rPr>
        <w:t>in</w:t>
      </w:r>
      <w:r>
        <w:rPr>
          <w:spacing w:val="-35"/>
          <w:w w:val="110"/>
        </w:rPr>
        <w:t xml:space="preserve"> </w:t>
      </w:r>
      <w:r>
        <w:rPr>
          <w:rFonts w:ascii="Bookman Old Style"/>
          <w:i/>
          <w:w w:val="110"/>
        </w:rPr>
        <w:t>T</w:t>
      </w:r>
      <w:r>
        <w:rPr>
          <w:rFonts w:ascii="Arial"/>
          <w:i/>
          <w:w w:val="110"/>
          <w:position w:val="-2"/>
          <w:sz w:val="14"/>
        </w:rPr>
        <w:t>trig</w:t>
      </w:r>
      <w:r>
        <w:rPr>
          <w:rFonts w:ascii="Arial"/>
          <w:i/>
          <w:spacing w:val="-38"/>
          <w:w w:val="110"/>
          <w:position w:val="-2"/>
          <w:sz w:val="14"/>
        </w:rPr>
        <w:t xml:space="preserve"> </w:t>
      </w:r>
      <w:r>
        <w:rPr>
          <w:rFonts w:ascii="Tahoma"/>
          <w:w w:val="110"/>
        </w:rPr>
        <w:t>(</w:t>
      </w:r>
      <w:r>
        <w:rPr>
          <w:rFonts w:ascii="Bookman Old Style"/>
          <w:i/>
          <w:w w:val="110"/>
        </w:rPr>
        <w:t>e</w:t>
      </w:r>
      <w:r>
        <w:rPr>
          <w:rFonts w:ascii="Tahoma"/>
          <w:w w:val="110"/>
        </w:rPr>
        <w:t>)</w:t>
      </w:r>
      <w:r>
        <w:rPr>
          <w:w w:val="110"/>
        </w:rPr>
        <w:t>.</w:t>
      </w:r>
      <w:r>
        <w:rPr>
          <w:spacing w:val="-35"/>
          <w:w w:val="110"/>
        </w:rPr>
        <w:t xml:space="preserve"> </w:t>
      </w:r>
      <w:r>
        <w:rPr>
          <w:spacing w:val="-8"/>
          <w:w w:val="110"/>
        </w:rPr>
        <w:t>To</w:t>
      </w:r>
      <w:r>
        <w:rPr>
          <w:spacing w:val="-35"/>
          <w:w w:val="110"/>
        </w:rPr>
        <w:t xml:space="preserve"> </w:t>
      </w:r>
      <w:r>
        <w:rPr>
          <w:w w:val="110"/>
        </w:rPr>
        <w:t>present</w:t>
      </w:r>
      <w:r>
        <w:rPr>
          <w:spacing w:val="-35"/>
          <w:w w:val="110"/>
        </w:rPr>
        <w:t xml:space="preserve"> </w:t>
      </w:r>
      <w:r>
        <w:rPr>
          <w:w w:val="110"/>
        </w:rPr>
        <w:t>how</w:t>
      </w:r>
    </w:p>
    <w:p w14:paraId="00E37938" w14:textId="77777777" w:rsidR="00864105" w:rsidRDefault="00A541FA">
      <w:pPr>
        <w:pStyle w:val="Corpsdetexte"/>
        <w:spacing w:line="249" w:lineRule="auto"/>
        <w:ind w:left="259" w:right="45"/>
      </w:pPr>
      <w:r>
        <w:t>the body of event methods is generated, we define functions  as</w:t>
      </w:r>
      <w:r>
        <w:rPr>
          <w:spacing w:val="10"/>
        </w:rPr>
        <w:t xml:space="preserve"> </w:t>
      </w:r>
      <w:r>
        <w:t>followings:</w:t>
      </w:r>
    </w:p>
    <w:p w14:paraId="31AE1BA8" w14:textId="77777777" w:rsidR="00864105" w:rsidRDefault="00A541FA">
      <w:pPr>
        <w:pStyle w:val="Paragraphedeliste"/>
        <w:numPr>
          <w:ilvl w:val="0"/>
          <w:numId w:val="4"/>
        </w:numPr>
        <w:tabs>
          <w:tab w:val="left" w:pos="660"/>
        </w:tabs>
        <w:spacing w:before="112" w:line="240" w:lineRule="exact"/>
        <w:ind w:left="659" w:hanging="201"/>
        <w:rPr>
          <w:sz w:val="20"/>
        </w:rPr>
      </w:pPr>
      <w:r>
        <w:rPr>
          <w:spacing w:val="-5"/>
          <w:sz w:val="20"/>
        </w:rPr>
        <w:t xml:space="preserve">Vertex </w:t>
      </w:r>
      <w:r>
        <w:rPr>
          <w:sz w:val="20"/>
        </w:rPr>
        <w:t xml:space="preserve">depth </w:t>
      </w:r>
      <w:r>
        <w:rPr>
          <w:rFonts w:ascii="Bookman Old Style"/>
          <w:i/>
          <w:sz w:val="20"/>
        </w:rPr>
        <w:t>dp</w:t>
      </w:r>
      <w:r>
        <w:rPr>
          <w:rFonts w:ascii="Tahoma"/>
          <w:sz w:val="20"/>
        </w:rPr>
        <w:t>(</w:t>
      </w:r>
      <w:r>
        <w:rPr>
          <w:rFonts w:ascii="Bookman Old Style"/>
          <w:i/>
          <w:sz w:val="20"/>
        </w:rPr>
        <w:t>v</w:t>
      </w:r>
      <w:r>
        <w:rPr>
          <w:rFonts w:ascii="Tahoma"/>
          <w:sz w:val="20"/>
        </w:rPr>
        <w:t xml:space="preserve">) </w:t>
      </w:r>
      <w:r>
        <w:rPr>
          <w:sz w:val="20"/>
        </w:rPr>
        <w:t xml:space="preserve">is defined as: </w:t>
      </w:r>
      <w:r>
        <w:rPr>
          <w:rFonts w:ascii="Bookman Old Style"/>
          <w:i/>
          <w:sz w:val="20"/>
        </w:rPr>
        <w:t>dp</w:t>
      </w:r>
      <w:r>
        <w:rPr>
          <w:rFonts w:ascii="Tahoma"/>
          <w:sz w:val="20"/>
        </w:rPr>
        <w:t>(</w:t>
      </w:r>
      <w:r>
        <w:rPr>
          <w:rFonts w:ascii="Bookman Old Style"/>
          <w:i/>
          <w:sz w:val="20"/>
        </w:rPr>
        <w:t>v</w:t>
      </w:r>
      <w:r>
        <w:rPr>
          <w:rFonts w:ascii="Tahoma"/>
          <w:sz w:val="20"/>
        </w:rPr>
        <w:t>) = 1</w:t>
      </w:r>
      <w:r>
        <w:rPr>
          <w:rFonts w:ascii="Tahoma"/>
          <w:spacing w:val="-35"/>
          <w:sz w:val="20"/>
        </w:rPr>
        <w:t xml:space="preserve"> </w:t>
      </w:r>
      <w:r>
        <w:rPr>
          <w:sz w:val="20"/>
        </w:rPr>
        <w:t>if v is a root vertex,</w:t>
      </w:r>
      <w:r>
        <w:rPr>
          <w:spacing w:val="-3"/>
          <w:sz w:val="20"/>
        </w:rPr>
        <w:t xml:space="preserve"> </w:t>
      </w:r>
      <w:r>
        <w:rPr>
          <w:sz w:val="20"/>
        </w:rPr>
        <w:t>otherwise</w:t>
      </w:r>
      <w:r>
        <w:rPr>
          <w:spacing w:val="-3"/>
          <w:sz w:val="20"/>
        </w:rPr>
        <w:t xml:space="preserve"> </w:t>
      </w:r>
      <w:r>
        <w:rPr>
          <w:rFonts w:ascii="Bookman Old Style"/>
          <w:i/>
          <w:sz w:val="20"/>
        </w:rPr>
        <w:t>dp</w:t>
      </w:r>
      <w:r>
        <w:rPr>
          <w:rFonts w:ascii="Tahoma"/>
          <w:sz w:val="20"/>
        </w:rPr>
        <w:t>(</w:t>
      </w:r>
      <w:r>
        <w:rPr>
          <w:rFonts w:ascii="Bookman Old Style"/>
          <w:i/>
          <w:sz w:val="20"/>
        </w:rPr>
        <w:t>v</w:t>
      </w:r>
      <w:r>
        <w:rPr>
          <w:rFonts w:ascii="Tahoma"/>
          <w:sz w:val="20"/>
        </w:rPr>
        <w:t>)</w:t>
      </w:r>
      <w:r>
        <w:rPr>
          <w:rFonts w:ascii="Tahoma"/>
          <w:spacing w:val="-25"/>
          <w:sz w:val="20"/>
        </w:rPr>
        <w:t xml:space="preserve"> </w:t>
      </w:r>
      <w:r>
        <w:rPr>
          <w:rFonts w:ascii="Tahoma"/>
          <w:sz w:val="20"/>
        </w:rPr>
        <w:t>=</w:t>
      </w:r>
      <w:r>
        <w:rPr>
          <w:rFonts w:ascii="Tahoma"/>
          <w:spacing w:val="-26"/>
          <w:sz w:val="20"/>
        </w:rPr>
        <w:t xml:space="preserve"> </w:t>
      </w:r>
      <w:r>
        <w:rPr>
          <w:rFonts w:ascii="Bookman Old Style"/>
          <w:i/>
          <w:sz w:val="20"/>
        </w:rPr>
        <w:t>dp</w:t>
      </w:r>
      <w:r>
        <w:rPr>
          <w:rFonts w:ascii="Tahoma"/>
          <w:sz w:val="20"/>
        </w:rPr>
        <w:t>(</w:t>
      </w:r>
      <w:r>
        <w:rPr>
          <w:rFonts w:ascii="Bookman Old Style"/>
          <w:i/>
          <w:sz w:val="20"/>
        </w:rPr>
        <w:t>ctner</w:t>
      </w:r>
      <w:r>
        <w:rPr>
          <w:rFonts w:ascii="Tahoma"/>
          <w:sz w:val="20"/>
        </w:rPr>
        <w:t>(</w:t>
      </w:r>
      <w:r>
        <w:rPr>
          <w:rFonts w:ascii="Bookman Old Style"/>
          <w:i/>
          <w:sz w:val="20"/>
        </w:rPr>
        <w:t>v</w:t>
      </w:r>
      <w:r>
        <w:rPr>
          <w:rFonts w:ascii="Tahoma"/>
          <w:sz w:val="20"/>
        </w:rPr>
        <w:t>))</w:t>
      </w:r>
      <w:r>
        <w:rPr>
          <w:rFonts w:ascii="Tahoma"/>
          <w:spacing w:val="-33"/>
          <w:sz w:val="20"/>
        </w:rPr>
        <w:t xml:space="preserve"> </w:t>
      </w:r>
      <w:r>
        <w:rPr>
          <w:rFonts w:ascii="Tahoma"/>
          <w:sz w:val="20"/>
        </w:rPr>
        <w:t>+</w:t>
      </w:r>
      <w:r>
        <w:rPr>
          <w:rFonts w:ascii="Tahoma"/>
          <w:spacing w:val="-33"/>
          <w:sz w:val="20"/>
        </w:rPr>
        <w:t xml:space="preserve"> </w:t>
      </w:r>
      <w:r>
        <w:rPr>
          <w:rFonts w:ascii="Tahoma"/>
          <w:sz w:val="20"/>
        </w:rPr>
        <w:t>1</w:t>
      </w:r>
      <w:r>
        <w:rPr>
          <w:sz w:val="20"/>
        </w:rPr>
        <w:t>.</w:t>
      </w:r>
    </w:p>
    <w:p w14:paraId="7F67CC5A" w14:textId="77777777" w:rsidR="00864105" w:rsidRDefault="00A541FA">
      <w:pPr>
        <w:pStyle w:val="Paragraphedeliste"/>
        <w:numPr>
          <w:ilvl w:val="0"/>
          <w:numId w:val="4"/>
        </w:numPr>
        <w:tabs>
          <w:tab w:val="left" w:pos="660"/>
        </w:tabs>
        <w:spacing w:before="5" w:line="146" w:lineRule="auto"/>
        <w:ind w:left="659" w:hanging="201"/>
        <w:rPr>
          <w:sz w:val="20"/>
        </w:rPr>
      </w:pPr>
      <w:r>
        <w:rPr>
          <w:rFonts w:ascii="Bookman Old Style" w:hAnsi="Bookman Old Style"/>
          <w:i/>
          <w:spacing w:val="21"/>
          <w:w w:val="112"/>
          <w:sz w:val="20"/>
        </w:rPr>
        <w:t>M</w:t>
      </w:r>
      <w:r>
        <w:rPr>
          <w:rFonts w:ascii="Bookman Old Style" w:hAnsi="Bookman Old Style"/>
          <w:i/>
          <w:w w:val="84"/>
          <w:sz w:val="20"/>
        </w:rPr>
        <w:t>ap</w:t>
      </w:r>
      <w:r>
        <w:rPr>
          <w:rFonts w:ascii="Arial" w:hAnsi="Arial"/>
          <w:i/>
          <w:spacing w:val="9"/>
          <w:w w:val="97"/>
          <w:position w:val="-2"/>
          <w:sz w:val="14"/>
        </w:rPr>
        <w:t>e</w:t>
      </w:r>
      <w:r>
        <w:rPr>
          <w:rFonts w:ascii="Tahoma" w:hAnsi="Tahoma"/>
          <w:sz w:val="20"/>
        </w:rPr>
        <w:t>(</w:t>
      </w:r>
      <w:r>
        <w:rPr>
          <w:rFonts w:ascii="Bookman Old Style" w:hAnsi="Bookman Old Style"/>
          <w:i/>
          <w:w w:val="86"/>
          <w:sz w:val="20"/>
        </w:rPr>
        <w:t>s</w:t>
      </w:r>
      <w:r>
        <w:rPr>
          <w:rFonts w:ascii="Tahoma" w:hAnsi="Tahoma"/>
          <w:sz w:val="20"/>
        </w:rPr>
        <w:t>)</w:t>
      </w:r>
      <w:r>
        <w:rPr>
          <w:rFonts w:ascii="Tahoma" w:hAnsi="Tahoma"/>
          <w:spacing w:val="-2"/>
          <w:sz w:val="20"/>
        </w:rPr>
        <w:t xml:space="preserve"> </w:t>
      </w:r>
      <w:r>
        <w:rPr>
          <w:rFonts w:ascii="Meiryo" w:hAnsi="Meiryo"/>
          <w:i/>
          <w:w w:val="96"/>
          <w:sz w:val="20"/>
        </w:rPr>
        <w:t>⊂</w:t>
      </w:r>
      <w:r>
        <w:rPr>
          <w:rFonts w:ascii="Meiryo" w:hAnsi="Meiryo"/>
          <w:i/>
          <w:spacing w:val="-7"/>
          <w:sz w:val="20"/>
        </w:rPr>
        <w:t xml:space="preserve"> </w:t>
      </w:r>
      <w:r>
        <w:rPr>
          <w:rFonts w:ascii="Bookman Old Style" w:hAnsi="Bookman Old Style"/>
          <w:i/>
          <w:w w:val="95"/>
          <w:sz w:val="20"/>
        </w:rPr>
        <w:t>S</w:t>
      </w:r>
      <w:r>
        <w:rPr>
          <w:rFonts w:ascii="Arial" w:hAnsi="Arial"/>
          <w:i/>
          <w:w w:val="156"/>
          <w:position w:val="-3"/>
          <w:sz w:val="14"/>
        </w:rPr>
        <w:t>t</w:t>
      </w:r>
      <w:r>
        <w:rPr>
          <w:rFonts w:ascii="Arial" w:hAnsi="Arial"/>
          <w:i/>
          <w:spacing w:val="4"/>
          <w:w w:val="156"/>
          <w:position w:val="-3"/>
          <w:sz w:val="14"/>
        </w:rPr>
        <w:t>r</w:t>
      </w:r>
      <w:r>
        <w:rPr>
          <w:rFonts w:ascii="Arial" w:hAnsi="Arial"/>
          <w:i/>
          <w:w w:val="123"/>
          <w:position w:val="-3"/>
          <w:sz w:val="14"/>
        </w:rPr>
        <w:t>i</w:t>
      </w:r>
      <w:r>
        <w:rPr>
          <w:rFonts w:ascii="Arial" w:hAnsi="Arial"/>
          <w:i/>
          <w:spacing w:val="5"/>
          <w:w w:val="123"/>
          <w:position w:val="-3"/>
          <w:sz w:val="14"/>
        </w:rPr>
        <w:t>g</w:t>
      </w:r>
      <w:r>
        <w:rPr>
          <w:rFonts w:ascii="Verdana" w:hAnsi="Verdana"/>
          <w:w w:val="97"/>
          <w:position w:val="-3"/>
          <w:sz w:val="14"/>
        </w:rPr>
        <w:t>(</w:t>
      </w:r>
      <w:r>
        <w:rPr>
          <w:rFonts w:ascii="Arial" w:hAnsi="Arial"/>
          <w:i/>
          <w:w w:val="97"/>
          <w:position w:val="-3"/>
          <w:sz w:val="14"/>
        </w:rPr>
        <w:t>e</w:t>
      </w:r>
      <w:r>
        <w:rPr>
          <w:rFonts w:ascii="Verdana" w:hAnsi="Verdana"/>
          <w:spacing w:val="10"/>
          <w:w w:val="97"/>
          <w:position w:val="-3"/>
          <w:sz w:val="14"/>
        </w:rPr>
        <w:t>)</w:t>
      </w:r>
      <w:r>
        <w:rPr>
          <w:rFonts w:ascii="Meiryo" w:hAnsi="Meiryo"/>
          <w:i/>
          <w:w w:val="57"/>
          <w:sz w:val="20"/>
        </w:rPr>
        <w:t>|∀</w:t>
      </w:r>
      <w:r>
        <w:rPr>
          <w:rFonts w:ascii="Bookman Old Style" w:hAnsi="Bookman Old Style"/>
          <w:i/>
          <w:w w:val="83"/>
          <w:sz w:val="20"/>
        </w:rPr>
        <w:t>sub</w:t>
      </w:r>
      <w:r>
        <w:rPr>
          <w:rFonts w:ascii="Bookman Old Style" w:hAnsi="Bookman Old Style"/>
          <w:i/>
          <w:sz w:val="20"/>
        </w:rPr>
        <w:t xml:space="preserve"> </w:t>
      </w:r>
      <w:r>
        <w:rPr>
          <w:rFonts w:ascii="Meiryo" w:hAnsi="Meiryo"/>
          <w:i/>
          <w:w w:val="82"/>
          <w:sz w:val="20"/>
        </w:rPr>
        <w:t>∈</w:t>
      </w:r>
      <w:r>
        <w:rPr>
          <w:rFonts w:ascii="Meiryo" w:hAnsi="Meiryo"/>
          <w:i/>
          <w:spacing w:val="-7"/>
          <w:sz w:val="20"/>
        </w:rPr>
        <w:t xml:space="preserve"> </w:t>
      </w:r>
      <w:r>
        <w:rPr>
          <w:rFonts w:ascii="Bookman Old Style" w:hAnsi="Bookman Old Style"/>
          <w:i/>
          <w:spacing w:val="21"/>
          <w:w w:val="112"/>
          <w:sz w:val="20"/>
        </w:rPr>
        <w:t>M</w:t>
      </w:r>
      <w:r>
        <w:rPr>
          <w:rFonts w:ascii="Bookman Old Style" w:hAnsi="Bookman Old Style"/>
          <w:i/>
          <w:w w:val="84"/>
          <w:sz w:val="20"/>
        </w:rPr>
        <w:t>ap</w:t>
      </w:r>
      <w:r>
        <w:rPr>
          <w:rFonts w:ascii="Arial" w:hAnsi="Arial"/>
          <w:i/>
          <w:spacing w:val="9"/>
          <w:w w:val="97"/>
          <w:position w:val="-2"/>
          <w:sz w:val="14"/>
        </w:rPr>
        <w:t>e</w:t>
      </w:r>
      <w:r>
        <w:rPr>
          <w:rFonts w:ascii="Tahoma" w:hAnsi="Tahoma"/>
          <w:sz w:val="20"/>
        </w:rPr>
        <w:t>(</w:t>
      </w:r>
      <w:r>
        <w:rPr>
          <w:rFonts w:ascii="Bookman Old Style" w:hAnsi="Bookman Old Style"/>
          <w:i/>
          <w:w w:val="86"/>
          <w:sz w:val="20"/>
        </w:rPr>
        <w:t>s</w:t>
      </w:r>
      <w:r>
        <w:rPr>
          <w:rFonts w:ascii="Tahoma" w:hAnsi="Tahoma"/>
          <w:sz w:val="20"/>
        </w:rPr>
        <w:t>)</w:t>
      </w:r>
      <w:r>
        <w:rPr>
          <w:rFonts w:ascii="Tahoma" w:hAnsi="Tahoma"/>
          <w:spacing w:val="-2"/>
          <w:sz w:val="20"/>
        </w:rPr>
        <w:t xml:space="preserve"> </w:t>
      </w:r>
      <w:r>
        <w:rPr>
          <w:rFonts w:ascii="Tahoma" w:hAnsi="Tahoma"/>
          <w:w w:val="78"/>
          <w:sz w:val="20"/>
        </w:rPr>
        <w:t>:</w:t>
      </w:r>
      <w:r>
        <w:rPr>
          <w:rFonts w:ascii="Tahoma" w:hAnsi="Tahoma"/>
          <w:spacing w:val="-2"/>
          <w:sz w:val="20"/>
        </w:rPr>
        <w:t xml:space="preserve"> </w:t>
      </w:r>
      <w:r>
        <w:rPr>
          <w:rFonts w:ascii="Bookman Old Style" w:hAnsi="Bookman Old Style"/>
          <w:i/>
          <w:w w:val="96"/>
          <w:sz w:val="20"/>
        </w:rPr>
        <w:t>ctne</w:t>
      </w:r>
      <w:r>
        <w:rPr>
          <w:rFonts w:ascii="Bookman Old Style" w:hAnsi="Bookman Old Style"/>
          <w:i/>
          <w:spacing w:val="5"/>
          <w:w w:val="96"/>
          <w:sz w:val="20"/>
        </w:rPr>
        <w:t>r</w:t>
      </w:r>
      <w:r>
        <w:rPr>
          <w:rFonts w:ascii="Tahoma" w:hAnsi="Tahoma"/>
          <w:sz w:val="20"/>
        </w:rPr>
        <w:t>(</w:t>
      </w:r>
      <w:r>
        <w:rPr>
          <w:rFonts w:ascii="Bookman Old Style" w:hAnsi="Bookman Old Style"/>
          <w:i/>
          <w:w w:val="83"/>
          <w:sz w:val="20"/>
        </w:rPr>
        <w:t>su</w:t>
      </w:r>
      <w:r>
        <w:rPr>
          <w:rFonts w:ascii="Bookman Old Style" w:hAnsi="Bookman Old Style"/>
          <w:i/>
          <w:spacing w:val="-1"/>
          <w:w w:val="83"/>
          <w:sz w:val="20"/>
        </w:rPr>
        <w:t>b</w:t>
      </w:r>
      <w:r>
        <w:rPr>
          <w:rFonts w:ascii="Tahoma" w:hAnsi="Tahoma"/>
          <w:sz w:val="20"/>
        </w:rPr>
        <w:t>)</w:t>
      </w:r>
      <w:r>
        <w:rPr>
          <w:rFonts w:ascii="Tahoma" w:hAnsi="Tahoma"/>
          <w:spacing w:val="-2"/>
          <w:sz w:val="20"/>
        </w:rPr>
        <w:t xml:space="preserve"> </w:t>
      </w:r>
      <w:r>
        <w:rPr>
          <w:rFonts w:ascii="Tahoma" w:hAnsi="Tahoma"/>
          <w:w w:val="106"/>
          <w:sz w:val="20"/>
        </w:rPr>
        <w:t>=</w:t>
      </w:r>
      <w:r>
        <w:rPr>
          <w:rFonts w:ascii="Tahoma" w:hAnsi="Tahoma"/>
          <w:spacing w:val="-2"/>
          <w:sz w:val="20"/>
        </w:rPr>
        <w:t xml:space="preserve"> </w:t>
      </w:r>
      <w:r>
        <w:rPr>
          <w:rFonts w:ascii="Bookman Old Style" w:hAnsi="Bookman Old Style"/>
          <w:i/>
          <w:w w:val="86"/>
          <w:sz w:val="20"/>
        </w:rPr>
        <w:t>s</w:t>
      </w:r>
      <w:r>
        <w:rPr>
          <w:w w:val="99"/>
          <w:sz w:val="20"/>
        </w:rPr>
        <w:t xml:space="preserve">, </w:t>
      </w:r>
      <w:r>
        <w:rPr>
          <w:rFonts w:ascii="Bookman Old Style" w:hAnsi="Bookman Old Style"/>
          <w:i/>
          <w:spacing w:val="5"/>
          <w:sz w:val="20"/>
        </w:rPr>
        <w:t>Prt</w:t>
      </w:r>
      <w:r>
        <w:rPr>
          <w:rFonts w:ascii="Tahoma" w:hAnsi="Tahoma"/>
          <w:spacing w:val="5"/>
          <w:sz w:val="20"/>
        </w:rPr>
        <w:t>(</w:t>
      </w:r>
      <w:r>
        <w:rPr>
          <w:rFonts w:ascii="Bookman Old Style" w:hAnsi="Bookman Old Style"/>
          <w:i/>
          <w:spacing w:val="5"/>
          <w:sz w:val="20"/>
        </w:rPr>
        <w:t>e</w:t>
      </w:r>
      <w:r>
        <w:rPr>
          <w:rFonts w:ascii="Tahoma" w:hAnsi="Tahoma"/>
          <w:spacing w:val="5"/>
          <w:sz w:val="20"/>
        </w:rPr>
        <w:t xml:space="preserve">)  </w:t>
      </w:r>
      <w:r>
        <w:rPr>
          <w:rFonts w:ascii="Tahoma" w:hAnsi="Tahoma"/>
          <w:sz w:val="20"/>
        </w:rPr>
        <w:t xml:space="preserve">=  </w:t>
      </w:r>
      <w:r>
        <w:rPr>
          <w:rFonts w:ascii="Meiryo" w:hAnsi="Meiryo"/>
          <w:i/>
          <w:sz w:val="20"/>
        </w:rPr>
        <w:t>{</w:t>
      </w:r>
      <w:r>
        <w:rPr>
          <w:rFonts w:ascii="Bookman Old Style" w:hAnsi="Bookman Old Style"/>
          <w:i/>
          <w:sz w:val="20"/>
        </w:rPr>
        <w:t xml:space="preserve">s  </w:t>
      </w:r>
      <w:r>
        <w:rPr>
          <w:rFonts w:ascii="Meiryo" w:hAnsi="Meiryo"/>
          <w:i/>
          <w:sz w:val="20"/>
        </w:rPr>
        <w:t xml:space="preserve">∈  </w:t>
      </w:r>
      <w:r>
        <w:rPr>
          <w:rFonts w:ascii="Bookman Old Style" w:hAnsi="Bookman Old Style"/>
          <w:i/>
          <w:sz w:val="20"/>
        </w:rPr>
        <w:t xml:space="preserve">V </w:t>
      </w:r>
      <w:r>
        <w:rPr>
          <w:rFonts w:ascii="Meiryo" w:hAnsi="Meiryo"/>
          <w:i/>
          <w:spacing w:val="4"/>
          <w:sz w:val="20"/>
        </w:rPr>
        <w:t>|</w:t>
      </w:r>
      <w:r>
        <w:rPr>
          <w:rFonts w:ascii="Bookman Old Style" w:hAnsi="Bookman Old Style"/>
          <w:i/>
          <w:spacing w:val="4"/>
          <w:sz w:val="20"/>
        </w:rPr>
        <w:t>Map</w:t>
      </w:r>
      <w:r>
        <w:rPr>
          <w:rFonts w:ascii="Arial" w:hAnsi="Arial"/>
          <w:i/>
          <w:spacing w:val="4"/>
          <w:position w:val="-2"/>
          <w:sz w:val="14"/>
        </w:rPr>
        <w:t>e</w:t>
      </w:r>
      <w:r>
        <w:rPr>
          <w:rFonts w:ascii="Tahoma" w:hAnsi="Tahoma"/>
          <w:spacing w:val="4"/>
          <w:sz w:val="20"/>
        </w:rPr>
        <w:t>(</w:t>
      </w:r>
      <w:r>
        <w:rPr>
          <w:rFonts w:ascii="Bookman Old Style" w:hAnsi="Bookman Old Style"/>
          <w:i/>
          <w:spacing w:val="4"/>
          <w:sz w:val="20"/>
        </w:rPr>
        <w:t>v</w:t>
      </w:r>
      <w:r>
        <w:rPr>
          <w:rFonts w:ascii="Tahoma" w:hAnsi="Tahoma"/>
          <w:spacing w:val="4"/>
          <w:sz w:val="20"/>
        </w:rPr>
        <w:t xml:space="preserve">)  </w:t>
      </w:r>
      <w:r>
        <w:rPr>
          <w:rFonts w:ascii="Meiryo" w:hAnsi="Meiryo"/>
          <w:i/>
          <w:sz w:val="20"/>
        </w:rPr>
        <w:t>ƒ</w:t>
      </w:r>
      <w:r>
        <w:rPr>
          <w:rFonts w:ascii="Tahoma" w:hAnsi="Tahoma"/>
          <w:sz w:val="20"/>
        </w:rPr>
        <w:t xml:space="preserve">=  </w:t>
      </w:r>
      <w:r>
        <w:rPr>
          <w:rFonts w:ascii="Meiryo" w:hAnsi="Meiryo"/>
          <w:i/>
          <w:sz w:val="20"/>
        </w:rPr>
        <w:t>∅}</w:t>
      </w:r>
      <w:r>
        <w:rPr>
          <w:sz w:val="20"/>
        </w:rPr>
        <w:t xml:space="preserve">.  </w:t>
      </w:r>
      <w:r>
        <w:rPr>
          <w:rFonts w:ascii="Bookman Old Style" w:hAnsi="Bookman Old Style"/>
          <w:i/>
          <w:spacing w:val="5"/>
          <w:sz w:val="20"/>
        </w:rPr>
        <w:t>Prt</w:t>
      </w:r>
      <w:r>
        <w:rPr>
          <w:rFonts w:ascii="Tahoma" w:hAnsi="Tahoma"/>
          <w:spacing w:val="5"/>
          <w:sz w:val="20"/>
        </w:rPr>
        <w:t>(</w:t>
      </w:r>
      <w:r>
        <w:rPr>
          <w:rFonts w:ascii="Bookman Old Style" w:hAnsi="Bookman Old Style"/>
          <w:i/>
          <w:spacing w:val="5"/>
          <w:sz w:val="20"/>
        </w:rPr>
        <w:t>e</w:t>
      </w:r>
      <w:r>
        <w:rPr>
          <w:rFonts w:ascii="Tahoma" w:hAnsi="Tahoma"/>
          <w:spacing w:val="5"/>
          <w:sz w:val="20"/>
        </w:rPr>
        <w:t xml:space="preserve">)  </w:t>
      </w:r>
      <w:r>
        <w:rPr>
          <w:sz w:val="20"/>
        </w:rPr>
        <w:t xml:space="preserve">is an ordered list whose length  is  </w:t>
      </w:r>
      <w:r>
        <w:rPr>
          <w:rFonts w:ascii="Bookman Old Style" w:hAnsi="Bookman Old Style"/>
          <w:i/>
          <w:spacing w:val="3"/>
          <w:sz w:val="20"/>
        </w:rPr>
        <w:t>len</w:t>
      </w:r>
      <w:r>
        <w:rPr>
          <w:rFonts w:ascii="Tahoma" w:hAnsi="Tahoma"/>
          <w:spacing w:val="3"/>
          <w:sz w:val="20"/>
        </w:rPr>
        <w:t>(</w:t>
      </w:r>
      <w:r>
        <w:rPr>
          <w:rFonts w:ascii="Bookman Old Style" w:hAnsi="Bookman Old Style"/>
          <w:i/>
          <w:spacing w:val="3"/>
          <w:sz w:val="20"/>
        </w:rPr>
        <w:t>Prt</w:t>
      </w:r>
      <w:r>
        <w:rPr>
          <w:rFonts w:ascii="Meiryo" w:hAnsi="Meiryo"/>
          <w:i/>
          <w:spacing w:val="3"/>
          <w:sz w:val="20"/>
        </w:rPr>
        <w:t>{</w:t>
      </w:r>
      <w:r>
        <w:rPr>
          <w:rFonts w:ascii="Bookman Old Style" w:hAnsi="Bookman Old Style"/>
          <w:i/>
          <w:spacing w:val="3"/>
          <w:sz w:val="20"/>
        </w:rPr>
        <w:t>e</w:t>
      </w:r>
      <w:r>
        <w:rPr>
          <w:rFonts w:ascii="Meiryo" w:hAnsi="Meiryo"/>
          <w:i/>
          <w:spacing w:val="3"/>
          <w:sz w:val="20"/>
        </w:rPr>
        <w:t>}</w:t>
      </w:r>
      <w:r>
        <w:rPr>
          <w:rFonts w:ascii="Tahoma" w:hAnsi="Tahoma"/>
          <w:spacing w:val="3"/>
          <w:sz w:val="20"/>
        </w:rPr>
        <w:t xml:space="preserve">) </w:t>
      </w:r>
      <w:r>
        <w:rPr>
          <w:sz w:val="20"/>
        </w:rPr>
        <w:t>and elements</w:t>
      </w:r>
    </w:p>
    <w:p w14:paraId="4C17999C" w14:textId="77777777" w:rsidR="00864105" w:rsidRDefault="00A541FA">
      <w:pPr>
        <w:spacing w:before="75" w:line="132" w:lineRule="auto"/>
        <w:ind w:left="659"/>
        <w:rPr>
          <w:sz w:val="20"/>
        </w:rPr>
      </w:pPr>
      <w:r>
        <w:rPr>
          <w:sz w:val="20"/>
        </w:rPr>
        <w:t>are accessed by index (</w:t>
      </w:r>
      <w:r>
        <w:rPr>
          <w:rFonts w:ascii="Bookman Old Style" w:hAnsi="Bookman Old Style"/>
          <w:i/>
          <w:sz w:val="20"/>
        </w:rPr>
        <w:t>get</w:t>
      </w:r>
      <w:r>
        <w:rPr>
          <w:sz w:val="20"/>
        </w:rPr>
        <w:t xml:space="preserve">). The order of </w:t>
      </w:r>
      <w:r>
        <w:rPr>
          <w:rFonts w:ascii="Bookman Old Style" w:hAnsi="Bookman Old Style"/>
          <w:i/>
          <w:sz w:val="20"/>
        </w:rPr>
        <w:t>Prt</w:t>
      </w:r>
      <w:r>
        <w:rPr>
          <w:rFonts w:ascii="Tahoma" w:hAnsi="Tahoma"/>
          <w:sz w:val="20"/>
        </w:rPr>
        <w:t>(</w:t>
      </w:r>
      <w:r>
        <w:rPr>
          <w:rFonts w:ascii="Bookman Old Style" w:hAnsi="Bookman Old Style"/>
          <w:i/>
          <w:sz w:val="20"/>
        </w:rPr>
        <w:t>e</w:t>
      </w:r>
      <w:r>
        <w:rPr>
          <w:rFonts w:ascii="Tahoma" w:hAnsi="Tahoma"/>
          <w:sz w:val="20"/>
        </w:rPr>
        <w:t xml:space="preserve">) </w:t>
      </w:r>
      <w:r>
        <w:rPr>
          <w:sz w:val="20"/>
        </w:rPr>
        <w:t xml:space="preserve">is defined as: </w:t>
      </w:r>
      <w:r>
        <w:rPr>
          <w:rFonts w:ascii="Meiryo" w:hAnsi="Meiryo"/>
          <w:i/>
          <w:sz w:val="20"/>
        </w:rPr>
        <w:t>∀</w:t>
      </w:r>
      <w:r>
        <w:rPr>
          <w:rFonts w:ascii="Bookman Old Style" w:hAnsi="Bookman Old Style"/>
          <w:i/>
          <w:sz w:val="20"/>
        </w:rPr>
        <w:t xml:space="preserve">i, </w:t>
      </w:r>
      <w:r>
        <w:rPr>
          <w:rFonts w:ascii="Bookman Old Style" w:hAnsi="Bookman Old Style"/>
          <w:i/>
          <w:w w:val="115"/>
          <w:sz w:val="20"/>
        </w:rPr>
        <w:t xml:space="preserve">j </w:t>
      </w:r>
      <w:r>
        <w:rPr>
          <w:rFonts w:ascii="Meiryo" w:hAnsi="Meiryo"/>
          <w:i/>
          <w:sz w:val="20"/>
        </w:rPr>
        <w:t xml:space="preserve">≤ </w:t>
      </w:r>
      <w:r>
        <w:rPr>
          <w:rFonts w:ascii="Bookman Old Style" w:hAnsi="Bookman Old Style"/>
          <w:i/>
          <w:sz w:val="20"/>
        </w:rPr>
        <w:t>len</w:t>
      </w:r>
      <w:r>
        <w:rPr>
          <w:rFonts w:ascii="Tahoma" w:hAnsi="Tahoma"/>
          <w:sz w:val="20"/>
        </w:rPr>
        <w:t>(</w:t>
      </w:r>
      <w:r>
        <w:rPr>
          <w:rFonts w:ascii="Bookman Old Style" w:hAnsi="Bookman Old Style"/>
          <w:i/>
          <w:sz w:val="20"/>
        </w:rPr>
        <w:t>Prt</w:t>
      </w:r>
      <w:r>
        <w:rPr>
          <w:rFonts w:ascii="Meiryo" w:hAnsi="Meiryo"/>
          <w:i/>
          <w:sz w:val="20"/>
        </w:rPr>
        <w:t>{</w:t>
      </w:r>
      <w:r>
        <w:rPr>
          <w:rFonts w:ascii="Bookman Old Style" w:hAnsi="Bookman Old Style"/>
          <w:i/>
          <w:sz w:val="20"/>
        </w:rPr>
        <w:t>e</w:t>
      </w:r>
      <w:r>
        <w:rPr>
          <w:rFonts w:ascii="Meiryo" w:hAnsi="Meiryo"/>
          <w:i/>
          <w:sz w:val="20"/>
        </w:rPr>
        <w:t>}</w:t>
      </w:r>
      <w:r>
        <w:rPr>
          <w:rFonts w:ascii="Tahoma" w:hAnsi="Tahoma"/>
          <w:sz w:val="20"/>
        </w:rPr>
        <w:t>)</w:t>
      </w:r>
      <w:r>
        <w:rPr>
          <w:sz w:val="20"/>
        </w:rPr>
        <w:t>,</w:t>
      </w:r>
    </w:p>
    <w:p w14:paraId="406CD01C" w14:textId="77777777" w:rsidR="00864105" w:rsidRDefault="00A541FA">
      <w:pPr>
        <w:spacing w:line="279" w:lineRule="exact"/>
        <w:ind w:left="659"/>
        <w:rPr>
          <w:sz w:val="20"/>
        </w:rPr>
      </w:pPr>
      <w:r>
        <w:rPr>
          <w:w w:val="105"/>
          <w:sz w:val="20"/>
        </w:rPr>
        <w:t xml:space="preserve">if </w:t>
      </w:r>
      <w:r>
        <w:rPr>
          <w:rFonts w:ascii="Bookman Old Style" w:hAnsi="Bookman Old Style"/>
          <w:i/>
          <w:w w:val="105"/>
          <w:sz w:val="20"/>
        </w:rPr>
        <w:t>i &lt; j,</w:t>
      </w:r>
      <w:r>
        <w:rPr>
          <w:rFonts w:ascii="Bookman Old Style" w:hAnsi="Bookman Old Style"/>
          <w:i/>
          <w:spacing w:val="-51"/>
          <w:w w:val="105"/>
          <w:sz w:val="20"/>
        </w:rPr>
        <w:t xml:space="preserve"> </w:t>
      </w:r>
      <w:r>
        <w:rPr>
          <w:rFonts w:ascii="Bookman Old Style" w:hAnsi="Bookman Old Style"/>
          <w:i/>
          <w:spacing w:val="2"/>
          <w:w w:val="105"/>
          <w:sz w:val="20"/>
        </w:rPr>
        <w:t>dp</w:t>
      </w:r>
      <w:r>
        <w:rPr>
          <w:rFonts w:ascii="Tahoma" w:hAnsi="Tahoma"/>
          <w:spacing w:val="2"/>
          <w:w w:val="105"/>
          <w:sz w:val="20"/>
        </w:rPr>
        <w:t>(</w:t>
      </w:r>
      <w:r>
        <w:rPr>
          <w:rFonts w:ascii="Bookman Old Style" w:hAnsi="Bookman Old Style"/>
          <w:i/>
          <w:spacing w:val="2"/>
          <w:w w:val="105"/>
          <w:sz w:val="20"/>
        </w:rPr>
        <w:t>Prt</w:t>
      </w:r>
      <w:r>
        <w:rPr>
          <w:rFonts w:ascii="Tahoma" w:hAnsi="Tahoma"/>
          <w:spacing w:val="2"/>
          <w:w w:val="105"/>
          <w:sz w:val="20"/>
        </w:rPr>
        <w:t>(</w:t>
      </w:r>
      <w:r>
        <w:rPr>
          <w:rFonts w:ascii="Bookman Old Style" w:hAnsi="Bookman Old Style"/>
          <w:i/>
          <w:spacing w:val="2"/>
          <w:w w:val="105"/>
          <w:sz w:val="20"/>
        </w:rPr>
        <w:t>e</w:t>
      </w:r>
      <w:r>
        <w:rPr>
          <w:rFonts w:ascii="Tahoma" w:hAnsi="Tahoma"/>
          <w:spacing w:val="2"/>
          <w:w w:val="105"/>
          <w:sz w:val="20"/>
        </w:rPr>
        <w:t>)</w:t>
      </w:r>
      <w:r>
        <w:rPr>
          <w:rFonts w:ascii="Bookman Old Style" w:hAnsi="Bookman Old Style"/>
          <w:i/>
          <w:spacing w:val="2"/>
          <w:w w:val="105"/>
          <w:sz w:val="20"/>
        </w:rPr>
        <w:t>.get</w:t>
      </w:r>
      <w:r>
        <w:rPr>
          <w:rFonts w:ascii="Tahoma" w:hAnsi="Tahoma"/>
          <w:spacing w:val="2"/>
          <w:w w:val="105"/>
          <w:sz w:val="20"/>
        </w:rPr>
        <w:t>(</w:t>
      </w:r>
      <w:r>
        <w:rPr>
          <w:rFonts w:ascii="Bookman Old Style" w:hAnsi="Bookman Old Style"/>
          <w:i/>
          <w:spacing w:val="2"/>
          <w:w w:val="105"/>
          <w:sz w:val="20"/>
        </w:rPr>
        <w:t>i</w:t>
      </w:r>
      <w:r>
        <w:rPr>
          <w:rFonts w:ascii="Tahoma" w:hAnsi="Tahoma"/>
          <w:spacing w:val="2"/>
          <w:w w:val="105"/>
          <w:sz w:val="20"/>
        </w:rPr>
        <w:t xml:space="preserve">)) </w:t>
      </w:r>
      <w:r>
        <w:rPr>
          <w:rFonts w:ascii="Meiryo" w:hAnsi="Meiryo"/>
          <w:i/>
          <w:w w:val="105"/>
          <w:sz w:val="20"/>
        </w:rPr>
        <w:t>≥</w:t>
      </w:r>
      <w:r>
        <w:rPr>
          <w:rFonts w:ascii="Meiryo" w:hAnsi="Meiryo"/>
          <w:i/>
          <w:spacing w:val="-50"/>
          <w:w w:val="105"/>
          <w:sz w:val="20"/>
        </w:rPr>
        <w:t xml:space="preserve"> </w:t>
      </w:r>
      <w:r>
        <w:rPr>
          <w:rFonts w:ascii="Bookman Old Style" w:hAnsi="Bookman Old Style"/>
          <w:i/>
          <w:spacing w:val="2"/>
          <w:w w:val="105"/>
          <w:sz w:val="20"/>
        </w:rPr>
        <w:t>dp</w:t>
      </w:r>
      <w:r>
        <w:rPr>
          <w:rFonts w:ascii="Tahoma" w:hAnsi="Tahoma"/>
          <w:spacing w:val="2"/>
          <w:w w:val="105"/>
          <w:sz w:val="20"/>
        </w:rPr>
        <w:t>(</w:t>
      </w:r>
      <w:r>
        <w:rPr>
          <w:rFonts w:ascii="Bookman Old Style" w:hAnsi="Bookman Old Style"/>
          <w:i/>
          <w:spacing w:val="2"/>
          <w:w w:val="105"/>
          <w:sz w:val="20"/>
        </w:rPr>
        <w:t>Prt</w:t>
      </w:r>
      <w:r>
        <w:rPr>
          <w:rFonts w:ascii="Tahoma" w:hAnsi="Tahoma"/>
          <w:spacing w:val="2"/>
          <w:w w:val="105"/>
          <w:sz w:val="20"/>
        </w:rPr>
        <w:t>(</w:t>
      </w:r>
      <w:r>
        <w:rPr>
          <w:rFonts w:ascii="Bookman Old Style" w:hAnsi="Bookman Old Style"/>
          <w:i/>
          <w:spacing w:val="2"/>
          <w:w w:val="105"/>
          <w:sz w:val="20"/>
        </w:rPr>
        <w:t>e</w:t>
      </w:r>
      <w:r>
        <w:rPr>
          <w:rFonts w:ascii="Tahoma" w:hAnsi="Tahoma"/>
          <w:spacing w:val="2"/>
          <w:w w:val="105"/>
          <w:sz w:val="20"/>
        </w:rPr>
        <w:t>)</w:t>
      </w:r>
      <w:r>
        <w:rPr>
          <w:rFonts w:ascii="Bookman Old Style" w:hAnsi="Bookman Old Style"/>
          <w:i/>
          <w:spacing w:val="2"/>
          <w:w w:val="105"/>
          <w:sz w:val="20"/>
        </w:rPr>
        <w:t>.get</w:t>
      </w:r>
      <w:r>
        <w:rPr>
          <w:rFonts w:ascii="Tahoma" w:hAnsi="Tahoma"/>
          <w:spacing w:val="2"/>
          <w:w w:val="105"/>
          <w:sz w:val="20"/>
        </w:rPr>
        <w:t>(</w:t>
      </w:r>
      <w:r>
        <w:rPr>
          <w:rFonts w:ascii="Bookman Old Style" w:hAnsi="Bookman Old Style"/>
          <w:i/>
          <w:spacing w:val="2"/>
          <w:w w:val="105"/>
          <w:sz w:val="20"/>
        </w:rPr>
        <w:t>j</w:t>
      </w:r>
      <w:r>
        <w:rPr>
          <w:rFonts w:ascii="Tahoma" w:hAnsi="Tahoma"/>
          <w:spacing w:val="2"/>
          <w:w w:val="105"/>
          <w:sz w:val="20"/>
        </w:rPr>
        <w:t>))</w:t>
      </w:r>
      <w:r>
        <w:rPr>
          <w:spacing w:val="2"/>
          <w:w w:val="105"/>
          <w:sz w:val="20"/>
        </w:rPr>
        <w:t>.</w:t>
      </w:r>
    </w:p>
    <w:p w14:paraId="2978A53B" w14:textId="77777777" w:rsidR="00864105" w:rsidRDefault="00864105">
      <w:pPr>
        <w:pStyle w:val="Corpsdetexte"/>
        <w:spacing w:before="2"/>
        <w:rPr>
          <w:sz w:val="21"/>
        </w:rPr>
      </w:pPr>
    </w:p>
    <w:p w14:paraId="146780DC" w14:textId="0680D764" w:rsidR="00864105" w:rsidRDefault="006A4EFD">
      <w:pPr>
        <w:ind w:left="1325" w:right="1066"/>
        <w:jc w:val="center"/>
        <w:rPr>
          <w:sz w:val="16"/>
        </w:rPr>
      </w:pPr>
      <w:r>
        <w:rPr>
          <w:noProof/>
        </w:rPr>
        <mc:AlternateContent>
          <mc:Choice Requires="wpg">
            <w:drawing>
              <wp:anchor distT="0" distB="0" distL="114300" distR="114300" simplePos="0" relativeHeight="503274152" behindDoc="1" locked="0" layoutInCell="1" allowOverlap="1" wp14:anchorId="52A78D95" wp14:editId="1BB4E9FA">
                <wp:simplePos x="0" y="0"/>
                <wp:positionH relativeFrom="page">
                  <wp:posOffset>556895</wp:posOffset>
                </wp:positionH>
                <wp:positionV relativeFrom="paragraph">
                  <wp:posOffset>92075</wp:posOffset>
                </wp:positionV>
                <wp:extent cx="3317875" cy="632460"/>
                <wp:effectExtent l="4445" t="7620" r="1905" b="7620"/>
                <wp:wrapNone/>
                <wp:docPr id="53"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7875" cy="632460"/>
                          <a:chOff x="877" y="145"/>
                          <a:chExt cx="5225" cy="996"/>
                        </a:xfrm>
                      </wpg:grpSpPr>
                      <wps:wsp>
                        <wps:cNvPr id="54" name="Line 83"/>
                        <wps:cNvCnPr>
                          <a:cxnSpLocks noChangeShapeType="1"/>
                        </wps:cNvCnPr>
                        <wps:spPr bwMode="auto">
                          <a:xfrm>
                            <a:off x="911" y="183"/>
                            <a:ext cx="5157" cy="0"/>
                          </a:xfrm>
                          <a:prstGeom prst="line">
                            <a:avLst/>
                          </a:prstGeom>
                          <a:noFill/>
                          <a:ln w="43015">
                            <a:solidFill>
                              <a:srgbClr val="FFFFFF"/>
                            </a:solidFill>
                            <a:round/>
                            <a:headEnd/>
                            <a:tailEnd/>
                          </a:ln>
                          <a:extLst>
                            <a:ext uri="{909E8E84-426E-40DD-AFC4-6F175D3DCCD1}">
                              <a14:hiddenFill xmlns:a14="http://schemas.microsoft.com/office/drawing/2010/main">
                                <a:noFill/>
                              </a14:hiddenFill>
                            </a:ext>
                          </a:extLst>
                        </wps:spPr>
                        <wps:bodyPr/>
                      </wps:wsp>
                      <wps:wsp>
                        <wps:cNvPr id="55" name="Line 82"/>
                        <wps:cNvCnPr>
                          <a:cxnSpLocks noChangeShapeType="1"/>
                        </wps:cNvCnPr>
                        <wps:spPr bwMode="auto">
                          <a:xfrm>
                            <a:off x="915" y="21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56" name="Line 81"/>
                        <wps:cNvCnPr>
                          <a:cxnSpLocks noChangeShapeType="1"/>
                        </wps:cNvCnPr>
                        <wps:spPr bwMode="auto">
                          <a:xfrm>
                            <a:off x="911" y="153"/>
                            <a:ext cx="68"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57" name="Line 80"/>
                        <wps:cNvCnPr>
                          <a:cxnSpLocks noChangeShapeType="1"/>
                        </wps:cNvCnPr>
                        <wps:spPr bwMode="auto">
                          <a:xfrm>
                            <a:off x="979" y="153"/>
                            <a:ext cx="5021"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58" name="Line 79"/>
                        <wps:cNvCnPr>
                          <a:cxnSpLocks noChangeShapeType="1"/>
                        </wps:cNvCnPr>
                        <wps:spPr bwMode="auto">
                          <a:xfrm>
                            <a:off x="6000" y="153"/>
                            <a:ext cx="68"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59" name="Line 78"/>
                        <wps:cNvCnPr>
                          <a:cxnSpLocks noChangeShapeType="1"/>
                        </wps:cNvCnPr>
                        <wps:spPr bwMode="auto">
                          <a:xfrm>
                            <a:off x="6064" y="21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60" name="Line 77"/>
                        <wps:cNvCnPr>
                          <a:cxnSpLocks noChangeShapeType="1"/>
                        </wps:cNvCnPr>
                        <wps:spPr bwMode="auto">
                          <a:xfrm>
                            <a:off x="915" y="33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61" name="Line 76"/>
                        <wps:cNvCnPr>
                          <a:cxnSpLocks noChangeShapeType="1"/>
                        </wps:cNvCnPr>
                        <wps:spPr bwMode="auto">
                          <a:xfrm>
                            <a:off x="6064" y="33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62" name="Line 75"/>
                        <wps:cNvCnPr>
                          <a:cxnSpLocks noChangeShapeType="1"/>
                        </wps:cNvCnPr>
                        <wps:spPr bwMode="auto">
                          <a:xfrm>
                            <a:off x="915" y="45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63" name="Rectangle 74"/>
                        <wps:cNvSpPr>
                          <a:spLocks noChangeArrowheads="1"/>
                        </wps:cNvSpPr>
                        <wps:spPr bwMode="auto">
                          <a:xfrm>
                            <a:off x="979" y="337"/>
                            <a:ext cx="5021" cy="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 name="Line 73"/>
                        <wps:cNvCnPr>
                          <a:cxnSpLocks noChangeShapeType="1"/>
                        </wps:cNvCnPr>
                        <wps:spPr bwMode="auto">
                          <a:xfrm>
                            <a:off x="6064" y="45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65" name="Line 72"/>
                        <wps:cNvCnPr>
                          <a:cxnSpLocks noChangeShapeType="1"/>
                        </wps:cNvCnPr>
                        <wps:spPr bwMode="auto">
                          <a:xfrm>
                            <a:off x="915" y="57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71"/>
                        <wps:cNvSpPr>
                          <a:spLocks noChangeArrowheads="1"/>
                        </wps:cNvSpPr>
                        <wps:spPr bwMode="auto">
                          <a:xfrm>
                            <a:off x="979" y="456"/>
                            <a:ext cx="5021" cy="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 name="Line 70"/>
                        <wps:cNvCnPr>
                          <a:cxnSpLocks noChangeShapeType="1"/>
                        </wps:cNvCnPr>
                        <wps:spPr bwMode="auto">
                          <a:xfrm>
                            <a:off x="6064" y="57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68" name="Line 69"/>
                        <wps:cNvCnPr>
                          <a:cxnSpLocks noChangeShapeType="1"/>
                        </wps:cNvCnPr>
                        <wps:spPr bwMode="auto">
                          <a:xfrm>
                            <a:off x="915" y="711"/>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69" name="Line 68"/>
                        <wps:cNvCnPr>
                          <a:cxnSpLocks noChangeShapeType="1"/>
                        </wps:cNvCnPr>
                        <wps:spPr bwMode="auto">
                          <a:xfrm>
                            <a:off x="6064" y="711"/>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70" name="Line 67"/>
                        <wps:cNvCnPr>
                          <a:cxnSpLocks noChangeShapeType="1"/>
                        </wps:cNvCnPr>
                        <wps:spPr bwMode="auto">
                          <a:xfrm>
                            <a:off x="915" y="830"/>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71" name="Rectangle 66"/>
                        <wps:cNvSpPr>
                          <a:spLocks noChangeArrowheads="1"/>
                        </wps:cNvSpPr>
                        <wps:spPr bwMode="auto">
                          <a:xfrm>
                            <a:off x="979" y="711"/>
                            <a:ext cx="5021" cy="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 name="Line 65"/>
                        <wps:cNvCnPr>
                          <a:cxnSpLocks noChangeShapeType="1"/>
                        </wps:cNvCnPr>
                        <wps:spPr bwMode="auto">
                          <a:xfrm>
                            <a:off x="6064" y="830"/>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73" name="Line 64"/>
                        <wps:cNvCnPr>
                          <a:cxnSpLocks noChangeShapeType="1"/>
                        </wps:cNvCnPr>
                        <wps:spPr bwMode="auto">
                          <a:xfrm>
                            <a:off x="915" y="950"/>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74" name="Line 63"/>
                        <wps:cNvCnPr>
                          <a:cxnSpLocks noChangeShapeType="1"/>
                        </wps:cNvCnPr>
                        <wps:spPr bwMode="auto">
                          <a:xfrm>
                            <a:off x="6064" y="950"/>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75" name="Line 62"/>
                        <wps:cNvCnPr>
                          <a:cxnSpLocks noChangeShapeType="1"/>
                        </wps:cNvCnPr>
                        <wps:spPr bwMode="auto">
                          <a:xfrm>
                            <a:off x="915" y="1070"/>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76" name="Line 61"/>
                        <wps:cNvCnPr>
                          <a:cxnSpLocks noChangeShapeType="1"/>
                        </wps:cNvCnPr>
                        <wps:spPr bwMode="auto">
                          <a:xfrm>
                            <a:off x="6064" y="1070"/>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77" name="Line 60"/>
                        <wps:cNvCnPr>
                          <a:cxnSpLocks noChangeShapeType="1"/>
                        </wps:cNvCnPr>
                        <wps:spPr bwMode="auto">
                          <a:xfrm>
                            <a:off x="915" y="113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78" name="Line 59"/>
                        <wps:cNvCnPr>
                          <a:cxnSpLocks noChangeShapeType="1"/>
                        </wps:cNvCnPr>
                        <wps:spPr bwMode="auto">
                          <a:xfrm>
                            <a:off x="911" y="1133"/>
                            <a:ext cx="68"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79" name="Line 58"/>
                        <wps:cNvCnPr>
                          <a:cxnSpLocks noChangeShapeType="1"/>
                        </wps:cNvCnPr>
                        <wps:spPr bwMode="auto">
                          <a:xfrm>
                            <a:off x="979" y="1133"/>
                            <a:ext cx="5021"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80" name="Line 57"/>
                        <wps:cNvCnPr>
                          <a:cxnSpLocks noChangeShapeType="1"/>
                        </wps:cNvCnPr>
                        <wps:spPr bwMode="auto">
                          <a:xfrm>
                            <a:off x="6000" y="1133"/>
                            <a:ext cx="68"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81" name="Line 56"/>
                        <wps:cNvCnPr>
                          <a:cxnSpLocks noChangeShapeType="1"/>
                        </wps:cNvCnPr>
                        <wps:spPr bwMode="auto">
                          <a:xfrm>
                            <a:off x="6064" y="113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82" name="Text Box 55"/>
                        <wps:cNvSpPr txBox="1">
                          <a:spLocks noChangeArrowheads="1"/>
                        </wps:cNvSpPr>
                        <wps:spPr bwMode="auto">
                          <a:xfrm>
                            <a:off x="915" y="183"/>
                            <a:ext cx="5149" cy="9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187DA" w14:textId="77777777" w:rsidR="00A541FA" w:rsidRDefault="00A541FA">
                              <w:pPr>
                                <w:spacing w:line="123" w:lineRule="exact"/>
                                <w:ind w:left="58" w:right="4110"/>
                                <w:jc w:val="center"/>
                                <w:rPr>
                                  <w:rFonts w:ascii="Arial" w:hAnsi="Arial"/>
                                  <w:sz w:val="10"/>
                                </w:rPr>
                              </w:pPr>
                              <w:r>
                                <w:rPr>
                                  <w:rFonts w:ascii="Meiryo" w:hAnsi="Meiryo"/>
                                  <w:i/>
                                  <w:w w:val="105"/>
                                  <w:sz w:val="10"/>
                                </w:rPr>
                                <w:t xml:space="preserve">∀  </w:t>
                              </w:r>
                              <w:r>
                                <w:rPr>
                                  <w:w w:val="105"/>
                                  <w:sz w:val="10"/>
                                </w:rPr>
                                <w:t xml:space="preserve">i t em  </w:t>
                              </w:r>
                              <w:r>
                                <w:rPr>
                                  <w:rFonts w:ascii="Meiryo" w:hAnsi="Meiryo"/>
                                  <w:i/>
                                  <w:w w:val="105"/>
                                  <w:sz w:val="10"/>
                                </w:rPr>
                                <w:t xml:space="preserve">∈ </w:t>
                              </w:r>
                              <w:r>
                                <w:rPr>
                                  <w:rFonts w:ascii="Arial" w:hAnsi="Arial"/>
                                  <w:i/>
                                  <w:w w:val="135"/>
                                  <w:sz w:val="10"/>
                                </w:rPr>
                                <w:t>Lm</w:t>
                              </w:r>
                              <w:r>
                                <w:rPr>
                                  <w:rFonts w:ascii="Arial" w:hAnsi="Arial"/>
                                  <w:w w:val="135"/>
                                  <w:sz w:val="10"/>
                                </w:rPr>
                                <w:t>(</w:t>
                              </w:r>
                              <w:r>
                                <w:rPr>
                                  <w:rFonts w:ascii="Arial" w:hAnsi="Arial"/>
                                  <w:i/>
                                  <w:w w:val="135"/>
                                  <w:sz w:val="10"/>
                                </w:rPr>
                                <w:t>e</w:t>
                              </w:r>
                              <w:r>
                                <w:rPr>
                                  <w:rFonts w:ascii="Arial" w:hAnsi="Arial"/>
                                  <w:w w:val="135"/>
                                  <w:sz w:val="10"/>
                                </w:rPr>
                                <w:t>)</w:t>
                              </w:r>
                            </w:p>
                            <w:p w14:paraId="33657775" w14:textId="77777777" w:rsidR="00A541FA" w:rsidRDefault="00A541FA">
                              <w:pPr>
                                <w:spacing w:line="120" w:lineRule="exact"/>
                                <w:ind w:left="183"/>
                                <w:rPr>
                                  <w:rFonts w:ascii="Arial" w:hAnsi="Arial"/>
                                  <w:sz w:val="10"/>
                                </w:rPr>
                              </w:pPr>
                              <w:r>
                                <w:rPr>
                                  <w:rFonts w:ascii="Meiryo" w:hAnsi="Meiryo"/>
                                  <w:i/>
                                  <w:w w:val="130"/>
                                  <w:position w:val="2"/>
                                  <w:sz w:val="10"/>
                                </w:rPr>
                                <w:t>∀</w:t>
                              </w:r>
                              <w:r>
                                <w:rPr>
                                  <w:rFonts w:ascii="Arial" w:hAnsi="Arial"/>
                                  <w:i/>
                                  <w:w w:val="130"/>
                                  <w:position w:val="2"/>
                                  <w:sz w:val="10"/>
                                </w:rPr>
                                <w:t xml:space="preserve">s  </w:t>
                              </w:r>
                              <w:r>
                                <w:rPr>
                                  <w:rFonts w:ascii="Meiryo" w:hAnsi="Meiryo"/>
                                  <w:i/>
                                  <w:w w:val="130"/>
                                  <w:position w:val="2"/>
                                  <w:sz w:val="10"/>
                                </w:rPr>
                                <w:t xml:space="preserve">∈ </w:t>
                              </w:r>
                              <w:r>
                                <w:rPr>
                                  <w:rFonts w:ascii="Arial" w:hAnsi="Arial"/>
                                  <w:i/>
                                  <w:w w:val="130"/>
                                  <w:position w:val="2"/>
                                  <w:sz w:val="10"/>
                                </w:rPr>
                                <w:t>Map</w:t>
                              </w:r>
                              <w:r>
                                <w:rPr>
                                  <w:rFonts w:ascii="Arial" w:hAnsi="Arial"/>
                                  <w:i/>
                                  <w:w w:val="130"/>
                                  <w:sz w:val="10"/>
                                </w:rPr>
                                <w:t>e</w:t>
                              </w:r>
                              <w:r>
                                <w:rPr>
                                  <w:rFonts w:ascii="Arial" w:hAnsi="Arial"/>
                                  <w:w w:val="130"/>
                                  <w:position w:val="2"/>
                                  <w:sz w:val="10"/>
                                </w:rPr>
                                <w:t>(</w:t>
                              </w:r>
                              <w:r>
                                <w:rPr>
                                  <w:rFonts w:ascii="Arial" w:hAnsi="Arial"/>
                                  <w:i/>
                                  <w:w w:val="130"/>
                                  <w:position w:val="2"/>
                                  <w:sz w:val="10"/>
                                </w:rPr>
                                <w:t>item</w:t>
                              </w:r>
                              <w:r>
                                <w:rPr>
                                  <w:rFonts w:ascii="Arial" w:hAnsi="Arial"/>
                                  <w:w w:val="130"/>
                                  <w:position w:val="2"/>
                                  <w:sz w:val="10"/>
                                </w:rPr>
                                <w:t>)</w:t>
                              </w:r>
                            </w:p>
                            <w:p w14:paraId="56A4A55C" w14:textId="77777777" w:rsidR="00A541FA" w:rsidRDefault="00A541FA">
                              <w:pPr>
                                <w:spacing w:line="131" w:lineRule="exact"/>
                                <w:ind w:left="302"/>
                                <w:rPr>
                                  <w:rFonts w:ascii="Meiryo" w:hAnsi="Meiryo"/>
                                  <w:i/>
                                  <w:sz w:val="10"/>
                                </w:rPr>
                              </w:pPr>
                              <w:r>
                                <w:rPr>
                                  <w:rFonts w:ascii="Arial" w:hAnsi="Arial"/>
                                  <w:i/>
                                  <w:w w:val="150"/>
                                  <w:sz w:val="10"/>
                                </w:rPr>
                                <w:t>T</w:t>
                              </w:r>
                              <w:r>
                                <w:rPr>
                                  <w:rFonts w:ascii="Arial" w:hAnsi="Arial"/>
                                  <w:i/>
                                  <w:w w:val="150"/>
                                  <w:position w:val="-1"/>
                                  <w:sz w:val="10"/>
                                </w:rPr>
                                <w:t xml:space="preserve">s </w:t>
                              </w:r>
                              <w:r>
                                <w:rPr>
                                  <w:rFonts w:ascii="Arial" w:hAnsi="Arial"/>
                                  <w:w w:val="150"/>
                                  <w:sz w:val="10"/>
                                </w:rPr>
                                <w:t xml:space="preserve">= </w:t>
                              </w:r>
                              <w:r>
                                <w:rPr>
                                  <w:rFonts w:ascii="Meiryo" w:hAnsi="Meiryo"/>
                                  <w:i/>
                                  <w:w w:val="150"/>
                                  <w:sz w:val="10"/>
                                </w:rPr>
                                <w:t>{</w:t>
                              </w:r>
                              <w:r>
                                <w:rPr>
                                  <w:rFonts w:ascii="Arial" w:hAnsi="Arial"/>
                                  <w:i/>
                                  <w:w w:val="150"/>
                                  <w:sz w:val="10"/>
                                </w:rPr>
                                <w:t xml:space="preserve">t </w:t>
                              </w:r>
                              <w:r>
                                <w:rPr>
                                  <w:rFonts w:ascii="Meiryo" w:hAnsi="Meiryo"/>
                                  <w:i/>
                                  <w:w w:val="145"/>
                                  <w:sz w:val="10"/>
                                </w:rPr>
                                <w:t xml:space="preserve">∈ </w:t>
                              </w:r>
                              <w:r>
                                <w:rPr>
                                  <w:rFonts w:ascii="Arial" w:hAnsi="Arial"/>
                                  <w:i/>
                                  <w:w w:val="150"/>
                                  <w:sz w:val="10"/>
                                </w:rPr>
                                <w:t>T</w:t>
                              </w:r>
                              <w:r>
                                <w:rPr>
                                  <w:rFonts w:ascii="Arial" w:hAnsi="Arial"/>
                                  <w:i/>
                                  <w:w w:val="150"/>
                                  <w:position w:val="-2"/>
                                  <w:sz w:val="10"/>
                                </w:rPr>
                                <w:t xml:space="preserve">trig </w:t>
                              </w:r>
                              <w:r>
                                <w:rPr>
                                  <w:rFonts w:ascii="Arial" w:hAnsi="Arial"/>
                                  <w:w w:val="150"/>
                                  <w:sz w:val="10"/>
                                </w:rPr>
                                <w:t>(</w:t>
                              </w:r>
                              <w:r>
                                <w:rPr>
                                  <w:rFonts w:ascii="Arial" w:hAnsi="Arial"/>
                                  <w:i/>
                                  <w:w w:val="150"/>
                                  <w:sz w:val="10"/>
                                </w:rPr>
                                <w:t>e</w:t>
                              </w:r>
                              <w:r>
                                <w:rPr>
                                  <w:rFonts w:ascii="Arial" w:hAnsi="Arial"/>
                                  <w:w w:val="150"/>
                                  <w:sz w:val="10"/>
                                </w:rPr>
                                <w:t>)</w:t>
                              </w:r>
                              <w:r>
                                <w:rPr>
                                  <w:rFonts w:ascii="Meiryo" w:hAnsi="Meiryo"/>
                                  <w:i/>
                                  <w:w w:val="150"/>
                                  <w:sz w:val="10"/>
                                </w:rPr>
                                <w:t>|</w:t>
                              </w:r>
                              <w:r>
                                <w:rPr>
                                  <w:rFonts w:ascii="Arial" w:hAnsi="Arial"/>
                                  <w:i/>
                                  <w:w w:val="150"/>
                                  <w:sz w:val="10"/>
                                </w:rPr>
                                <w:t>src</w:t>
                              </w:r>
                              <w:r>
                                <w:rPr>
                                  <w:rFonts w:ascii="Arial" w:hAnsi="Arial"/>
                                  <w:w w:val="150"/>
                                  <w:sz w:val="10"/>
                                </w:rPr>
                                <w:t>(</w:t>
                              </w:r>
                              <w:r>
                                <w:rPr>
                                  <w:rFonts w:ascii="Arial" w:hAnsi="Arial"/>
                                  <w:i/>
                                  <w:w w:val="150"/>
                                  <w:sz w:val="10"/>
                                </w:rPr>
                                <w:t>t</w:t>
                              </w:r>
                              <w:r>
                                <w:rPr>
                                  <w:rFonts w:ascii="Arial" w:hAnsi="Arial"/>
                                  <w:w w:val="150"/>
                                  <w:sz w:val="10"/>
                                </w:rPr>
                                <w:t xml:space="preserve">) = </w:t>
                              </w:r>
                              <w:r>
                                <w:rPr>
                                  <w:rFonts w:ascii="Arial" w:hAnsi="Arial"/>
                                  <w:i/>
                                  <w:w w:val="150"/>
                                  <w:sz w:val="10"/>
                                </w:rPr>
                                <w:t>s</w:t>
                              </w:r>
                              <w:r>
                                <w:rPr>
                                  <w:rFonts w:ascii="Meiryo" w:hAnsi="Meiryo"/>
                                  <w:i/>
                                  <w:w w:val="150"/>
                                  <w:sz w:val="10"/>
                                </w:rPr>
                                <w:t>}</w:t>
                              </w:r>
                            </w:p>
                            <w:p w14:paraId="05689CCE" w14:textId="77777777" w:rsidR="00A541FA" w:rsidRDefault="00A541FA">
                              <w:pPr>
                                <w:spacing w:line="153" w:lineRule="exact"/>
                                <w:ind w:left="302"/>
                                <w:rPr>
                                  <w:rFonts w:ascii="Arial" w:hAnsi="Arial"/>
                                  <w:i/>
                                  <w:sz w:val="10"/>
                                </w:rPr>
                              </w:pPr>
                              <w:r>
                                <w:rPr>
                                  <w:rFonts w:ascii="Meiryo" w:hAnsi="Meiryo"/>
                                  <w:i/>
                                  <w:w w:val="80"/>
                                  <w:position w:val="2"/>
                                  <w:sz w:val="10"/>
                                </w:rPr>
                                <w:t>∀</w:t>
                              </w:r>
                              <w:r>
                                <w:rPr>
                                  <w:rFonts w:ascii="Arial" w:hAnsi="Arial"/>
                                  <w:i/>
                                  <w:w w:val="201"/>
                                  <w:position w:val="2"/>
                                  <w:sz w:val="10"/>
                                </w:rPr>
                                <w:t>t</w:t>
                              </w:r>
                              <w:r>
                                <w:rPr>
                                  <w:rFonts w:ascii="Arial" w:hAnsi="Arial"/>
                                  <w:i/>
                                  <w:spacing w:val="13"/>
                                  <w:position w:val="2"/>
                                  <w:sz w:val="10"/>
                                </w:rPr>
                                <w:t xml:space="preserve"> </w:t>
                              </w:r>
                              <w:r>
                                <w:rPr>
                                  <w:rFonts w:ascii="Meiryo" w:hAnsi="Meiryo"/>
                                  <w:i/>
                                  <w:w w:val="117"/>
                                  <w:position w:val="2"/>
                                  <w:sz w:val="10"/>
                                </w:rPr>
                                <w:t>∈</w:t>
                              </w:r>
                              <w:r>
                                <w:rPr>
                                  <w:rFonts w:ascii="Meiryo" w:hAnsi="Meiryo"/>
                                  <w:i/>
                                  <w:spacing w:val="6"/>
                                  <w:position w:val="2"/>
                                  <w:sz w:val="10"/>
                                </w:rPr>
                                <w:t xml:space="preserve"> </w:t>
                              </w:r>
                              <w:r>
                                <w:rPr>
                                  <w:rFonts w:ascii="Arial" w:hAnsi="Arial"/>
                                  <w:i/>
                                  <w:w w:val="135"/>
                                  <w:position w:val="2"/>
                                  <w:sz w:val="10"/>
                                </w:rPr>
                                <w:t>T</w:t>
                              </w:r>
                              <w:r>
                                <w:rPr>
                                  <w:rFonts w:ascii="Arial" w:hAnsi="Arial"/>
                                  <w:i/>
                                  <w:w w:val="133"/>
                                  <w:sz w:val="10"/>
                                </w:rPr>
                                <w:t>s</w:t>
                              </w:r>
                            </w:p>
                            <w:p w14:paraId="19545145" w14:textId="77777777" w:rsidR="00A541FA" w:rsidRDefault="00A541FA">
                              <w:pPr>
                                <w:spacing w:line="106" w:lineRule="exact"/>
                                <w:ind w:left="422"/>
                                <w:rPr>
                                  <w:rFonts w:ascii="Arial"/>
                                  <w:sz w:val="10"/>
                                </w:rPr>
                              </w:pPr>
                              <w:r>
                                <w:rPr>
                                  <w:rFonts w:ascii="Arial"/>
                                  <w:i/>
                                  <w:w w:val="145"/>
                                  <w:sz w:val="10"/>
                                </w:rPr>
                                <w:t>GENERAT E</w:t>
                              </w:r>
                              <w:r>
                                <w:rPr>
                                  <w:w w:val="145"/>
                                  <w:sz w:val="10"/>
                                </w:rPr>
                                <w:t>_</w:t>
                              </w:r>
                              <w:r>
                                <w:rPr>
                                  <w:rFonts w:ascii="Arial"/>
                                  <w:i/>
                                  <w:w w:val="145"/>
                                  <w:sz w:val="10"/>
                                </w:rPr>
                                <w:t>ST AT E</w:t>
                              </w:r>
                              <w:r>
                                <w:rPr>
                                  <w:w w:val="145"/>
                                  <w:sz w:val="10"/>
                                </w:rPr>
                                <w:t>_</w:t>
                              </w:r>
                              <w:r>
                                <w:rPr>
                                  <w:rFonts w:ascii="Arial"/>
                                  <w:i/>
                                  <w:w w:val="145"/>
                                  <w:sz w:val="10"/>
                                </w:rPr>
                                <w:t xml:space="preserve">EV ENT </w:t>
                              </w:r>
                              <w:r>
                                <w:rPr>
                                  <w:w w:val="145"/>
                                  <w:sz w:val="10"/>
                                </w:rPr>
                                <w:t>_</w:t>
                              </w:r>
                              <w:r>
                                <w:rPr>
                                  <w:rFonts w:ascii="Arial"/>
                                  <w:i/>
                                  <w:w w:val="145"/>
                                  <w:sz w:val="10"/>
                                </w:rPr>
                                <w:t>CHECK</w:t>
                              </w:r>
                              <w:r>
                                <w:rPr>
                                  <w:rFonts w:ascii="Arial"/>
                                  <w:w w:val="145"/>
                                  <w:sz w:val="10"/>
                                </w:rPr>
                                <w:t>(</w:t>
                              </w:r>
                              <w:r>
                                <w:rPr>
                                  <w:rFonts w:ascii="Arial"/>
                                  <w:i/>
                                  <w:w w:val="145"/>
                                  <w:sz w:val="10"/>
                                </w:rPr>
                                <w:t xml:space="preserve">s, </w:t>
                              </w:r>
                              <w:r>
                                <w:rPr>
                                  <w:rFonts w:ascii="Arial"/>
                                  <w:i/>
                                  <w:w w:val="155"/>
                                  <w:sz w:val="10"/>
                                </w:rPr>
                                <w:t xml:space="preserve">t, </w:t>
                              </w:r>
                              <w:r>
                                <w:rPr>
                                  <w:rFonts w:ascii="Arial"/>
                                  <w:i/>
                                  <w:w w:val="145"/>
                                  <w:sz w:val="10"/>
                                </w:rPr>
                                <w:t>e</w:t>
                              </w:r>
                              <w:r>
                                <w:rPr>
                                  <w:rFonts w:ascii="Arial"/>
                                  <w:w w:val="145"/>
                                  <w:sz w:val="10"/>
                                </w:rPr>
                                <w:t>)</w:t>
                              </w:r>
                            </w:p>
                            <w:p w14:paraId="52BE9404" w14:textId="77777777" w:rsidR="00A541FA" w:rsidRDefault="00A541FA">
                              <w:pPr>
                                <w:spacing w:before="4" w:line="249" w:lineRule="auto"/>
                                <w:ind w:left="422" w:right="2756"/>
                                <w:rPr>
                                  <w:rFonts w:ascii="Arial"/>
                                  <w:sz w:val="10"/>
                                </w:rPr>
                              </w:pPr>
                              <w:r>
                                <w:rPr>
                                  <w:rFonts w:ascii="Arial"/>
                                  <w:i/>
                                  <w:w w:val="142"/>
                                  <w:sz w:val="10"/>
                                </w:rPr>
                                <w:t>GE</w:t>
                              </w:r>
                              <w:r>
                                <w:rPr>
                                  <w:rFonts w:ascii="Arial"/>
                                  <w:i/>
                                  <w:w w:val="148"/>
                                  <w:sz w:val="10"/>
                                </w:rPr>
                                <w:t>N</w:t>
                              </w:r>
                              <w:r>
                                <w:rPr>
                                  <w:rFonts w:ascii="Arial"/>
                                  <w:i/>
                                  <w:w w:val="150"/>
                                  <w:sz w:val="10"/>
                                </w:rPr>
                                <w:t>E</w:t>
                              </w:r>
                              <w:r>
                                <w:rPr>
                                  <w:rFonts w:ascii="Arial"/>
                                  <w:i/>
                                  <w:w w:val="141"/>
                                  <w:sz w:val="10"/>
                                </w:rPr>
                                <w:t>R</w:t>
                              </w:r>
                              <w:r>
                                <w:rPr>
                                  <w:rFonts w:ascii="Arial"/>
                                  <w:i/>
                                  <w:w w:val="154"/>
                                  <w:sz w:val="10"/>
                                </w:rPr>
                                <w:t>A</w:t>
                              </w:r>
                              <w:r>
                                <w:rPr>
                                  <w:rFonts w:ascii="Arial"/>
                                  <w:i/>
                                  <w:w w:val="135"/>
                                  <w:sz w:val="10"/>
                                </w:rPr>
                                <w:t>T</w:t>
                              </w:r>
                              <w:r>
                                <w:rPr>
                                  <w:rFonts w:ascii="Arial"/>
                                  <w:i/>
                                  <w:sz w:val="10"/>
                                </w:rPr>
                                <w:t xml:space="preserve"> </w:t>
                              </w:r>
                              <w:r>
                                <w:rPr>
                                  <w:rFonts w:ascii="Arial"/>
                                  <w:i/>
                                  <w:w w:val="150"/>
                                  <w:sz w:val="10"/>
                                </w:rPr>
                                <w:t>E</w:t>
                              </w:r>
                              <w:r>
                                <w:rPr>
                                  <w:w w:val="99"/>
                                  <w:sz w:val="10"/>
                                </w:rPr>
                                <w:t>_</w:t>
                              </w:r>
                              <w:r>
                                <w:rPr>
                                  <w:rFonts w:ascii="Arial"/>
                                  <w:i/>
                                  <w:w w:val="133"/>
                                  <w:sz w:val="10"/>
                                </w:rPr>
                                <w:t>GU</w:t>
                              </w:r>
                              <w:r>
                                <w:rPr>
                                  <w:rFonts w:ascii="Arial"/>
                                  <w:i/>
                                  <w:w w:val="148"/>
                                  <w:sz w:val="10"/>
                                </w:rPr>
                                <w:t>AR</w:t>
                              </w:r>
                              <w:r>
                                <w:rPr>
                                  <w:rFonts w:ascii="Arial"/>
                                  <w:i/>
                                  <w:w w:val="152"/>
                                  <w:sz w:val="10"/>
                                </w:rPr>
                                <w:t>D</w:t>
                              </w:r>
                              <w:r>
                                <w:rPr>
                                  <w:rFonts w:ascii="Arial"/>
                                  <w:w w:val="161"/>
                                  <w:sz w:val="10"/>
                                </w:rPr>
                                <w:t>(</w:t>
                              </w:r>
                              <w:r>
                                <w:rPr>
                                  <w:rFonts w:ascii="Arial"/>
                                  <w:i/>
                                  <w:w w:val="201"/>
                                  <w:sz w:val="10"/>
                                </w:rPr>
                                <w:t>t</w:t>
                              </w:r>
                              <w:r>
                                <w:rPr>
                                  <w:rFonts w:ascii="Arial"/>
                                  <w:w w:val="161"/>
                                  <w:sz w:val="10"/>
                                </w:rPr>
                                <w:t xml:space="preserve">) </w:t>
                              </w:r>
                              <w:r>
                                <w:rPr>
                                  <w:rFonts w:ascii="Arial"/>
                                  <w:i/>
                                  <w:w w:val="155"/>
                                  <w:sz w:val="10"/>
                                </w:rPr>
                                <w:t>GENT RANS</w:t>
                              </w:r>
                              <w:r>
                                <w:rPr>
                                  <w:rFonts w:ascii="Arial"/>
                                  <w:w w:val="155"/>
                                  <w:sz w:val="10"/>
                                </w:rPr>
                                <w:t>(</w:t>
                              </w:r>
                              <w:r>
                                <w:rPr>
                                  <w:rFonts w:ascii="Arial"/>
                                  <w:i/>
                                  <w:w w:val="155"/>
                                  <w:sz w:val="10"/>
                                </w:rPr>
                                <w:t>s, t, tgt</w:t>
                              </w:r>
                              <w:r>
                                <w:rPr>
                                  <w:rFonts w:ascii="Arial"/>
                                  <w:w w:val="155"/>
                                  <w:sz w:val="10"/>
                                </w:rPr>
                                <w:t>(</w:t>
                              </w:r>
                              <w:r>
                                <w:rPr>
                                  <w:rFonts w:ascii="Arial"/>
                                  <w:i/>
                                  <w:w w:val="155"/>
                                  <w:sz w:val="10"/>
                                </w:rPr>
                                <w:t>t</w:t>
                              </w:r>
                              <w:r>
                                <w:rPr>
                                  <w:rFonts w:ascii="Arial"/>
                                  <w:w w:val="155"/>
                                  <w:sz w:val="10"/>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A78D95" id="Group 54" o:spid="_x0000_s1489" style="position:absolute;left:0;text-align:left;margin-left:43.85pt;margin-top:7.25pt;width:261.25pt;height:49.8pt;z-index:-42328;mso-position-horizontal-relative:page" coordorigin="877,145" coordsize="5225,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">
                <v:line id="Line 83" o:spid="_x0000_s1490" style="position:absolute;visibility:visible;mso-wrap-style:square" from="911,183" to="6068,1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5Usb0AAADbAAAADwAAAGRycy9kb3ducmV2LnhtbESPzQrCMBCE74LvEFbwZlN/kWoUEQTx&#10;pha8Ls3aVptNaaLWtzeC4HGYb2aY5bo1lXhS40rLCoZRDII4s7rkXEF63g3mIJxH1lhZJgVvcrBe&#10;dTtLTLR98ZGeJ5+LUMIuQQWF93UipcsKMugiWxMH72obgz7IJpe6wVcoN5UcxfFMGiw5LBRY07ag&#10;7H56GAWBHdrsEuP08K5vx8k43ZzLVKl+r90sQHhq/R/+pfdawXQC3y/hB8jVB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FB+VLG9AAAA2wAAAA8AAAAAAAAAAAAAAAAAoQIA&#10;AGRycy9kb3ducmV2LnhtbFBLBQYAAAAABAAEAPkAAACLAwAAAAA=&#10;" strokecolor="white" strokeweight="1.1949mm"/>
                <v:line id="Line 82" o:spid="_x0000_s1491" style="position:absolute;visibility:visible;mso-wrap-style:square" from="915,217" to="91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nczMMAAADbAAAADwAAAGRycy9kb3ducmV2LnhtbESPT2vCQBTE74LfYXlCb7pJ8B+pq6ht&#10;QfBkLD0/sq9JNPs27G41/fZuoeBxmJnfMKtNb1pxI+cbywrSSQKCuLS64UrB5/ljvAThA7LG1jIp&#10;+CUPm/VwsMJc2zuf6FaESkQI+xwV1CF0uZS+rMmgn9iOOHrf1hkMUbpKaof3CDetzJJkLg02HBdq&#10;7GhfU3ktfoyCJlv0aZh+XY/pcfd+cdl0+ZZZpV5G/fYVRKA+PMP/7YNWMJvB35f4A+T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2J3MzDAAAA2wAAAA8AAAAAAAAAAAAA&#10;AAAAoQIAAGRycy9kb3ducmV2LnhtbFBLBQYAAAAABAAEAPkAAACRAwAAAAA=&#10;" strokeweight=".14042mm"/>
                <v:line id="Line 81" o:spid="_x0000_s1492" style="position:absolute;visibility:visible;mso-wrap-style:square" from="911,153" to="979,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tCu8MAAADbAAAADwAAAGRycy9kb3ducmV2LnhtbESPT2vCQBTE74LfYXlCb3WT4D9SV1Hb&#10;guDJWHp+ZF+TaPZt2N1q+u1doeBxmJnfMMt1b1pxJecbywrScQKCuLS64UrB1+nzdQHCB2SNrWVS&#10;8Ece1qvhYIm5tjc+0rUIlYgQ9jkqqEPocil9WZNBP7YdcfR+rDMYonSV1A5vEW5amSXJTBpsOC7U&#10;2NGupvJS/BoFTTbv0zD5vhzSw/bj7LLJ4j2zSr2M+s0biEB9eIb/23utYDqDx5f4A+Tq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1bQrvDAAAA2wAAAA8AAAAAAAAAAAAA&#10;AAAAoQIAAGRycy9kb3ducmV2LnhtbFBLBQYAAAAABAAEAPkAAACRAwAAAAA=&#10;" strokeweight=".14042mm"/>
                <v:line id="Line 80" o:spid="_x0000_s1493" style="position:absolute;visibility:visible;mso-wrap-style:square" from="979,153" to="6000,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fnIMQAAADbAAAADwAAAGRycy9kb3ducmV2LnhtbESPzWrDMBCE74W+g9hCbo1s4zbBjRKa&#10;PwjkVLf0vFhb2421MpLiOG9fBQo5DjPzDbNYjaYTAznfWlaQThMQxJXVLdcKvj73z3MQPiBr7CyT&#10;git5WC0fHxZYaHvhDxrKUIsIYV+ggiaEvpDSVw0Z9FPbE0fvxzqDIUpXS+3wEuGmk1mSvEqDLceF&#10;BnvaNFSdyrNR0GazMQ359+mYHte7X5fl821mlZo8je9vIAKN4R7+bx+0gpcZ3L7EHy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F+cgxAAAANsAAAAPAAAAAAAAAAAA&#10;AAAAAKECAABkcnMvZG93bnJldi54bWxQSwUGAAAAAAQABAD5AAAAkgMAAAAA&#10;" strokeweight=".14042mm"/>
                <v:line id="Line 79" o:spid="_x0000_s1494" style="position:absolute;visibility:visible;mso-wrap-style:square" from="6000,153" to="6068,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hzUsEAAADbAAAADwAAAGRycy9kb3ducmV2LnhtbERPz2vCMBS+D/wfwhvstqYt3ZRqLG5O&#10;GHiyjp0fzbPtbF5KErX+98thsOPH93tVTWYQV3K+t6wgS1IQxI3VPbcKvo675wUIH5A1DpZJwZ08&#10;VOvZwwpLbW98oGsdWhFD2JeooAthLKX0TUcGfWJH4sidrDMYInSt1A5vMdwMMk/TV2mw59jQ4Ujv&#10;HTXn+mIU9Pl8ykLxfd5n+7ePH5cXi21ulXp6nDZLEIGm8C/+c39qBS9xbP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TiHNSwQAAANsAAAAPAAAAAAAAAAAAAAAA&#10;AKECAABkcnMvZG93bnJldi54bWxQSwUGAAAAAAQABAD5AAAAjwMAAAAA&#10;" strokeweight=".14042mm"/>
                <v:line id="Line 78" o:spid="_x0000_s1495" style="position:absolute;visibility:visible;mso-wrap-style:square" from="6064,217" to="6064,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WycQAAADbAAAADwAAAGRycy9kb3ducmV2LnhtbESPT2vCQBTE74V+h+UVequbBGs1dSP1&#10;T0HwVBXPj+xrkib7NuxuNf32XUHwOMzMb5j5YjCdOJPzjWUF6SgBQVxa3XCl4Hj4fJmC8AFZY2eZ&#10;FPyRh0Xx+DDHXNsLf9F5HyoRIexzVFCH0OdS+rImg35ke+LofVtnMETpKqkdXiLcdDJLkok02HBc&#10;qLGnVU1lu/81CprsbUjD+NTu0t1y8+Oy8XSdWaWen4aPdxCBhnAP39pbreB1Btcv8Qf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8xNbJxAAAANsAAAAPAAAAAAAAAAAA&#10;AAAAAKECAABkcnMvZG93bnJldi54bWxQSwUGAAAAAAQABAD5AAAAkgMAAAAA&#10;" strokeweight=".14042mm"/>
                <v:line id="Line 77" o:spid="_x0000_s1496" style="position:absolute;visibility:visible;mso-wrap-style:square" from="915,337" to="915,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K16b8AAADbAAAADwAAAGRycy9kb3ducmV2LnhtbERPTYvCMBC9C/6HMMLeNG0RlWoUd11B&#10;8GRd9jw0Y1ttJiWJWv+9OSzs8fG+V5vetOJBzjeWFaSTBARxaXXDlYKf8368AOEDssbWMil4kYfN&#10;ejhYYa7tk0/0KEIlYgj7HBXUIXS5lL6syaCf2I44chfrDIYIXSW1w2cMN63MkmQmDTYcG2rs6Kum&#10;8lbcjYImm/dpmP7ejunx8/vqsulil1mlPkb9dgkiUB/+xX/ug1Ywi+vjl/gD5PoN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o5K16b8AAADbAAAADwAAAAAAAAAAAAAAAACh&#10;AgAAZHJzL2Rvd25yZXYueG1sUEsFBgAAAAAEAAQA+QAAAI0DAAAAAA==&#10;" strokeweight=".14042mm"/>
                <v:line id="Line 76" o:spid="_x0000_s1497" style="position:absolute;visibility:visible;mso-wrap-style:square" from="6064,337" to="6064,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4QcsIAAADbAAAADwAAAGRycy9kb3ducmV2LnhtbESPT4vCMBTE7wt+h/AEb2vaIq5Uo/gX&#10;BE/rLp4fzbOtNi8liVq/vREW9jjMzG+Y2aIzjbiT87VlBekwAUFcWF1zqeD3Z/c5AeEDssbGMil4&#10;kofFvPcxw1zbB3/T/RhKESHsc1RQhdDmUvqiIoN+aFvi6J2tMxiidKXUDh8RbhqZJclYGqw5LlTY&#10;0rqi4nq8GQV19tWlYXS6HtLDantx2WiyyaxSg363nIII1IX/8F97rxWMU3h/iT9Azl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N4QcsIAAADbAAAADwAAAAAAAAAAAAAA&#10;AAChAgAAZHJzL2Rvd25yZXYueG1sUEsFBgAAAAAEAAQA+QAAAJADAAAAAA==&#10;" strokeweight=".14042mm"/>
                <v:line id="Line 75" o:spid="_x0000_s1498" style="position:absolute;visibility:visible;mso-wrap-style:square" from="915,456" to="915,4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yOBcIAAADbAAAADwAAAGRycy9kb3ducmV2LnhtbESPQWsCMRSE7wX/Q3iCt5rdIFZWo2ir&#10;UPBUWzw/Ns/d1c3LkkRd/70pFHocZuYbZrHqbStu5EPjWEM+zkAQl840XGn4+d69zkCEiGywdUwa&#10;HhRgtRy8LLAw7s5fdDvESiQIhwI11DF2hZShrMliGLuOOHkn5y3GJH0ljcd7gttWqiybSosNp4Ua&#10;O3qvqbwcrlZDo976PE6Ol32+32zPXk1mH8ppPRr26zmISH38D/+1P42GqYLfL+kHyO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AyOBcIAAADbAAAADwAAAAAAAAAAAAAA&#10;AAChAgAAZHJzL2Rvd25yZXYueG1sUEsFBgAAAAAEAAQA+QAAAJADAAAAAA==&#10;" strokeweight=".14042mm"/>
                <v:rect id="Rectangle 74" o:spid="_x0000_s1499" style="position:absolute;left:979;top:337;width:5021;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x2LMQA&#10;AADbAAAADwAAAGRycy9kb3ducmV2LnhtbESPQWvCQBSE70L/w/IEb7pr04Y2dQ1FCAi1B7XQ6yP7&#10;TEKzb9PsRuO/dwsFj8PMfMOs8tG24ky9bxxrWC4UCOLSmYYrDV/HYv4Cwgdkg61j0nAlD/n6YbLC&#10;zLgL7+l8CJWIEPYZaqhD6DIpfVmTRb9wHXH0Tq63GKLsK2l6vES4beWjUqm02HBcqLGjTU3lz2Gw&#10;GjB9Mr+fp2R3/BhSfK1GVTx/K61n0/H9DUSgMdzD/+2t0ZAm8Pcl/gC5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8dizEAAAA2wAAAA8AAAAAAAAAAAAAAAAAmAIAAGRycy9k&#10;b3ducmV2LnhtbFBLBQYAAAAABAAEAPUAAACJAwAAAAA=&#10;" stroked="f"/>
                <v:line id="Line 73" o:spid="_x0000_s1500" style="position:absolute;visibility:visible;mso-wrap-style:square" from="6064,456" to="6064,4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Kmz6sMAAADbAAAADwAAAGRycy9kb3ducmV2LnhtbESPQWvCQBSE74X+h+UVvNVNQrASXaXV&#10;CoKnRvH8yD6TaPZt2N1q+u+7guBxmJlvmPlyMJ24kvOtZQXpOAFBXFndcq3gsN+8T0H4gKyxs0wK&#10;/sjDcvH6MsdC2xv/0LUMtYgQ9gUqaELoCyl91ZBBP7Y9cfRO1hkMUbpaaoe3CDedzJJkIg22HBca&#10;7GnVUHUpf42CNvsY0pAfL7t09/V9dlk+XWdWqdHb8DkDEWgIz/CjvdUKJjncv8QfIB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yps+rDAAAA2wAAAA8AAAAAAAAAAAAA&#10;AAAAoQIAAGRycy9kb3ducmV2LnhtbFBLBQYAAAAABAAEAPkAAACRAwAAAAA=&#10;" strokeweight=".14042mm"/>
                <v:line id="Line 72" o:spid="_x0000_s1501" style="position:absolute;visibility:visible;mso-wrap-style:square" from="915,576" to="915,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WccMAAADbAAAADwAAAGRycy9kb3ducmV2LnhtbESPT2vCQBTE74LfYXlCb3WT4D9SV1Hb&#10;guDJWHp+ZF+TaPZt2N1q+u1doeBxmJnfMMt1b1pxJecbywrScQKCuLS64UrB1+nzdQHCB2SNrWVS&#10;8Ece1qvhYIm5tjc+0rUIlYgQ9jkqqEPocil9WZNBP7YdcfR+rDMYonSV1A5vEW5amSXJTBpsOC7U&#10;2NGupvJS/BoFTTbv0zD5vhzSw/bj7LLJ4j2zSr2M+s0biEB9eIb/23utYDaFx5f4A+Tq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PlFnHDAAAA2wAAAA8AAAAAAAAAAAAA&#10;AAAAoQIAAGRycy9kb3ducmV2LnhtbFBLBQYAAAAABAAEAPkAAACRAwAAAAA=&#10;" strokeweight=".14042mm"/>
                <v:rect id="Rectangle 71" o:spid="_x0000_s1502" style="position:absolute;left:979;top:456;width:5021;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vVtMQA&#10;AADbAAAADwAAAGRycy9kb3ducmV2LnhtbESPW2sCMRSE3wv9D+EUfKuJlwZdjVIEoWD74AV8PWyO&#10;u4ubk+0m6vbfN4Lg4zAz3zDzZedqcaU2VJ4NDPoKBHHubcWFgcN+/T4BESKyxdozGfijAMvF68sc&#10;M+tvvKXrLhYiQThkaKCMscmkDHlJDkPfN8TJO/nWYUyyLaRt8ZbgrpZDpbR0WHFaKLGhVUn5eXdx&#10;BlCP7e/PafS931w0TotOrT+OypjeW/c5AxGpi8/wo/1lDWgN9y/pB8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L1bTEAAAA2wAAAA8AAAAAAAAAAAAAAAAAmAIAAGRycy9k&#10;b3ducmV2LnhtbFBLBQYAAAAABAAEAPUAAACJAwAAAAA=&#10;" stroked="f"/>
                <v:line id="Line 70" o:spid="_x0000_s1503" style="position:absolute;visibility:visible;mso-wrap-style:square" from="6064,576" to="6064,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stncQAAADbAAAADwAAAGRycy9kb3ducmV2LnhtbESPzWrDMBCE74W8g9hAb41sY5zgRglN&#10;2kLBp/yQ82JtbdfWykhq4r59VSjkOMzMN8x6O5lBXMn5zrKCdJGAIK6t7rhRcD69P61A+ICscbBM&#10;Cn7Iw3Yze1hjqe2ND3Q9hkZECPsSFbQhjKWUvm7JoF/YkTh6n9YZDFG6RmqHtwg3g8ySpJAGO44L&#10;LY60b6nuj99GQZctpzTkl75Kq93bl8vy1WtmlXqcTy/PIAJN4R7+b39oBcUS/r7EHyA3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ey2dxAAAANsAAAAPAAAAAAAAAAAA&#10;AAAAAKECAABkcnMvZG93bnJldi54bWxQSwUGAAAAAAQABAD5AAAAkgMAAAAA&#10;" strokeweight=".14042mm"/>
                <v:line id="Line 69" o:spid="_x0000_s1504" style="position:absolute;visibility:visible;mso-wrap-style:square" from="915,711" to="915,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S5778AAADbAAAADwAAAGRycy9kb3ducmV2LnhtbERPTYvCMBC9C/6HMMLeNG0RlWoUd11B&#10;8GRd9jw0Y1ttJiWJWv+9OSzs8fG+V5vetOJBzjeWFaSTBARxaXXDlYKf8368AOEDssbWMil4kYfN&#10;ejhYYa7tk0/0KEIlYgj7HBXUIXS5lL6syaCf2I44chfrDIYIXSW1w2cMN63MkmQmDTYcG2rs6Kum&#10;8lbcjYImm/dpmP7ejunx8/vqsulil1mlPkb9dgkiUB/+xX/ug1Ywi2Pjl/gD5PoN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eS5778AAADbAAAADwAAAAAAAAAAAAAAAACh&#10;AgAAZHJzL2Rvd25yZXYueG1sUEsFBgAAAAAEAAQA+QAAAI0DAAAAAA==&#10;" strokeweight=".14042mm"/>
                <v:line id="Line 68" o:spid="_x0000_s1505" style="position:absolute;visibility:visible;mso-wrap-style:square" from="6064,711" to="6064,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gcdMQAAADbAAAADwAAAGRycy9kb3ducmV2LnhtbESPT2vCQBTE74V+h+UVequbBFEb3Uj/&#10;CYKnpsXzI/tMotm3YXcb02/vCoLHYWZ+w6zWo+nEQM63lhWkkwQEcWV1y7WC35/NywKED8gaO8uk&#10;4J88rIvHhxXm2p75m4Yy1CJC2OeooAmhz6X0VUMG/cT2xNE7WGcwROlqqR2eI9x0MkuSmTTYclxo&#10;sKePhqpT+WcUtNl8TMN0f9qlu/evo8umi8/MKvX8NL4tQQQawz18a2+1gtkrXL/EHyCL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qBx0xAAAANsAAAAPAAAAAAAAAAAA&#10;AAAAAKECAABkcnMvZG93bnJldi54bWxQSwUGAAAAAAQABAD5AAAAkgMAAAAA&#10;" strokeweight=".14042mm"/>
                <v:line id="Line 67" o:spid="_x0000_s1506" style="position:absolute;visibility:visible;mso-wrap-style:square" from="915,830" to="915,8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sjNMEAAADbAAAADwAAAGRycy9kb3ducmV2LnhtbERPz2vCMBS+D/Y/hDfwtqYtMktnFHUK&#10;g56m4vnRvLXV5qUkma3//XIY7Pjx/V6uJ9OLOznfWVaQJSkI4trqjhsF59PhtQDhA7LG3jIpeJCH&#10;9er5aYmltiN/0f0YGhFD2JeooA1hKKX0dUsGfWIH4sh9W2cwROgaqR2OMdz0Mk/TN2mw49jQ4kC7&#10;lurb8cco6PLFlIX55VZl1XZ/dfm8+MitUrOXafMOItAU/sV/7k+tYBHXxy/xB8jV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SyM0wQAAANsAAAAPAAAAAAAAAAAAAAAA&#10;AKECAABkcnMvZG93bnJldi54bWxQSwUGAAAAAAQABAD5AAAAjwMAAAAA&#10;" strokeweight=".14042mm"/>
                <v:rect id="Rectangle 66" o:spid="_x0000_s1507" style="position:absolute;left:979;top:711;width:5021;height: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vbHcMA&#10;AADbAAAADwAAAGRycy9kb3ducmV2LnhtbESPQWsCMRSE74X+h/AK3jSx6lZXo4ggCOqhKnh9bJ67&#10;i5uX7Sbq9t83gtDjMDPfMLNFaytxp8aXjjX0ewoEceZMybmG03HdHYPwAdlg5Zg0/JKHxfz9bYap&#10;cQ/+pvsh5CJC2KeooQihTqX0WUEWfc/VxNG7uMZiiLLJpWnwEeG2kp9KJdJiyXGhwJpWBWXXw81q&#10;wGRofvaXwe64vSU4yVu1Hp2V1p2PdjkFEagN/+FXe2M0fPXh+SX+AD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3vbHcMAAADbAAAADwAAAAAAAAAAAAAAAACYAgAAZHJzL2Rv&#10;d25yZXYueG1sUEsFBgAAAAAEAAQA9QAAAIgDAAAAAA==&#10;" stroked="f"/>
                <v:line id="Line 65" o:spid="_x0000_s1508" style="position:absolute;visibility:visible;mso-wrap-style:square" from="6064,830" to="6064,8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UY2MIAAADbAAAADwAAAGRycy9kb3ducmV2LnhtbESPQWsCMRSE74L/ITzBm2Y3SJXVKNoq&#10;FDzVFs+PzXN3dfOyJFG3/74pFHocZuYbZrXpbSse5EPjWEM+zUAQl840XGn4+jxMFiBCRDbYOiYN&#10;3xRgsx4OVlgY9+QPepxiJRKEQ4Ea6hi7QspQ1mQxTF1HnLyL8xZjkr6SxuMzwW0rVZa9SIsNp4Ua&#10;O3qtqbyd7lZDo+Z9Hmfn2zE/7vZXr2aLN+W0Ho/67RJEpD7+h//a70bDXMHvl/QD5Po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dUY2MIAAADbAAAADwAAAAAAAAAAAAAA&#10;AAChAgAAZHJzL2Rvd25yZXYueG1sUEsFBgAAAAAEAAQA+QAAAJADAAAAAA==&#10;" strokeweight=".14042mm"/>
                <v:line id="Line 64" o:spid="_x0000_s1509" style="position:absolute;visibility:visible;mso-wrap-style:square" from="915,950" to="915,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pm9Q8QAAADbAAAADwAAAGRycy9kb3ducmV2LnhtbESPzWrDMBCE74W+g9hCbo1sJzTBjWKa&#10;n0Igp7ql58Xa2q6tlZGUxHn7KlDIcZiZb5hVMZpenMn51rKCdJqAIK6sbrlW8PX5/rwE4QOyxt4y&#10;KbiSh2L9+LDCXNsLf9C5DLWIEPY5KmhCGHIpfdWQQT+1A3H0fqwzGKJ0tdQOLxFuepklyYs02HJc&#10;aHCgbUNVV56MgjZbjGmYf3fH9LjZ/7psvtxlVqnJ0/j2CiLQGO7h//ZBK1jM4PYl/gC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mb1DxAAAANsAAAAPAAAAAAAAAAAA&#10;AAAAAKECAABkcnMvZG93bnJldi54bWxQSwUGAAAAAAQABAD5AAAAkgMAAAAA&#10;" strokeweight=".14042mm"/>
                <v:line id="Line 63" o:spid="_x0000_s1510" style="position:absolute;visibility:visible;mso-wrap-style:square" from="6064,950" to="6064,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AlN8MAAADbAAAADwAAAGRycy9kb3ducmV2LnhtbESPT2vCQBTE74LfYXlCb7pJCCqpq/iv&#10;IHhqWnp+ZF+T1OzbsLtq+u27gtDjMDO/YVabwXTiRs63lhWkswQEcWV1y7WCz4+36RKED8gaO8uk&#10;4Jc8bNbj0QoLbe/8Trcy1CJC2BeooAmhL6T0VUMG/cz2xNH7ts5giNLVUju8R7jpZJYkc2mw5bjQ&#10;YE/7hqpLeTUK2mwxpCH/upzT8+7447J8ecisUi+TYfsKItAQ/sPP9kkrWOTw+BJ/gF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lwJTfDAAAA2wAAAA8AAAAAAAAAAAAA&#10;AAAAoQIAAGRycy9kb3ducmV2LnhtbFBLBQYAAAAABAAEAPkAAACRAwAAAAA=&#10;" strokeweight=".14042mm"/>
                <v:line id="Line 62" o:spid="_x0000_s1511" style="position:absolute;visibility:visible;mso-wrap-style:square" from="915,1070" to="915,10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yArMQAAADbAAAADwAAAGRycy9kb3ducmV2LnhtbESPzWrDMBCE74W+g9hCbo1s4zbBjRKa&#10;PwjkVLf0vFhb2421MpLiOG9fBQo5DjPzDbNYjaYTAznfWlaQThMQxJXVLdcKvj73z3MQPiBr7CyT&#10;git5WC0fHxZYaHvhDxrKUIsIYV+ggiaEvpDSVw0Z9FPbE0fvxzqDIUpXS+3wEuGmk1mSvEqDLceF&#10;BnvaNFSdyrNR0GazMQ359+mYHte7X5fl821mlZo8je9vIAKN4R7+bx+0gtkL3L7EHy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PICsxAAAANsAAAAPAAAAAAAAAAAA&#10;AAAAAKECAABkcnMvZG93bnJldi54bWxQSwUGAAAAAAQABAD5AAAAkgMAAAAA&#10;" strokeweight=".14042mm"/>
                <v:line id="Line 61" o:spid="_x0000_s1512" style="position:absolute;visibility:visible;mso-wrap-style:square" from="6064,1070" to="6064,10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4e28QAAADbAAAADwAAAGRycy9kb3ducmV2LnhtbESPzWrDMBCE74W8g9hAb41sY5zgRglN&#10;2kLBp/yQ82JtbdfWykhq4r59VSjkOMzMN8x6O5lBXMn5zrKCdJGAIK6t7rhRcD69P61A+ICscbBM&#10;Cn7Iw3Yze1hjqe2ND3Q9hkZECPsSFbQhjKWUvm7JoF/YkTh6n9YZDFG6RmqHtwg3g8ySpJAGO44L&#10;LY60b6nuj99GQZctpzTkl75Kq93bl8vy1WtmlXqcTy/PIAJN4R7+b39oBcsC/r7EHyA3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7h7bxAAAANsAAAAPAAAAAAAAAAAA&#10;AAAAAKECAABkcnMvZG93bnJldi54bWxQSwUGAAAAAAQABAD5AAAAkgMAAAAA&#10;" strokeweight=".14042mm"/>
                <v:line id="Line 60" o:spid="_x0000_s1513" style="position:absolute;visibility:visible;mso-wrap-style:square" from="915,1137" to="915,11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K7QMMAAADbAAAADwAAAGRycy9kb3ducmV2LnhtbESPQWvCQBSE7wX/w/IEb3WTIEZS16Ct&#10;guCptvT8yL4mabJvw+6q8d+7hUKPw8x8w6zL0fTiSs63lhWk8wQEcWV1y7WCz4/D8wqED8gae8uk&#10;4E4eys3kaY2Ftjd+p+s51CJC2BeooAlhKKT0VUMG/dwOxNH7ts5giNLVUju8RbjpZZYkS2mw5bjQ&#10;4ECvDVXd+WIUtFk+pmHx1Z3S027/47LF6i2zSs2m4/YFRKAx/If/2ketIM/h90v8AXL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miu0DDAAAA2wAAAA8AAAAAAAAAAAAA&#10;AAAAoQIAAGRycy9kb3ducmV2LnhtbFBLBQYAAAAABAAEAPkAAACRAwAAAAA=&#10;" strokeweight=".14042mm"/>
                <v:line id="Line 59" o:spid="_x0000_s1514" style="position:absolute;visibility:visible;mso-wrap-style:square" from="911,1133" to="979,1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D0vMsEAAADbAAAADwAAAGRycy9kb3ducmV2LnhtbERPz2vCMBS+D/Y/hDfwtqYtMktnFHUK&#10;g56m4vnRvLXV5qUkma3//XIY7Pjx/V6uJ9OLOznfWVaQJSkI4trqjhsF59PhtQDhA7LG3jIpeJCH&#10;9er5aYmltiN/0f0YGhFD2JeooA1hKKX0dUsGfWIH4sh9W2cwROgaqR2OMdz0Mk/TN2mw49jQ4kC7&#10;lurb8cco6PLFlIX55VZl1XZ/dfm8+MitUrOXafMOItAU/sV/7k+tYBHHxi/xB8jV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YPS8ywQAAANsAAAAPAAAAAAAAAAAAAAAA&#10;AKECAABkcnMvZG93bnJldi54bWxQSwUGAAAAAAQABAD5AAAAjwMAAAAA&#10;" strokeweight=".14042mm"/>
                <v:line id="Line 58" o:spid="_x0000_s1515" style="position:absolute;visibility:visible;mso-wrap-style:square" from="979,1133" to="6000,1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GKqcQAAADbAAAADwAAAGRycy9kb3ducmV2LnhtbESPT2vCQBTE7wW/w/KE3uomQfyTuoq2&#10;FQRPRun5kX1NUrNvw+5W02/vCoLHYWZ+wyxWvWnFhZxvLCtIRwkI4tLqhisFp+P2bQbCB2SNrWVS&#10;8E8eVsvBywJzba98oEsRKhEh7HNUUIfQ5VL6siaDfmQ74uj9WGcwROkqqR1eI9y0MkuSiTTYcFyo&#10;saOPmspz8WcUNNm0T8P4+7xP95uvX5eNZ5+ZVep12K/fQQTqwzP8aO+0gukc7l/iD5DL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cYqpxAAAANsAAAAPAAAAAAAAAAAA&#10;AAAAAKECAABkcnMvZG93bnJldi54bWxQSwUGAAAAAAQABAD5AAAAkgMAAAAA&#10;" strokeweight=".14042mm"/>
                <v:line id="Line 57" o:spid="_x0000_s1516" style="position:absolute;visibility:visible;mso-wrap-style:square" from="6000,1133" to="6068,1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55TE78AAADbAAAADwAAAGRycy9kb3ducmV2LnhtbERPy4rCMBTdC/MP4Q7MTtMW0dIxyow6&#10;ILjywawvzbWtNjcliVr/3iwEl4fzni1604obOd9YVpCOEhDEpdUNVwqOh79hDsIHZI2tZVLwIA+L&#10;+cdghoW2d97RbR8qEUPYF6igDqErpPRlTQb9yHbEkTtZZzBE6CqpHd5juGllliQTabDh2FBjR8ua&#10;ysv+ahQ02bRPw/j/sk23v+uzy8b5KrNKfX32P98gAvXhLX65N1pBHtfHL/EHyPkT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55TE78AAADbAAAADwAAAAAAAAAAAAAAAACh&#10;AgAAZHJzL2Rvd25yZXYueG1sUEsFBgAAAAAEAAQA+QAAAI0DAAAAAA==&#10;" strokeweight=".14042mm"/>
                <v:line id="Line 56" o:spid="_x0000_s1517" style="position:absolute;visibility:visible;mso-wrap-style:square" from="6064,1137" to="6064,11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L2iMMAAADbAAAADwAAAGRycy9kb3ducmV2LnhtbESPQWvCQBSE74X+h+UVequbBLEhuoqt&#10;FQRPjaXnR/aZRLNvw+6q8d+7guBxmJlvmNliMJ04k/OtZQXpKAFBXFndcq3gb7f+yEH4gKyxs0wK&#10;ruRhMX99mWGh7YV/6VyGWkQI+wIVNCH0hZS+asigH9meOHp76wyGKF0ttcNLhJtOZkkykQZbjgsN&#10;9vTdUHUsT0ZBm30OaRj/H7fp9uvn4LJxvsqsUu9vw3IKItAQnuFHe6MV5Cncv8QfIO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zS9ojDAAAA2wAAAA8AAAAAAAAAAAAA&#10;AAAAoQIAAGRycy9kb3ducmV2LnhtbFBLBQYAAAAABAAEAPkAAACRAwAAAAA=&#10;" strokeweight=".14042mm"/>
                <v:shape id="Text Box 55" o:spid="_x0000_s1518" type="#_x0000_t202" style="position:absolute;left:915;top:183;width:5149;height:9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0M3MMA&#10;AADbAAAADwAAAGRycy9kb3ducmV2LnhtbESPQYvCMBSE7wv+h/CEva2pHkSrUUQUhAXZWg8en82z&#10;DTYvtYla//1mYcHjMDPfMPNlZ2vxoNYbxwqGgwQEceG04VLBMd9+TUD4gKyxdkwKXuRhueh9zDHV&#10;7skZPQ6hFBHCPkUFVQhNKqUvKrLoB64hjt7FtRZDlG0pdYvPCLe1HCXJWFo0HBcqbGhdUXE93K2C&#10;1Ymzjbntzz/ZJTN5Pk34e3xV6rPfrWYgAnXhHf5v77SCyQj+vsQf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0M3MMAAADbAAAADwAAAAAAAAAAAAAAAACYAgAAZHJzL2Rv&#10;d25yZXYueG1sUEsFBgAAAAAEAAQA9QAAAIgDAAAAAA==&#10;" filled="f" stroked="f">
                  <v:textbox inset="0,0,0,0">
                    <w:txbxContent>
                      <w:p w14:paraId="3A2187DA" w14:textId="77777777" w:rsidR="00A541FA" w:rsidRDefault="00A541FA">
                        <w:pPr>
                          <w:spacing w:line="123" w:lineRule="exact"/>
                          <w:ind w:left="58" w:right="4110"/>
                          <w:jc w:val="center"/>
                          <w:rPr>
                            <w:rFonts w:ascii="Arial" w:hAnsi="Arial"/>
                            <w:sz w:val="10"/>
                          </w:rPr>
                        </w:pPr>
                        <w:r>
                          <w:rPr>
                            <w:rFonts w:ascii="Meiryo" w:hAnsi="Meiryo"/>
                            <w:i/>
                            <w:w w:val="105"/>
                            <w:sz w:val="10"/>
                          </w:rPr>
                          <w:t xml:space="preserve">∀  </w:t>
                        </w:r>
                        <w:r>
                          <w:rPr>
                            <w:w w:val="105"/>
                            <w:sz w:val="10"/>
                          </w:rPr>
                          <w:t xml:space="preserve">i t em  </w:t>
                        </w:r>
                        <w:r>
                          <w:rPr>
                            <w:rFonts w:ascii="Meiryo" w:hAnsi="Meiryo"/>
                            <w:i/>
                            <w:w w:val="105"/>
                            <w:sz w:val="10"/>
                          </w:rPr>
                          <w:t xml:space="preserve">∈ </w:t>
                        </w:r>
                        <w:r>
                          <w:rPr>
                            <w:rFonts w:ascii="Arial" w:hAnsi="Arial"/>
                            <w:i/>
                            <w:w w:val="135"/>
                            <w:sz w:val="10"/>
                          </w:rPr>
                          <w:t>Lm</w:t>
                        </w:r>
                        <w:r>
                          <w:rPr>
                            <w:rFonts w:ascii="Arial" w:hAnsi="Arial"/>
                            <w:w w:val="135"/>
                            <w:sz w:val="10"/>
                          </w:rPr>
                          <w:t>(</w:t>
                        </w:r>
                        <w:r>
                          <w:rPr>
                            <w:rFonts w:ascii="Arial" w:hAnsi="Arial"/>
                            <w:i/>
                            <w:w w:val="135"/>
                            <w:sz w:val="10"/>
                          </w:rPr>
                          <w:t>e</w:t>
                        </w:r>
                        <w:r>
                          <w:rPr>
                            <w:rFonts w:ascii="Arial" w:hAnsi="Arial"/>
                            <w:w w:val="135"/>
                            <w:sz w:val="10"/>
                          </w:rPr>
                          <w:t>)</w:t>
                        </w:r>
                      </w:p>
                      <w:p w14:paraId="33657775" w14:textId="77777777" w:rsidR="00A541FA" w:rsidRDefault="00A541FA">
                        <w:pPr>
                          <w:spacing w:line="120" w:lineRule="exact"/>
                          <w:ind w:left="183"/>
                          <w:rPr>
                            <w:rFonts w:ascii="Arial" w:hAnsi="Arial"/>
                            <w:sz w:val="10"/>
                          </w:rPr>
                        </w:pPr>
                        <w:r>
                          <w:rPr>
                            <w:rFonts w:ascii="Meiryo" w:hAnsi="Meiryo"/>
                            <w:i/>
                            <w:w w:val="130"/>
                            <w:position w:val="2"/>
                            <w:sz w:val="10"/>
                          </w:rPr>
                          <w:t>∀</w:t>
                        </w:r>
                        <w:r>
                          <w:rPr>
                            <w:rFonts w:ascii="Arial" w:hAnsi="Arial"/>
                            <w:i/>
                            <w:w w:val="130"/>
                            <w:position w:val="2"/>
                            <w:sz w:val="10"/>
                          </w:rPr>
                          <w:t xml:space="preserve">s  </w:t>
                        </w:r>
                        <w:r>
                          <w:rPr>
                            <w:rFonts w:ascii="Meiryo" w:hAnsi="Meiryo"/>
                            <w:i/>
                            <w:w w:val="130"/>
                            <w:position w:val="2"/>
                            <w:sz w:val="10"/>
                          </w:rPr>
                          <w:t xml:space="preserve">∈ </w:t>
                        </w:r>
                        <w:r>
                          <w:rPr>
                            <w:rFonts w:ascii="Arial" w:hAnsi="Arial"/>
                            <w:i/>
                            <w:w w:val="130"/>
                            <w:position w:val="2"/>
                            <w:sz w:val="10"/>
                          </w:rPr>
                          <w:t>Map</w:t>
                        </w:r>
                        <w:r>
                          <w:rPr>
                            <w:rFonts w:ascii="Arial" w:hAnsi="Arial"/>
                            <w:i/>
                            <w:w w:val="130"/>
                            <w:sz w:val="10"/>
                          </w:rPr>
                          <w:t>e</w:t>
                        </w:r>
                        <w:r>
                          <w:rPr>
                            <w:rFonts w:ascii="Arial" w:hAnsi="Arial"/>
                            <w:w w:val="130"/>
                            <w:position w:val="2"/>
                            <w:sz w:val="10"/>
                          </w:rPr>
                          <w:t>(</w:t>
                        </w:r>
                        <w:r>
                          <w:rPr>
                            <w:rFonts w:ascii="Arial" w:hAnsi="Arial"/>
                            <w:i/>
                            <w:w w:val="130"/>
                            <w:position w:val="2"/>
                            <w:sz w:val="10"/>
                          </w:rPr>
                          <w:t>item</w:t>
                        </w:r>
                        <w:r>
                          <w:rPr>
                            <w:rFonts w:ascii="Arial" w:hAnsi="Arial"/>
                            <w:w w:val="130"/>
                            <w:position w:val="2"/>
                            <w:sz w:val="10"/>
                          </w:rPr>
                          <w:t>)</w:t>
                        </w:r>
                      </w:p>
                      <w:p w14:paraId="56A4A55C" w14:textId="77777777" w:rsidR="00A541FA" w:rsidRDefault="00A541FA">
                        <w:pPr>
                          <w:spacing w:line="131" w:lineRule="exact"/>
                          <w:ind w:left="302"/>
                          <w:rPr>
                            <w:rFonts w:ascii="Meiryo" w:hAnsi="Meiryo"/>
                            <w:i/>
                            <w:sz w:val="10"/>
                          </w:rPr>
                        </w:pPr>
                        <w:r>
                          <w:rPr>
                            <w:rFonts w:ascii="Arial" w:hAnsi="Arial"/>
                            <w:i/>
                            <w:w w:val="150"/>
                            <w:sz w:val="10"/>
                          </w:rPr>
                          <w:t>T</w:t>
                        </w:r>
                        <w:r>
                          <w:rPr>
                            <w:rFonts w:ascii="Arial" w:hAnsi="Arial"/>
                            <w:i/>
                            <w:w w:val="150"/>
                            <w:position w:val="-1"/>
                            <w:sz w:val="10"/>
                          </w:rPr>
                          <w:t xml:space="preserve">s </w:t>
                        </w:r>
                        <w:r>
                          <w:rPr>
                            <w:rFonts w:ascii="Arial" w:hAnsi="Arial"/>
                            <w:w w:val="150"/>
                            <w:sz w:val="10"/>
                          </w:rPr>
                          <w:t xml:space="preserve">= </w:t>
                        </w:r>
                        <w:r>
                          <w:rPr>
                            <w:rFonts w:ascii="Meiryo" w:hAnsi="Meiryo"/>
                            <w:i/>
                            <w:w w:val="150"/>
                            <w:sz w:val="10"/>
                          </w:rPr>
                          <w:t>{</w:t>
                        </w:r>
                        <w:r>
                          <w:rPr>
                            <w:rFonts w:ascii="Arial" w:hAnsi="Arial"/>
                            <w:i/>
                            <w:w w:val="150"/>
                            <w:sz w:val="10"/>
                          </w:rPr>
                          <w:t xml:space="preserve">t </w:t>
                        </w:r>
                        <w:r>
                          <w:rPr>
                            <w:rFonts w:ascii="Meiryo" w:hAnsi="Meiryo"/>
                            <w:i/>
                            <w:w w:val="145"/>
                            <w:sz w:val="10"/>
                          </w:rPr>
                          <w:t xml:space="preserve">∈ </w:t>
                        </w:r>
                        <w:r>
                          <w:rPr>
                            <w:rFonts w:ascii="Arial" w:hAnsi="Arial"/>
                            <w:i/>
                            <w:w w:val="150"/>
                            <w:sz w:val="10"/>
                          </w:rPr>
                          <w:t>T</w:t>
                        </w:r>
                        <w:r>
                          <w:rPr>
                            <w:rFonts w:ascii="Arial" w:hAnsi="Arial"/>
                            <w:i/>
                            <w:w w:val="150"/>
                            <w:position w:val="-2"/>
                            <w:sz w:val="10"/>
                          </w:rPr>
                          <w:t xml:space="preserve">trig </w:t>
                        </w:r>
                        <w:r>
                          <w:rPr>
                            <w:rFonts w:ascii="Arial" w:hAnsi="Arial"/>
                            <w:w w:val="150"/>
                            <w:sz w:val="10"/>
                          </w:rPr>
                          <w:t>(</w:t>
                        </w:r>
                        <w:r>
                          <w:rPr>
                            <w:rFonts w:ascii="Arial" w:hAnsi="Arial"/>
                            <w:i/>
                            <w:w w:val="150"/>
                            <w:sz w:val="10"/>
                          </w:rPr>
                          <w:t>e</w:t>
                        </w:r>
                        <w:r>
                          <w:rPr>
                            <w:rFonts w:ascii="Arial" w:hAnsi="Arial"/>
                            <w:w w:val="150"/>
                            <w:sz w:val="10"/>
                          </w:rPr>
                          <w:t>)</w:t>
                        </w:r>
                        <w:r>
                          <w:rPr>
                            <w:rFonts w:ascii="Meiryo" w:hAnsi="Meiryo"/>
                            <w:i/>
                            <w:w w:val="150"/>
                            <w:sz w:val="10"/>
                          </w:rPr>
                          <w:t>|</w:t>
                        </w:r>
                        <w:r>
                          <w:rPr>
                            <w:rFonts w:ascii="Arial" w:hAnsi="Arial"/>
                            <w:i/>
                            <w:w w:val="150"/>
                            <w:sz w:val="10"/>
                          </w:rPr>
                          <w:t>src</w:t>
                        </w:r>
                        <w:r>
                          <w:rPr>
                            <w:rFonts w:ascii="Arial" w:hAnsi="Arial"/>
                            <w:w w:val="150"/>
                            <w:sz w:val="10"/>
                          </w:rPr>
                          <w:t>(</w:t>
                        </w:r>
                        <w:r>
                          <w:rPr>
                            <w:rFonts w:ascii="Arial" w:hAnsi="Arial"/>
                            <w:i/>
                            <w:w w:val="150"/>
                            <w:sz w:val="10"/>
                          </w:rPr>
                          <w:t>t</w:t>
                        </w:r>
                        <w:r>
                          <w:rPr>
                            <w:rFonts w:ascii="Arial" w:hAnsi="Arial"/>
                            <w:w w:val="150"/>
                            <w:sz w:val="10"/>
                          </w:rPr>
                          <w:t xml:space="preserve">) = </w:t>
                        </w:r>
                        <w:r>
                          <w:rPr>
                            <w:rFonts w:ascii="Arial" w:hAnsi="Arial"/>
                            <w:i/>
                            <w:w w:val="150"/>
                            <w:sz w:val="10"/>
                          </w:rPr>
                          <w:t>s</w:t>
                        </w:r>
                        <w:r>
                          <w:rPr>
                            <w:rFonts w:ascii="Meiryo" w:hAnsi="Meiryo"/>
                            <w:i/>
                            <w:w w:val="150"/>
                            <w:sz w:val="10"/>
                          </w:rPr>
                          <w:t>}</w:t>
                        </w:r>
                      </w:p>
                      <w:p w14:paraId="05689CCE" w14:textId="77777777" w:rsidR="00A541FA" w:rsidRDefault="00A541FA">
                        <w:pPr>
                          <w:spacing w:line="153" w:lineRule="exact"/>
                          <w:ind w:left="302"/>
                          <w:rPr>
                            <w:rFonts w:ascii="Arial" w:hAnsi="Arial"/>
                            <w:i/>
                            <w:sz w:val="10"/>
                          </w:rPr>
                        </w:pPr>
                        <w:r>
                          <w:rPr>
                            <w:rFonts w:ascii="Meiryo" w:hAnsi="Meiryo"/>
                            <w:i/>
                            <w:w w:val="80"/>
                            <w:position w:val="2"/>
                            <w:sz w:val="10"/>
                          </w:rPr>
                          <w:t>∀</w:t>
                        </w:r>
                        <w:r>
                          <w:rPr>
                            <w:rFonts w:ascii="Arial" w:hAnsi="Arial"/>
                            <w:i/>
                            <w:w w:val="201"/>
                            <w:position w:val="2"/>
                            <w:sz w:val="10"/>
                          </w:rPr>
                          <w:t>t</w:t>
                        </w:r>
                        <w:r>
                          <w:rPr>
                            <w:rFonts w:ascii="Arial" w:hAnsi="Arial"/>
                            <w:i/>
                            <w:spacing w:val="13"/>
                            <w:position w:val="2"/>
                            <w:sz w:val="10"/>
                          </w:rPr>
                          <w:t xml:space="preserve"> </w:t>
                        </w:r>
                        <w:r>
                          <w:rPr>
                            <w:rFonts w:ascii="Meiryo" w:hAnsi="Meiryo"/>
                            <w:i/>
                            <w:w w:val="117"/>
                            <w:position w:val="2"/>
                            <w:sz w:val="10"/>
                          </w:rPr>
                          <w:t>∈</w:t>
                        </w:r>
                        <w:r>
                          <w:rPr>
                            <w:rFonts w:ascii="Meiryo" w:hAnsi="Meiryo"/>
                            <w:i/>
                            <w:spacing w:val="6"/>
                            <w:position w:val="2"/>
                            <w:sz w:val="10"/>
                          </w:rPr>
                          <w:t xml:space="preserve"> </w:t>
                        </w:r>
                        <w:r>
                          <w:rPr>
                            <w:rFonts w:ascii="Arial" w:hAnsi="Arial"/>
                            <w:i/>
                            <w:w w:val="135"/>
                            <w:position w:val="2"/>
                            <w:sz w:val="10"/>
                          </w:rPr>
                          <w:t>T</w:t>
                        </w:r>
                        <w:r>
                          <w:rPr>
                            <w:rFonts w:ascii="Arial" w:hAnsi="Arial"/>
                            <w:i/>
                            <w:w w:val="133"/>
                            <w:sz w:val="10"/>
                          </w:rPr>
                          <w:t>s</w:t>
                        </w:r>
                      </w:p>
                      <w:p w14:paraId="19545145" w14:textId="77777777" w:rsidR="00A541FA" w:rsidRDefault="00A541FA">
                        <w:pPr>
                          <w:spacing w:line="106" w:lineRule="exact"/>
                          <w:ind w:left="422"/>
                          <w:rPr>
                            <w:rFonts w:ascii="Arial"/>
                            <w:sz w:val="10"/>
                          </w:rPr>
                        </w:pPr>
                        <w:r>
                          <w:rPr>
                            <w:rFonts w:ascii="Arial"/>
                            <w:i/>
                            <w:w w:val="145"/>
                            <w:sz w:val="10"/>
                          </w:rPr>
                          <w:t>GENERAT E</w:t>
                        </w:r>
                        <w:r>
                          <w:rPr>
                            <w:w w:val="145"/>
                            <w:sz w:val="10"/>
                          </w:rPr>
                          <w:t>_</w:t>
                        </w:r>
                        <w:r>
                          <w:rPr>
                            <w:rFonts w:ascii="Arial"/>
                            <w:i/>
                            <w:w w:val="145"/>
                            <w:sz w:val="10"/>
                          </w:rPr>
                          <w:t>ST AT E</w:t>
                        </w:r>
                        <w:r>
                          <w:rPr>
                            <w:w w:val="145"/>
                            <w:sz w:val="10"/>
                          </w:rPr>
                          <w:t>_</w:t>
                        </w:r>
                        <w:r>
                          <w:rPr>
                            <w:rFonts w:ascii="Arial"/>
                            <w:i/>
                            <w:w w:val="145"/>
                            <w:sz w:val="10"/>
                          </w:rPr>
                          <w:t xml:space="preserve">EV ENT </w:t>
                        </w:r>
                        <w:r>
                          <w:rPr>
                            <w:w w:val="145"/>
                            <w:sz w:val="10"/>
                          </w:rPr>
                          <w:t>_</w:t>
                        </w:r>
                        <w:r>
                          <w:rPr>
                            <w:rFonts w:ascii="Arial"/>
                            <w:i/>
                            <w:w w:val="145"/>
                            <w:sz w:val="10"/>
                          </w:rPr>
                          <w:t>CHECK</w:t>
                        </w:r>
                        <w:r>
                          <w:rPr>
                            <w:rFonts w:ascii="Arial"/>
                            <w:w w:val="145"/>
                            <w:sz w:val="10"/>
                          </w:rPr>
                          <w:t>(</w:t>
                        </w:r>
                        <w:r>
                          <w:rPr>
                            <w:rFonts w:ascii="Arial"/>
                            <w:i/>
                            <w:w w:val="145"/>
                            <w:sz w:val="10"/>
                          </w:rPr>
                          <w:t xml:space="preserve">s, </w:t>
                        </w:r>
                        <w:r>
                          <w:rPr>
                            <w:rFonts w:ascii="Arial"/>
                            <w:i/>
                            <w:w w:val="155"/>
                            <w:sz w:val="10"/>
                          </w:rPr>
                          <w:t xml:space="preserve">t, </w:t>
                        </w:r>
                        <w:r>
                          <w:rPr>
                            <w:rFonts w:ascii="Arial"/>
                            <w:i/>
                            <w:w w:val="145"/>
                            <w:sz w:val="10"/>
                          </w:rPr>
                          <w:t>e</w:t>
                        </w:r>
                        <w:r>
                          <w:rPr>
                            <w:rFonts w:ascii="Arial"/>
                            <w:w w:val="145"/>
                            <w:sz w:val="10"/>
                          </w:rPr>
                          <w:t>)</w:t>
                        </w:r>
                      </w:p>
                      <w:p w14:paraId="52BE9404" w14:textId="77777777" w:rsidR="00A541FA" w:rsidRDefault="00A541FA">
                        <w:pPr>
                          <w:spacing w:before="4" w:line="249" w:lineRule="auto"/>
                          <w:ind w:left="422" w:right="2756"/>
                          <w:rPr>
                            <w:rFonts w:ascii="Arial"/>
                            <w:sz w:val="10"/>
                          </w:rPr>
                        </w:pPr>
                        <w:r>
                          <w:rPr>
                            <w:rFonts w:ascii="Arial"/>
                            <w:i/>
                            <w:w w:val="142"/>
                            <w:sz w:val="10"/>
                          </w:rPr>
                          <w:t>GE</w:t>
                        </w:r>
                        <w:r>
                          <w:rPr>
                            <w:rFonts w:ascii="Arial"/>
                            <w:i/>
                            <w:w w:val="148"/>
                            <w:sz w:val="10"/>
                          </w:rPr>
                          <w:t>N</w:t>
                        </w:r>
                        <w:r>
                          <w:rPr>
                            <w:rFonts w:ascii="Arial"/>
                            <w:i/>
                            <w:w w:val="150"/>
                            <w:sz w:val="10"/>
                          </w:rPr>
                          <w:t>E</w:t>
                        </w:r>
                        <w:r>
                          <w:rPr>
                            <w:rFonts w:ascii="Arial"/>
                            <w:i/>
                            <w:w w:val="141"/>
                            <w:sz w:val="10"/>
                          </w:rPr>
                          <w:t>R</w:t>
                        </w:r>
                        <w:r>
                          <w:rPr>
                            <w:rFonts w:ascii="Arial"/>
                            <w:i/>
                            <w:w w:val="154"/>
                            <w:sz w:val="10"/>
                          </w:rPr>
                          <w:t>A</w:t>
                        </w:r>
                        <w:r>
                          <w:rPr>
                            <w:rFonts w:ascii="Arial"/>
                            <w:i/>
                            <w:w w:val="135"/>
                            <w:sz w:val="10"/>
                          </w:rPr>
                          <w:t>T</w:t>
                        </w:r>
                        <w:r>
                          <w:rPr>
                            <w:rFonts w:ascii="Arial"/>
                            <w:i/>
                            <w:sz w:val="10"/>
                          </w:rPr>
                          <w:t xml:space="preserve"> </w:t>
                        </w:r>
                        <w:r>
                          <w:rPr>
                            <w:rFonts w:ascii="Arial"/>
                            <w:i/>
                            <w:w w:val="150"/>
                            <w:sz w:val="10"/>
                          </w:rPr>
                          <w:t>E</w:t>
                        </w:r>
                        <w:r>
                          <w:rPr>
                            <w:w w:val="99"/>
                            <w:sz w:val="10"/>
                          </w:rPr>
                          <w:t>_</w:t>
                        </w:r>
                        <w:r>
                          <w:rPr>
                            <w:rFonts w:ascii="Arial"/>
                            <w:i/>
                            <w:w w:val="133"/>
                            <w:sz w:val="10"/>
                          </w:rPr>
                          <w:t>GU</w:t>
                        </w:r>
                        <w:r>
                          <w:rPr>
                            <w:rFonts w:ascii="Arial"/>
                            <w:i/>
                            <w:w w:val="148"/>
                            <w:sz w:val="10"/>
                          </w:rPr>
                          <w:t>AR</w:t>
                        </w:r>
                        <w:r>
                          <w:rPr>
                            <w:rFonts w:ascii="Arial"/>
                            <w:i/>
                            <w:w w:val="152"/>
                            <w:sz w:val="10"/>
                          </w:rPr>
                          <w:t>D</w:t>
                        </w:r>
                        <w:r>
                          <w:rPr>
                            <w:rFonts w:ascii="Arial"/>
                            <w:w w:val="161"/>
                            <w:sz w:val="10"/>
                          </w:rPr>
                          <w:t>(</w:t>
                        </w:r>
                        <w:r>
                          <w:rPr>
                            <w:rFonts w:ascii="Arial"/>
                            <w:i/>
                            <w:w w:val="201"/>
                            <w:sz w:val="10"/>
                          </w:rPr>
                          <w:t>t</w:t>
                        </w:r>
                        <w:r>
                          <w:rPr>
                            <w:rFonts w:ascii="Arial"/>
                            <w:w w:val="161"/>
                            <w:sz w:val="10"/>
                          </w:rPr>
                          <w:t xml:space="preserve">) </w:t>
                        </w:r>
                        <w:r>
                          <w:rPr>
                            <w:rFonts w:ascii="Arial"/>
                            <w:i/>
                            <w:w w:val="155"/>
                            <w:sz w:val="10"/>
                          </w:rPr>
                          <w:t>GENT RANS</w:t>
                        </w:r>
                        <w:r>
                          <w:rPr>
                            <w:rFonts w:ascii="Arial"/>
                            <w:w w:val="155"/>
                            <w:sz w:val="10"/>
                          </w:rPr>
                          <w:t>(</w:t>
                        </w:r>
                        <w:r>
                          <w:rPr>
                            <w:rFonts w:ascii="Arial"/>
                            <w:i/>
                            <w:w w:val="155"/>
                            <w:sz w:val="10"/>
                          </w:rPr>
                          <w:t>s, t, tgt</w:t>
                        </w:r>
                        <w:r>
                          <w:rPr>
                            <w:rFonts w:ascii="Arial"/>
                            <w:w w:val="155"/>
                            <w:sz w:val="10"/>
                          </w:rPr>
                          <w:t>(</w:t>
                        </w:r>
                        <w:r>
                          <w:rPr>
                            <w:rFonts w:ascii="Arial"/>
                            <w:i/>
                            <w:w w:val="155"/>
                            <w:sz w:val="10"/>
                          </w:rPr>
                          <w:t>t</w:t>
                        </w:r>
                        <w:r>
                          <w:rPr>
                            <w:rFonts w:ascii="Arial"/>
                            <w:w w:val="155"/>
                            <w:sz w:val="10"/>
                          </w:rPr>
                          <w:t>))</w:t>
                        </w:r>
                      </w:p>
                    </w:txbxContent>
                  </v:textbox>
                </v:shape>
                <w10:wrap anchorx="page"/>
              </v:group>
            </w:pict>
          </mc:Fallback>
        </mc:AlternateContent>
      </w:r>
      <w:r w:rsidR="00A541FA">
        <w:rPr>
          <w:sz w:val="16"/>
        </w:rPr>
        <w:t>Listing 4.    Generation process for an  event</w:t>
      </w:r>
    </w:p>
    <w:p w14:paraId="61C722C7" w14:textId="77777777" w:rsidR="00864105" w:rsidRDefault="00A541FA">
      <w:pPr>
        <w:spacing w:before="23"/>
        <w:ind w:left="109"/>
        <w:rPr>
          <w:sz w:val="10"/>
        </w:rPr>
      </w:pPr>
      <w:r>
        <w:rPr>
          <w:color w:val="7F7F7F"/>
          <w:w w:val="99"/>
          <w:sz w:val="10"/>
        </w:rPr>
        <w:t>1</w:t>
      </w:r>
    </w:p>
    <w:p w14:paraId="2F8E289A" w14:textId="77777777" w:rsidR="00864105" w:rsidRDefault="00864105">
      <w:pPr>
        <w:pStyle w:val="Corpsdetexte"/>
        <w:spacing w:before="9"/>
        <w:rPr>
          <w:sz w:val="10"/>
        </w:rPr>
      </w:pPr>
    </w:p>
    <w:p w14:paraId="7BB85C88" w14:textId="77777777" w:rsidR="00864105" w:rsidRDefault="00A541FA">
      <w:pPr>
        <w:ind w:left="109"/>
        <w:rPr>
          <w:sz w:val="10"/>
        </w:rPr>
      </w:pPr>
      <w:r>
        <w:rPr>
          <w:color w:val="7F7F7F"/>
          <w:w w:val="99"/>
          <w:sz w:val="10"/>
        </w:rPr>
        <w:t>3</w:t>
      </w:r>
    </w:p>
    <w:p w14:paraId="6AC2BD46" w14:textId="77777777" w:rsidR="00864105" w:rsidRDefault="00864105">
      <w:pPr>
        <w:pStyle w:val="Corpsdetexte"/>
        <w:spacing w:before="1"/>
        <w:rPr>
          <w:sz w:val="12"/>
        </w:rPr>
      </w:pPr>
    </w:p>
    <w:p w14:paraId="4BE4079C" w14:textId="77777777" w:rsidR="00864105" w:rsidRDefault="00A541FA">
      <w:pPr>
        <w:ind w:left="109"/>
        <w:rPr>
          <w:sz w:val="10"/>
        </w:rPr>
      </w:pPr>
      <w:r>
        <w:rPr>
          <w:color w:val="7F7F7F"/>
          <w:w w:val="99"/>
          <w:sz w:val="10"/>
        </w:rPr>
        <w:t>5</w:t>
      </w:r>
    </w:p>
    <w:p w14:paraId="0604DC11" w14:textId="77777777" w:rsidR="00864105" w:rsidRDefault="00864105">
      <w:pPr>
        <w:pStyle w:val="Corpsdetexte"/>
        <w:spacing w:before="9"/>
        <w:rPr>
          <w:sz w:val="10"/>
        </w:rPr>
      </w:pPr>
    </w:p>
    <w:p w14:paraId="037B3D57" w14:textId="77777777" w:rsidR="00864105" w:rsidRDefault="00A541FA">
      <w:pPr>
        <w:ind w:left="109"/>
        <w:rPr>
          <w:sz w:val="10"/>
        </w:rPr>
      </w:pPr>
      <w:r>
        <w:rPr>
          <w:color w:val="7F7F7F"/>
          <w:w w:val="99"/>
          <w:sz w:val="10"/>
        </w:rPr>
        <w:t>7</w:t>
      </w:r>
    </w:p>
    <w:p w14:paraId="29ECD8D2" w14:textId="77777777" w:rsidR="00864105" w:rsidRDefault="00864105">
      <w:pPr>
        <w:pStyle w:val="Corpsdetexte"/>
        <w:rPr>
          <w:sz w:val="10"/>
        </w:rPr>
      </w:pPr>
    </w:p>
    <w:p w14:paraId="7E46BC30" w14:textId="77777777" w:rsidR="00864105" w:rsidRDefault="00864105">
      <w:pPr>
        <w:pStyle w:val="Corpsdetexte"/>
        <w:spacing w:before="4"/>
        <w:rPr>
          <w:sz w:val="13"/>
        </w:rPr>
      </w:pPr>
    </w:p>
    <w:p w14:paraId="7AAE7DB6" w14:textId="77777777" w:rsidR="00864105" w:rsidRDefault="00A541FA">
      <w:pPr>
        <w:pStyle w:val="Corpsdetexte"/>
        <w:spacing w:before="1" w:line="244" w:lineRule="auto"/>
        <w:ind w:left="259" w:firstLine="199"/>
        <w:jc w:val="both"/>
      </w:pPr>
      <w:r>
        <w:t xml:space="preserve">The procedure in Listing 4  describes  how  the  genera-  tion process works with an event. It first finds  the  in-  nermost active states which are  able  to  react  </w:t>
      </w:r>
      <w:r>
        <w:rPr>
          <w:rFonts w:ascii="Bookman Old Style"/>
          <w:i/>
        </w:rPr>
        <w:t xml:space="preserve">e  </w:t>
      </w:r>
      <w:r>
        <w:t xml:space="preserve">by  or-  derly looping over </w:t>
      </w:r>
      <w:r>
        <w:rPr>
          <w:rFonts w:ascii="Bookman Old Style"/>
          <w:i/>
          <w:spacing w:val="2"/>
        </w:rPr>
        <w:t>Lm</w:t>
      </w:r>
      <w:r>
        <w:rPr>
          <w:rFonts w:ascii="Arial"/>
          <w:i/>
          <w:spacing w:val="2"/>
          <w:position w:val="-2"/>
          <w:sz w:val="14"/>
        </w:rPr>
        <w:t>e</w:t>
      </w:r>
      <w:r>
        <w:rPr>
          <w:spacing w:val="2"/>
        </w:rPr>
        <w:t xml:space="preserve">. </w:t>
      </w:r>
      <w:r>
        <w:t xml:space="preserve">For each transition outgoing from    an innermost state, code for active  states  and  deferral  events, guard checking and transition code segments are  </w:t>
      </w:r>
      <w:r>
        <w:rPr>
          <w:spacing w:val="13"/>
        </w:rPr>
        <w:t xml:space="preserve"> </w:t>
      </w:r>
      <w:r>
        <w:t>gen-</w:t>
      </w:r>
    </w:p>
    <w:p w14:paraId="1319AE20" w14:textId="77777777" w:rsidR="00864105" w:rsidRDefault="00A541FA">
      <w:pPr>
        <w:pStyle w:val="Corpsdetexte"/>
        <w:spacing w:before="52" w:line="249" w:lineRule="auto"/>
        <w:ind w:left="109" w:right="217"/>
        <w:jc w:val="both"/>
      </w:pPr>
      <w:r>
        <w:br w:type="column"/>
      </w:r>
      <w:r>
        <w:t>paper), it is deferred by putting it to a deferral event queue managed by the main thread, which also pushes the deferred events back to the main queue once one of the pending events is processed.</w:t>
      </w:r>
    </w:p>
    <w:p w14:paraId="5B39B09B" w14:textId="77777777" w:rsidR="00864105" w:rsidRDefault="00A541FA">
      <w:pPr>
        <w:pStyle w:val="Corpsdetexte"/>
        <w:tabs>
          <w:tab w:val="left" w:pos="1736"/>
          <w:tab w:val="left" w:pos="2489"/>
          <w:tab w:val="left" w:pos="3286"/>
          <w:tab w:val="left" w:pos="4289"/>
          <w:tab w:val="left" w:pos="5009"/>
        </w:tabs>
        <w:spacing w:before="70" w:line="244" w:lineRule="auto"/>
        <w:ind w:left="109" w:right="217" w:firstLine="199"/>
        <w:jc w:val="both"/>
      </w:pPr>
      <w:r>
        <w:t>Depending</w:t>
      </w:r>
      <w:r>
        <w:tab/>
        <w:t>on</w:t>
      </w:r>
      <w:r>
        <w:tab/>
        <w:t>the</w:t>
      </w:r>
      <w:r>
        <w:tab/>
        <w:t>target</w:t>
      </w:r>
      <w:r>
        <w:tab/>
        <w:t>of</w:t>
      </w:r>
      <w:r>
        <w:tab/>
      </w:r>
      <w:r>
        <w:rPr>
          <w:rFonts w:ascii="Bookman Old Style"/>
          <w:i/>
        </w:rPr>
        <w:t>t</w:t>
      </w:r>
      <w:r>
        <w:t xml:space="preserve">, </w:t>
      </w:r>
      <w:commentRangeStart w:id="88"/>
      <w:r>
        <w:rPr>
          <w:rFonts w:ascii="Bookman Old Style"/>
          <w:i/>
          <w:spacing w:val="7"/>
        </w:rPr>
        <w:t>ttENERATE</w:t>
      </w:r>
      <w:commentRangeEnd w:id="88"/>
      <w:r w:rsidR="0064505A">
        <w:rPr>
          <w:rStyle w:val="Marquedecommentaire"/>
        </w:rPr>
        <w:commentReference w:id="88"/>
      </w:r>
      <w:r>
        <w:rPr>
          <w:spacing w:val="7"/>
        </w:rPr>
        <w:t>_</w:t>
      </w:r>
      <w:r>
        <w:rPr>
          <w:rFonts w:ascii="Bookman Old Style"/>
          <w:i/>
          <w:spacing w:val="7"/>
        </w:rPr>
        <w:t xml:space="preserve">ST </w:t>
      </w:r>
      <w:r>
        <w:rPr>
          <w:rFonts w:ascii="Bookman Old Style"/>
          <w:i/>
          <w:spacing w:val="8"/>
        </w:rPr>
        <w:t>ATE</w:t>
      </w:r>
      <w:r>
        <w:rPr>
          <w:spacing w:val="8"/>
        </w:rPr>
        <w:t>_</w:t>
      </w:r>
      <w:r>
        <w:rPr>
          <w:rFonts w:ascii="Bookman Old Style"/>
          <w:i/>
          <w:spacing w:val="8"/>
        </w:rPr>
        <w:t xml:space="preserve">EV </w:t>
      </w:r>
      <w:r>
        <w:rPr>
          <w:rFonts w:ascii="Bookman Old Style"/>
          <w:i/>
          <w:spacing w:val="10"/>
        </w:rPr>
        <w:t xml:space="preserve">ENT </w:t>
      </w:r>
      <w:r>
        <w:rPr>
          <w:spacing w:val="9"/>
        </w:rPr>
        <w:t>_</w:t>
      </w:r>
      <w:r>
        <w:rPr>
          <w:rFonts w:ascii="Bookman Old Style"/>
          <w:i/>
          <w:spacing w:val="9"/>
        </w:rPr>
        <w:t xml:space="preserve">CHECK </w:t>
      </w:r>
      <w:r>
        <w:t xml:space="preserve">can generate single or multiple active state checking code. The latter  occurs if </w:t>
      </w:r>
      <w:r>
        <w:rPr>
          <w:rFonts w:ascii="Bookman Old Style"/>
          <w:i/>
        </w:rPr>
        <w:t>tgt</w:t>
      </w:r>
      <w:r>
        <w:rPr>
          <w:rFonts w:ascii="Tahoma"/>
        </w:rPr>
        <w:t>(</w:t>
      </w:r>
      <w:r>
        <w:rPr>
          <w:rFonts w:ascii="Bookman Old Style"/>
          <w:i/>
        </w:rPr>
        <w:t>t</w:t>
      </w:r>
      <w:r>
        <w:rPr>
          <w:rFonts w:ascii="Tahoma"/>
        </w:rPr>
        <w:t xml:space="preserve">) </w:t>
      </w:r>
      <w:r>
        <w:t xml:space="preserve">is a </w:t>
      </w:r>
      <w:r>
        <w:rPr>
          <w:rFonts w:ascii="Bookman Old Style"/>
          <w:i/>
          <w:spacing w:val="2"/>
        </w:rPr>
        <w:t>join</w:t>
      </w:r>
      <w:r>
        <w:rPr>
          <w:spacing w:val="2"/>
        </w:rPr>
        <w:t xml:space="preserve">. </w:t>
      </w:r>
      <w:r>
        <w:t xml:space="preserve">The detailed discussion on these      is not presented due to space limitation. Listing 5, line 1-2, shows an example for multiple </w:t>
      </w:r>
      <w:r>
        <w:rPr>
          <w:spacing w:val="25"/>
        </w:rPr>
        <w:t xml:space="preserve"> </w:t>
      </w:r>
      <w:r>
        <w:t>checking.</w:t>
      </w:r>
    </w:p>
    <w:p w14:paraId="4F38FFE0" w14:textId="77777777" w:rsidR="00864105" w:rsidRDefault="00A541FA">
      <w:pPr>
        <w:pStyle w:val="Corpsdetexte"/>
        <w:spacing w:before="76" w:line="249" w:lineRule="auto"/>
        <w:ind w:left="109" w:right="217" w:firstLine="199"/>
        <w:jc w:val="both"/>
      </w:pPr>
      <w:r>
        <w:t xml:space="preserve">Generally, </w:t>
      </w:r>
      <w:r>
        <w:rPr>
          <w:i/>
        </w:rPr>
        <w:t xml:space="preserve">GENTRANS </w:t>
      </w:r>
      <w:r>
        <w:t xml:space="preserve">generates code for transitions be- tween any vertexes satisfying the constraints described in Section III-A. The detail of </w:t>
      </w:r>
      <w:r>
        <w:rPr>
          <w:i/>
        </w:rPr>
        <w:t xml:space="preserve">GENTRANS </w:t>
      </w:r>
      <w:r>
        <w:t>is not presented here. Each pseudo state is transformed as the   followings:</w:t>
      </w:r>
    </w:p>
    <w:p w14:paraId="58BD1ED9" w14:textId="77777777" w:rsidR="00864105" w:rsidRDefault="00A541FA">
      <w:pPr>
        <w:pStyle w:val="Paragraphedeliste"/>
        <w:numPr>
          <w:ilvl w:val="1"/>
          <w:numId w:val="8"/>
        </w:numPr>
        <w:tabs>
          <w:tab w:val="left" w:pos="511"/>
        </w:tabs>
        <w:spacing w:before="114"/>
        <w:ind w:left="510" w:hanging="201"/>
        <w:jc w:val="left"/>
        <w:rPr>
          <w:sz w:val="20"/>
        </w:rPr>
      </w:pPr>
      <w:r>
        <w:rPr>
          <w:rFonts w:ascii="Bookman Old Style" w:hAnsi="Bookman Old Style"/>
          <w:i/>
          <w:spacing w:val="2"/>
          <w:sz w:val="20"/>
        </w:rPr>
        <w:t>join</w:t>
      </w:r>
      <w:r>
        <w:rPr>
          <w:spacing w:val="2"/>
          <w:sz w:val="20"/>
        </w:rPr>
        <w:t xml:space="preserve">:  </w:t>
      </w:r>
      <w:r>
        <w:rPr>
          <w:sz w:val="20"/>
        </w:rPr>
        <w:t xml:space="preserve">Use  </w:t>
      </w:r>
      <w:r>
        <w:rPr>
          <w:rFonts w:ascii="Bookman Old Style" w:hAnsi="Bookman Old Style"/>
          <w:i/>
          <w:spacing w:val="9"/>
          <w:sz w:val="20"/>
        </w:rPr>
        <w:t xml:space="preserve">ttENTRANS </w:t>
      </w:r>
      <w:r>
        <w:rPr>
          <w:sz w:val="20"/>
        </w:rPr>
        <w:t xml:space="preserve">for  </w:t>
      </w:r>
      <w:r>
        <w:rPr>
          <w:rFonts w:ascii="Bookman Old Style" w:hAnsi="Bookman Old Style"/>
          <w:i/>
          <w:sz w:val="20"/>
        </w:rPr>
        <w:t>v</w:t>
      </w:r>
      <w:r>
        <w:rPr>
          <w:sz w:val="20"/>
        </w:rPr>
        <w:t>’s  outgoing</w:t>
      </w:r>
      <w:r>
        <w:rPr>
          <w:spacing w:val="-23"/>
          <w:sz w:val="20"/>
        </w:rPr>
        <w:t xml:space="preserve"> </w:t>
      </w:r>
      <w:r>
        <w:rPr>
          <w:sz w:val="20"/>
        </w:rPr>
        <w:t>transition.</w:t>
      </w:r>
    </w:p>
    <w:p w14:paraId="6A5548F1" w14:textId="77777777" w:rsidR="00864105" w:rsidRDefault="00A541FA">
      <w:pPr>
        <w:pStyle w:val="Paragraphedeliste"/>
        <w:numPr>
          <w:ilvl w:val="1"/>
          <w:numId w:val="8"/>
        </w:numPr>
        <w:tabs>
          <w:tab w:val="left" w:pos="511"/>
        </w:tabs>
        <w:spacing w:before="4" w:line="244" w:lineRule="auto"/>
        <w:ind w:left="510" w:right="217" w:hanging="201"/>
        <w:rPr>
          <w:sz w:val="20"/>
        </w:rPr>
      </w:pPr>
      <w:r>
        <w:rPr>
          <w:rFonts w:ascii="Bookman Old Style"/>
          <w:i/>
          <w:spacing w:val="6"/>
          <w:sz w:val="20"/>
        </w:rPr>
        <w:t>fork</w:t>
      </w:r>
      <w:r>
        <w:rPr>
          <w:spacing w:val="6"/>
          <w:sz w:val="20"/>
        </w:rPr>
        <w:t xml:space="preserve">: </w:t>
      </w:r>
      <w:r>
        <w:rPr>
          <w:sz w:val="20"/>
        </w:rPr>
        <w:t xml:space="preserve">Use </w:t>
      </w:r>
      <w:r>
        <w:rPr>
          <w:rFonts w:ascii="Bookman Old Style"/>
          <w:i/>
          <w:spacing w:val="8"/>
          <w:sz w:val="20"/>
        </w:rPr>
        <w:t xml:space="preserve">FORK </w:t>
      </w:r>
      <w:r>
        <w:rPr>
          <w:sz w:val="20"/>
        </w:rPr>
        <w:t xml:space="preserve">and </w:t>
      </w:r>
      <w:r>
        <w:rPr>
          <w:rFonts w:ascii="Bookman Old Style"/>
          <w:i/>
          <w:spacing w:val="9"/>
          <w:sz w:val="20"/>
        </w:rPr>
        <w:t xml:space="preserve">JOIN </w:t>
      </w:r>
      <w:r>
        <w:rPr>
          <w:sz w:val="20"/>
        </w:rPr>
        <w:t>for each of outgoing transitions of</w:t>
      </w:r>
      <w:r>
        <w:rPr>
          <w:spacing w:val="23"/>
          <w:sz w:val="20"/>
        </w:rPr>
        <w:t xml:space="preserve"> </w:t>
      </w:r>
      <w:r>
        <w:rPr>
          <w:rFonts w:ascii="Bookman Old Style"/>
          <w:i/>
          <w:spacing w:val="3"/>
          <w:sz w:val="20"/>
        </w:rPr>
        <w:t>v</w:t>
      </w:r>
      <w:r>
        <w:rPr>
          <w:spacing w:val="3"/>
          <w:sz w:val="20"/>
        </w:rPr>
        <w:t>.</w:t>
      </w:r>
    </w:p>
    <w:p w14:paraId="64DC24C8" w14:textId="77777777" w:rsidR="00864105" w:rsidRDefault="00A541FA">
      <w:pPr>
        <w:pStyle w:val="Paragraphedeliste"/>
        <w:numPr>
          <w:ilvl w:val="1"/>
          <w:numId w:val="8"/>
        </w:numPr>
        <w:tabs>
          <w:tab w:val="left" w:pos="511"/>
        </w:tabs>
        <w:spacing w:line="258" w:lineRule="exact"/>
        <w:ind w:left="510" w:hanging="201"/>
        <w:rPr>
          <w:sz w:val="20"/>
        </w:rPr>
      </w:pPr>
      <w:r>
        <w:rPr>
          <w:rFonts w:ascii="Bookman Old Style" w:hAnsi="Bookman Old Style"/>
          <w:i/>
          <w:sz w:val="20"/>
        </w:rPr>
        <w:t>choice</w:t>
      </w:r>
      <w:r>
        <w:rPr>
          <w:sz w:val="20"/>
        </w:rPr>
        <w:t xml:space="preserve">: For each outgoing, an </w:t>
      </w:r>
      <w:r>
        <w:rPr>
          <w:rFonts w:ascii="Bookman Old Style" w:hAnsi="Bookman Old Style"/>
          <w:i/>
          <w:spacing w:val="7"/>
          <w:sz w:val="20"/>
        </w:rPr>
        <w:t xml:space="preserve">IF </w:t>
      </w:r>
      <w:r>
        <w:rPr>
          <w:rFonts w:ascii="Meiryo" w:hAnsi="Meiryo"/>
          <w:i/>
          <w:sz w:val="20"/>
        </w:rPr>
        <w:t xml:space="preserve">− </w:t>
      </w:r>
      <w:r>
        <w:rPr>
          <w:rFonts w:ascii="Bookman Old Style" w:hAnsi="Bookman Old Style"/>
          <w:i/>
          <w:spacing w:val="5"/>
          <w:sz w:val="20"/>
        </w:rPr>
        <w:t xml:space="preserve">ELSE </w:t>
      </w:r>
      <w:r>
        <w:rPr>
          <w:sz w:val="20"/>
        </w:rPr>
        <w:t xml:space="preserve">is </w:t>
      </w:r>
      <w:r>
        <w:rPr>
          <w:spacing w:val="16"/>
          <w:sz w:val="20"/>
        </w:rPr>
        <w:t xml:space="preserve"> </w:t>
      </w:r>
      <w:r>
        <w:rPr>
          <w:sz w:val="20"/>
        </w:rPr>
        <w:t>generated</w:t>
      </w:r>
    </w:p>
    <w:p w14:paraId="6C7C07B0" w14:textId="77777777" w:rsidR="00864105" w:rsidRDefault="00A541FA">
      <w:pPr>
        <w:pStyle w:val="Corpsdetexte"/>
        <w:spacing w:line="212" w:lineRule="exact"/>
        <w:ind w:left="510"/>
      </w:pPr>
      <w:r>
        <w:t>for the guard of the outgoing together with code generated</w:t>
      </w:r>
    </w:p>
    <w:p w14:paraId="6D3FCE84" w14:textId="77777777" w:rsidR="00864105" w:rsidRDefault="00A541FA">
      <w:pPr>
        <w:spacing w:before="7"/>
        <w:ind w:left="510"/>
        <w:rPr>
          <w:sz w:val="20"/>
        </w:rPr>
      </w:pPr>
      <w:r>
        <w:rPr>
          <w:w w:val="105"/>
          <w:sz w:val="20"/>
        </w:rPr>
        <w:t xml:space="preserve">by </w:t>
      </w:r>
      <w:r>
        <w:rPr>
          <w:rFonts w:ascii="Bookman Old Style"/>
          <w:i/>
          <w:w w:val="105"/>
          <w:sz w:val="20"/>
        </w:rPr>
        <w:t xml:space="preserve">ttENTRANS </w:t>
      </w:r>
      <w:r>
        <w:rPr>
          <w:w w:val="105"/>
          <w:sz w:val="20"/>
        </w:rPr>
        <w:t>(see Listing 5).</w:t>
      </w:r>
    </w:p>
    <w:p w14:paraId="43E2873A" w14:textId="77777777" w:rsidR="00864105" w:rsidRDefault="00A541FA">
      <w:pPr>
        <w:pStyle w:val="Paragraphedeliste"/>
        <w:numPr>
          <w:ilvl w:val="1"/>
          <w:numId w:val="8"/>
        </w:numPr>
        <w:tabs>
          <w:tab w:val="left" w:pos="511"/>
        </w:tabs>
        <w:spacing w:line="240" w:lineRule="exact"/>
        <w:ind w:left="510" w:right="217" w:hanging="201"/>
        <w:rPr>
          <w:sz w:val="20"/>
        </w:rPr>
      </w:pPr>
      <w:r>
        <w:rPr>
          <w:rFonts w:ascii="Bookman Old Style"/>
          <w:i/>
          <w:sz w:val="20"/>
        </w:rPr>
        <w:t>junction</w:t>
      </w:r>
      <w:r>
        <w:rPr>
          <w:sz w:val="20"/>
        </w:rPr>
        <w:t xml:space="preserve">: As a static version </w:t>
      </w:r>
      <w:r>
        <w:rPr>
          <w:rFonts w:ascii="Bookman Old Style"/>
          <w:i/>
          <w:sz w:val="20"/>
        </w:rPr>
        <w:t>choice</w:t>
      </w:r>
      <w:r>
        <w:rPr>
          <w:sz w:val="20"/>
        </w:rPr>
        <w:t xml:space="preserve">, a </w:t>
      </w:r>
      <w:r>
        <w:rPr>
          <w:rFonts w:ascii="Bookman Old Style"/>
          <w:i/>
          <w:sz w:val="20"/>
        </w:rPr>
        <w:t xml:space="preserve">junction </w:t>
      </w:r>
      <w:r>
        <w:rPr>
          <w:sz w:val="20"/>
        </w:rPr>
        <w:t xml:space="preserve">is transformed into an attribute </w:t>
      </w:r>
      <w:r>
        <w:rPr>
          <w:rFonts w:ascii="Bookman Old Style"/>
          <w:i/>
          <w:spacing w:val="2"/>
          <w:sz w:val="20"/>
        </w:rPr>
        <w:t>junc</w:t>
      </w:r>
      <w:r>
        <w:rPr>
          <w:rFonts w:ascii="Arial"/>
          <w:i/>
          <w:spacing w:val="2"/>
          <w:position w:val="-2"/>
          <w:sz w:val="14"/>
        </w:rPr>
        <w:t>a</w:t>
      </w:r>
      <w:r>
        <w:rPr>
          <w:rFonts w:ascii="Bookman Old Style"/>
          <w:i/>
          <w:spacing w:val="2"/>
          <w:sz w:val="20"/>
        </w:rPr>
        <w:t xml:space="preserve">ttr </w:t>
      </w:r>
      <w:r>
        <w:rPr>
          <w:sz w:val="20"/>
        </w:rPr>
        <w:t xml:space="preserve">and evaluated before any action executed in compound transitions (see Listing 5). The value of </w:t>
      </w:r>
      <w:r>
        <w:rPr>
          <w:rFonts w:ascii="Bookman Old Style"/>
          <w:i/>
          <w:spacing w:val="2"/>
          <w:sz w:val="20"/>
        </w:rPr>
        <w:t>junc</w:t>
      </w:r>
      <w:r>
        <w:rPr>
          <w:rFonts w:ascii="Arial"/>
          <w:i/>
          <w:spacing w:val="2"/>
          <w:position w:val="-2"/>
          <w:sz w:val="14"/>
        </w:rPr>
        <w:t>a</w:t>
      </w:r>
      <w:r>
        <w:rPr>
          <w:rFonts w:ascii="Bookman Old Style"/>
          <w:i/>
          <w:spacing w:val="2"/>
          <w:sz w:val="20"/>
        </w:rPr>
        <w:t xml:space="preserve">ttr </w:t>
      </w:r>
      <w:r>
        <w:rPr>
          <w:sz w:val="20"/>
        </w:rPr>
        <w:t xml:space="preserve">is then used to choose the appropriate transition at the place of  </w:t>
      </w:r>
      <w:r>
        <w:rPr>
          <w:spacing w:val="35"/>
          <w:sz w:val="20"/>
        </w:rPr>
        <w:t xml:space="preserve"> </w:t>
      </w:r>
      <w:r>
        <w:rPr>
          <w:rFonts w:ascii="Bookman Old Style"/>
          <w:i/>
          <w:sz w:val="20"/>
        </w:rPr>
        <w:t>junction</w:t>
      </w:r>
      <w:r>
        <w:rPr>
          <w:sz w:val="20"/>
        </w:rPr>
        <w:t>.</w:t>
      </w:r>
    </w:p>
    <w:p w14:paraId="646A9DDA" w14:textId="77777777" w:rsidR="00864105" w:rsidRDefault="00A541FA">
      <w:pPr>
        <w:pStyle w:val="Paragraphedeliste"/>
        <w:numPr>
          <w:ilvl w:val="1"/>
          <w:numId w:val="8"/>
        </w:numPr>
        <w:tabs>
          <w:tab w:val="left" w:pos="511"/>
        </w:tabs>
        <w:spacing w:before="4" w:line="249" w:lineRule="auto"/>
        <w:ind w:left="510" w:right="217" w:hanging="201"/>
        <w:rPr>
          <w:sz w:val="20"/>
        </w:rPr>
      </w:pPr>
      <w:r>
        <w:rPr>
          <w:i/>
          <w:sz w:val="20"/>
        </w:rPr>
        <w:t>shallow history</w:t>
      </w:r>
      <w:r>
        <w:rPr>
          <w:sz w:val="20"/>
        </w:rPr>
        <w:t xml:space="preserve">: The identifiers of states to be exited are kept in </w:t>
      </w:r>
      <w:r>
        <w:rPr>
          <w:rFonts w:ascii="Bookman Old Style"/>
          <w:i/>
          <w:sz w:val="20"/>
        </w:rPr>
        <w:t xml:space="preserve">pres </w:t>
      </w:r>
      <w:r>
        <w:rPr>
          <w:sz w:val="20"/>
        </w:rPr>
        <w:t xml:space="preserve">of </w:t>
      </w:r>
      <w:r>
        <w:rPr>
          <w:rFonts w:ascii="Bookman Old Style"/>
          <w:i/>
          <w:spacing w:val="3"/>
          <w:sz w:val="20"/>
        </w:rPr>
        <w:t>IState</w:t>
      </w:r>
      <w:r>
        <w:rPr>
          <w:spacing w:val="3"/>
          <w:sz w:val="20"/>
        </w:rPr>
        <w:t xml:space="preserve">. </w:t>
      </w:r>
      <w:r>
        <w:rPr>
          <w:sz w:val="20"/>
        </w:rPr>
        <w:t xml:space="preserve">Restoring the active states using the history is exampled as in Listing 3. The entering method is executed as default  mode  at  the  first  time the corresponding composite state is entered (see Listing 3). </w:t>
      </w:r>
      <w:r>
        <w:rPr>
          <w:i/>
          <w:sz w:val="20"/>
        </w:rPr>
        <w:t xml:space="preserve">pres </w:t>
      </w:r>
      <w:r>
        <w:rPr>
          <w:sz w:val="20"/>
        </w:rPr>
        <w:t xml:space="preserve">is updated with the active state identifier before exiting the region containing the </w:t>
      </w:r>
      <w:r>
        <w:rPr>
          <w:spacing w:val="15"/>
          <w:sz w:val="20"/>
        </w:rPr>
        <w:t xml:space="preserve"> </w:t>
      </w:r>
      <w:r>
        <w:rPr>
          <w:sz w:val="20"/>
        </w:rPr>
        <w:t>history.</w:t>
      </w:r>
    </w:p>
    <w:p w14:paraId="69368F9B" w14:textId="77777777" w:rsidR="00864105" w:rsidRDefault="00A541FA">
      <w:pPr>
        <w:pStyle w:val="Paragraphedeliste"/>
        <w:numPr>
          <w:ilvl w:val="1"/>
          <w:numId w:val="8"/>
        </w:numPr>
        <w:tabs>
          <w:tab w:val="left" w:pos="511"/>
        </w:tabs>
        <w:spacing w:line="249" w:lineRule="auto"/>
        <w:ind w:left="510" w:right="217" w:hanging="201"/>
        <w:rPr>
          <w:sz w:val="20"/>
        </w:rPr>
      </w:pPr>
      <w:r>
        <w:rPr>
          <w:i/>
          <w:sz w:val="20"/>
        </w:rPr>
        <w:t>deep history</w:t>
      </w:r>
      <w:r>
        <w:rPr>
          <w:sz w:val="20"/>
        </w:rPr>
        <w:t xml:space="preserve">: Saving and restoring active states are done at all state hierarchy levels from the composite state con- taining the deep history down to atomic states. Updating </w:t>
      </w:r>
      <w:r>
        <w:rPr>
          <w:i/>
          <w:sz w:val="20"/>
        </w:rPr>
        <w:t xml:space="preserve">pres </w:t>
      </w:r>
      <w:r>
        <w:rPr>
          <w:sz w:val="20"/>
        </w:rPr>
        <w:t xml:space="preserve">is committed before exiting the region, which is directly or indirectly contained by a parent state, in which a deep history is </w:t>
      </w:r>
      <w:r>
        <w:rPr>
          <w:spacing w:val="19"/>
          <w:sz w:val="20"/>
        </w:rPr>
        <w:t xml:space="preserve"> </w:t>
      </w:r>
      <w:r>
        <w:rPr>
          <w:sz w:val="20"/>
        </w:rPr>
        <w:t>present.</w:t>
      </w:r>
    </w:p>
    <w:p w14:paraId="6D301E39" w14:textId="77777777" w:rsidR="00864105" w:rsidRDefault="00A541FA">
      <w:pPr>
        <w:pStyle w:val="Paragraphedeliste"/>
        <w:numPr>
          <w:ilvl w:val="1"/>
          <w:numId w:val="8"/>
        </w:numPr>
        <w:tabs>
          <w:tab w:val="left" w:pos="511"/>
        </w:tabs>
        <w:spacing w:line="247" w:lineRule="auto"/>
        <w:ind w:left="510" w:right="217" w:hanging="201"/>
        <w:rPr>
          <w:sz w:val="20"/>
        </w:rPr>
      </w:pPr>
      <w:r>
        <w:rPr>
          <w:rFonts w:ascii="Bookman Old Style"/>
          <w:i/>
          <w:sz w:val="20"/>
        </w:rPr>
        <w:t>enpoint</w:t>
      </w:r>
      <w:r>
        <w:rPr>
          <w:sz w:val="20"/>
        </w:rPr>
        <w:t>:</w:t>
      </w:r>
      <w:r>
        <w:rPr>
          <w:spacing w:val="-12"/>
          <w:sz w:val="20"/>
        </w:rPr>
        <w:t xml:space="preserve"> </w:t>
      </w:r>
      <w:r>
        <w:rPr>
          <w:sz w:val="20"/>
        </w:rPr>
        <w:t>If</w:t>
      </w:r>
      <w:r>
        <w:rPr>
          <w:spacing w:val="-12"/>
          <w:sz w:val="20"/>
        </w:rPr>
        <w:t xml:space="preserve"> </w:t>
      </w:r>
      <w:r>
        <w:rPr>
          <w:rFonts w:ascii="Bookman Old Style"/>
          <w:i/>
          <w:sz w:val="20"/>
        </w:rPr>
        <w:t>enpoint</w:t>
      </w:r>
      <w:r>
        <w:rPr>
          <w:rFonts w:ascii="Bookman Old Style"/>
          <w:i/>
          <w:spacing w:val="-22"/>
          <w:sz w:val="20"/>
        </w:rPr>
        <w:t xml:space="preserve"> </w:t>
      </w:r>
      <w:r>
        <w:rPr>
          <w:sz w:val="20"/>
        </w:rPr>
        <w:t>has</w:t>
      </w:r>
      <w:r>
        <w:rPr>
          <w:spacing w:val="-12"/>
          <w:sz w:val="20"/>
        </w:rPr>
        <w:t xml:space="preserve"> </w:t>
      </w:r>
      <w:r>
        <w:rPr>
          <w:sz w:val="20"/>
        </w:rPr>
        <w:t>no</w:t>
      </w:r>
      <w:r>
        <w:rPr>
          <w:spacing w:val="-12"/>
          <w:sz w:val="20"/>
        </w:rPr>
        <w:t xml:space="preserve"> </w:t>
      </w:r>
      <w:r>
        <w:rPr>
          <w:sz w:val="20"/>
        </w:rPr>
        <w:t>outgoing</w:t>
      </w:r>
      <w:r>
        <w:rPr>
          <w:spacing w:val="-12"/>
          <w:sz w:val="20"/>
        </w:rPr>
        <w:t xml:space="preserve"> </w:t>
      </w:r>
      <w:r>
        <w:rPr>
          <w:sz w:val="20"/>
        </w:rPr>
        <w:t>transition,</w:t>
      </w:r>
      <w:r>
        <w:rPr>
          <w:spacing w:val="-12"/>
          <w:sz w:val="20"/>
        </w:rPr>
        <w:t xml:space="preserve"> </w:t>
      </w:r>
      <w:r>
        <w:rPr>
          <w:sz w:val="20"/>
        </w:rPr>
        <w:t>the</w:t>
      </w:r>
      <w:r>
        <w:rPr>
          <w:spacing w:val="-12"/>
          <w:sz w:val="20"/>
        </w:rPr>
        <w:t xml:space="preserve"> </w:t>
      </w:r>
      <w:r>
        <w:rPr>
          <w:sz w:val="20"/>
        </w:rPr>
        <w:t>corre- sponding composite state is entered by default.</w:t>
      </w:r>
      <w:r>
        <w:rPr>
          <w:spacing w:val="-4"/>
          <w:sz w:val="20"/>
        </w:rPr>
        <w:t xml:space="preserve"> </w:t>
      </w:r>
      <w:r>
        <w:rPr>
          <w:sz w:val="20"/>
        </w:rPr>
        <w:t xml:space="preserve">Otherwise said, </w:t>
      </w:r>
      <w:r>
        <w:rPr>
          <w:rFonts w:ascii="Bookman Old Style"/>
          <w:i/>
          <w:spacing w:val="9"/>
          <w:sz w:val="20"/>
        </w:rPr>
        <w:t xml:space="preserve">ttENTRANS </w:t>
      </w:r>
      <w:r>
        <w:rPr>
          <w:sz w:val="20"/>
        </w:rPr>
        <w:t>is called to generate code for the outgoing</w:t>
      </w:r>
      <w:r>
        <w:rPr>
          <w:spacing w:val="13"/>
          <w:sz w:val="20"/>
        </w:rPr>
        <w:t xml:space="preserve"> </w:t>
      </w:r>
      <w:r>
        <w:rPr>
          <w:sz w:val="20"/>
        </w:rPr>
        <w:t>transition.</w:t>
      </w:r>
    </w:p>
    <w:p w14:paraId="6A0466A4" w14:textId="77777777" w:rsidR="00864105" w:rsidRDefault="00A541FA">
      <w:pPr>
        <w:pStyle w:val="Paragraphedeliste"/>
        <w:numPr>
          <w:ilvl w:val="1"/>
          <w:numId w:val="8"/>
        </w:numPr>
        <w:tabs>
          <w:tab w:val="left" w:pos="511"/>
        </w:tabs>
        <w:spacing w:before="1" w:line="244" w:lineRule="auto"/>
        <w:ind w:left="510" w:right="217" w:hanging="201"/>
        <w:rPr>
          <w:sz w:val="20"/>
        </w:rPr>
      </w:pPr>
      <w:r>
        <w:rPr>
          <w:rFonts w:ascii="Bookman Old Style"/>
          <w:i/>
          <w:sz w:val="20"/>
        </w:rPr>
        <w:t>expoint</w:t>
      </w:r>
      <w:r>
        <w:rPr>
          <w:sz w:val="20"/>
        </w:rPr>
        <w:t xml:space="preserve">: The code for the unique transition outgoing from </w:t>
      </w:r>
      <w:r>
        <w:rPr>
          <w:rFonts w:ascii="Bookman Old Style"/>
          <w:i/>
          <w:sz w:val="20"/>
        </w:rPr>
        <w:t xml:space="preserve">expoint </w:t>
      </w:r>
      <w:r>
        <w:rPr>
          <w:sz w:val="20"/>
        </w:rPr>
        <w:t xml:space="preserve">is generated by using  </w:t>
      </w:r>
      <w:r>
        <w:rPr>
          <w:spacing w:val="44"/>
          <w:sz w:val="20"/>
        </w:rPr>
        <w:t xml:space="preserve"> </w:t>
      </w:r>
      <w:r>
        <w:rPr>
          <w:rFonts w:ascii="Bookman Old Style"/>
          <w:i/>
          <w:spacing w:val="9"/>
          <w:sz w:val="20"/>
        </w:rPr>
        <w:t>ttENTRANS</w:t>
      </w:r>
      <w:r>
        <w:rPr>
          <w:spacing w:val="9"/>
          <w:sz w:val="20"/>
        </w:rPr>
        <w:t>.</w:t>
      </w:r>
    </w:p>
    <w:p w14:paraId="45E29E2F" w14:textId="77777777" w:rsidR="00864105" w:rsidRDefault="00A541FA">
      <w:pPr>
        <w:pStyle w:val="Paragraphedeliste"/>
        <w:numPr>
          <w:ilvl w:val="1"/>
          <w:numId w:val="8"/>
        </w:numPr>
        <w:tabs>
          <w:tab w:val="left" w:pos="511"/>
        </w:tabs>
        <w:spacing w:line="247" w:lineRule="auto"/>
        <w:ind w:left="510" w:right="217" w:hanging="201"/>
        <w:rPr>
          <w:sz w:val="20"/>
        </w:rPr>
      </w:pPr>
      <w:r>
        <w:rPr>
          <w:rFonts w:ascii="Bookman Old Style"/>
          <w:i/>
          <w:sz w:val="20"/>
        </w:rPr>
        <w:t>terminate</w:t>
      </w:r>
      <w:r>
        <w:rPr>
          <w:sz w:val="20"/>
        </w:rPr>
        <w:t xml:space="preserve">: The code executes the exit action of the innermost active state, the effect of the transition and destroys the state machine </w:t>
      </w:r>
      <w:r>
        <w:rPr>
          <w:spacing w:val="15"/>
          <w:sz w:val="20"/>
        </w:rPr>
        <w:t xml:space="preserve"> </w:t>
      </w:r>
      <w:r>
        <w:rPr>
          <w:sz w:val="20"/>
        </w:rPr>
        <w:t>object.</w:t>
      </w:r>
    </w:p>
    <w:p w14:paraId="21DB4D8A" w14:textId="77777777" w:rsidR="00864105" w:rsidRDefault="00A541FA">
      <w:pPr>
        <w:pStyle w:val="Paragraphedeliste"/>
        <w:numPr>
          <w:ilvl w:val="0"/>
          <w:numId w:val="6"/>
        </w:numPr>
        <w:tabs>
          <w:tab w:val="left" w:pos="575"/>
        </w:tabs>
        <w:spacing w:before="118" w:line="249" w:lineRule="auto"/>
        <w:ind w:left="109" w:right="217" w:firstLine="200"/>
        <w:jc w:val="both"/>
        <w:rPr>
          <w:sz w:val="20"/>
        </w:rPr>
      </w:pPr>
      <w:r>
        <w:rPr>
          <w:i/>
          <w:sz w:val="20"/>
        </w:rPr>
        <w:t xml:space="preserve">Example Code: </w:t>
      </w:r>
      <w:r>
        <w:rPr>
          <w:sz w:val="20"/>
        </w:rPr>
        <w:t>Listing 5 shows a code segment gener- ated.</w:t>
      </w:r>
    </w:p>
    <w:p w14:paraId="753A6026" w14:textId="77777777" w:rsidR="00864105" w:rsidRDefault="00864105">
      <w:pPr>
        <w:pStyle w:val="Corpsdetexte"/>
        <w:spacing w:before="9"/>
        <w:rPr>
          <w:sz w:val="19"/>
        </w:rPr>
      </w:pPr>
    </w:p>
    <w:p w14:paraId="5B879AC6" w14:textId="0420B396" w:rsidR="00864105" w:rsidRDefault="006A4EFD">
      <w:pPr>
        <w:spacing w:line="149" w:lineRule="exact"/>
        <w:ind w:left="501"/>
        <w:rPr>
          <w:rFonts w:ascii="Trebuchet MS"/>
          <w:sz w:val="16"/>
        </w:rPr>
      </w:pPr>
      <w:r>
        <w:rPr>
          <w:noProof/>
        </w:rPr>
        <mc:AlternateContent>
          <mc:Choice Requires="wpg">
            <w:drawing>
              <wp:anchor distT="0" distB="0" distL="114300" distR="114300" simplePos="0" relativeHeight="503274176" behindDoc="1" locked="0" layoutInCell="1" allowOverlap="1" wp14:anchorId="00EF63E6" wp14:editId="2476FEFB">
                <wp:simplePos x="0" y="0"/>
                <wp:positionH relativeFrom="page">
                  <wp:posOffset>3897630</wp:posOffset>
                </wp:positionH>
                <wp:positionV relativeFrom="paragraph">
                  <wp:posOffset>92710</wp:posOffset>
                </wp:positionV>
                <wp:extent cx="3317875" cy="579755"/>
                <wp:effectExtent l="1905" t="7620" r="4445" b="3175"/>
                <wp:wrapNone/>
                <wp:docPr id="32"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7875" cy="579755"/>
                          <a:chOff x="6138" y="146"/>
                          <a:chExt cx="5225" cy="913"/>
                        </a:xfrm>
                      </wpg:grpSpPr>
                      <wps:wsp>
                        <wps:cNvPr id="33" name="Line 53"/>
                        <wps:cNvCnPr>
                          <a:cxnSpLocks noChangeShapeType="1"/>
                        </wps:cNvCnPr>
                        <wps:spPr bwMode="auto">
                          <a:xfrm>
                            <a:off x="6172" y="184"/>
                            <a:ext cx="5156" cy="0"/>
                          </a:xfrm>
                          <a:prstGeom prst="line">
                            <a:avLst/>
                          </a:prstGeom>
                          <a:noFill/>
                          <a:ln w="43015">
                            <a:solidFill>
                              <a:srgbClr val="FFFFFF"/>
                            </a:solidFill>
                            <a:round/>
                            <a:headEnd/>
                            <a:tailEnd/>
                          </a:ln>
                          <a:extLst>
                            <a:ext uri="{909E8E84-426E-40DD-AFC4-6F175D3DCCD1}">
                              <a14:hiddenFill xmlns:a14="http://schemas.microsoft.com/office/drawing/2010/main">
                                <a:noFill/>
                              </a14:hiddenFill>
                            </a:ext>
                          </a:extLst>
                        </wps:spPr>
                        <wps:bodyPr/>
                      </wps:wsp>
                      <wps:wsp>
                        <wps:cNvPr id="34" name="Line 52"/>
                        <wps:cNvCnPr>
                          <a:cxnSpLocks noChangeShapeType="1"/>
                        </wps:cNvCnPr>
                        <wps:spPr bwMode="auto">
                          <a:xfrm>
                            <a:off x="6176" y="21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35" name="Line 51"/>
                        <wps:cNvCnPr>
                          <a:cxnSpLocks noChangeShapeType="1"/>
                        </wps:cNvCnPr>
                        <wps:spPr bwMode="auto">
                          <a:xfrm>
                            <a:off x="6172" y="154"/>
                            <a:ext cx="67"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36" name="Line 50"/>
                        <wps:cNvCnPr>
                          <a:cxnSpLocks noChangeShapeType="1"/>
                        </wps:cNvCnPr>
                        <wps:spPr bwMode="auto">
                          <a:xfrm>
                            <a:off x="6239" y="154"/>
                            <a:ext cx="5022"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37" name="Line 49"/>
                        <wps:cNvCnPr>
                          <a:cxnSpLocks noChangeShapeType="1"/>
                        </wps:cNvCnPr>
                        <wps:spPr bwMode="auto">
                          <a:xfrm>
                            <a:off x="11261" y="154"/>
                            <a:ext cx="67"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38" name="Line 48"/>
                        <wps:cNvCnPr>
                          <a:cxnSpLocks noChangeShapeType="1"/>
                        </wps:cNvCnPr>
                        <wps:spPr bwMode="auto">
                          <a:xfrm>
                            <a:off x="11324" y="21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39" name="Line 47"/>
                        <wps:cNvCnPr>
                          <a:cxnSpLocks noChangeShapeType="1"/>
                        </wps:cNvCnPr>
                        <wps:spPr bwMode="auto">
                          <a:xfrm>
                            <a:off x="6176" y="33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40" name="Line 46"/>
                        <wps:cNvCnPr>
                          <a:cxnSpLocks noChangeShapeType="1"/>
                        </wps:cNvCnPr>
                        <wps:spPr bwMode="auto">
                          <a:xfrm>
                            <a:off x="11324" y="33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41" name="Line 45"/>
                        <wps:cNvCnPr>
                          <a:cxnSpLocks noChangeShapeType="1"/>
                        </wps:cNvCnPr>
                        <wps:spPr bwMode="auto">
                          <a:xfrm>
                            <a:off x="6176" y="45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42" name="Line 44"/>
                        <wps:cNvCnPr>
                          <a:cxnSpLocks noChangeShapeType="1"/>
                        </wps:cNvCnPr>
                        <wps:spPr bwMode="auto">
                          <a:xfrm>
                            <a:off x="11324" y="45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43" name="Line 43"/>
                        <wps:cNvCnPr>
                          <a:cxnSpLocks noChangeShapeType="1"/>
                        </wps:cNvCnPr>
                        <wps:spPr bwMode="auto">
                          <a:xfrm>
                            <a:off x="6176" y="57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44" name="Line 42"/>
                        <wps:cNvCnPr>
                          <a:cxnSpLocks noChangeShapeType="1"/>
                        </wps:cNvCnPr>
                        <wps:spPr bwMode="auto">
                          <a:xfrm>
                            <a:off x="11324" y="57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45" name="Line 41"/>
                        <wps:cNvCnPr>
                          <a:cxnSpLocks noChangeShapeType="1"/>
                        </wps:cNvCnPr>
                        <wps:spPr bwMode="auto">
                          <a:xfrm>
                            <a:off x="6176" y="69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46" name="Line 40"/>
                        <wps:cNvCnPr>
                          <a:cxnSpLocks noChangeShapeType="1"/>
                        </wps:cNvCnPr>
                        <wps:spPr bwMode="auto">
                          <a:xfrm>
                            <a:off x="11324" y="69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47" name="Line 39"/>
                        <wps:cNvCnPr>
                          <a:cxnSpLocks noChangeShapeType="1"/>
                        </wps:cNvCnPr>
                        <wps:spPr bwMode="auto">
                          <a:xfrm>
                            <a:off x="6176" y="81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48" name="Line 38"/>
                        <wps:cNvCnPr>
                          <a:cxnSpLocks noChangeShapeType="1"/>
                        </wps:cNvCnPr>
                        <wps:spPr bwMode="auto">
                          <a:xfrm>
                            <a:off x="11324" y="81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49" name="Line 37"/>
                        <wps:cNvCnPr>
                          <a:cxnSpLocks noChangeShapeType="1"/>
                        </wps:cNvCnPr>
                        <wps:spPr bwMode="auto">
                          <a:xfrm>
                            <a:off x="6176" y="93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50" name="Line 36"/>
                        <wps:cNvCnPr>
                          <a:cxnSpLocks noChangeShapeType="1"/>
                        </wps:cNvCnPr>
                        <wps:spPr bwMode="auto">
                          <a:xfrm>
                            <a:off x="11324" y="93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51" name="Line 35"/>
                        <wps:cNvCnPr>
                          <a:cxnSpLocks noChangeShapeType="1"/>
                        </wps:cNvCnPr>
                        <wps:spPr bwMode="auto">
                          <a:xfrm>
                            <a:off x="6176" y="105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52" name="Line 34"/>
                        <wps:cNvCnPr>
                          <a:cxnSpLocks noChangeShapeType="1"/>
                        </wps:cNvCnPr>
                        <wps:spPr bwMode="auto">
                          <a:xfrm>
                            <a:off x="11324" y="105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7852612" id="Group 33" o:spid="_x0000_s1026" style="position:absolute;margin-left:306.9pt;margin-top:7.3pt;width:261.25pt;height:45.65pt;z-index:-42304;mso-position-horizontal-relative:page" coordorigin="6138,146" coordsize="5225,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">
                <v:line id="Line 53" o:spid="_x0000_s1027" style="position:absolute;visibility:visible;mso-wrap-style:square" from="6172,184" to="11328,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gpZb0AAADbAAAADwAAAGRycy9kb3ducmV2LnhtbESPwQrCMBBE74L/EFbwpqlWRapRRBDE&#10;m1rwujRrW202pYla/94Igsdh3swwy3VrKvGkxpWWFYyGEQjizOqScwXpeTeYg3AeWWNlmRS8ycF6&#10;1e0sMdH2xUd6nnwuQgm7BBUU3teJlC4ryKAb2po4eFfbGPRBNrnUDb5CuankOIpm0mDJYaHAmrYF&#10;ZffTwygI7Mhmlwinh3d9O07idHMuU6X6vXazAOGp9X/4l95rBXEM3y/hB8jVB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AJIKWW9AAAA2wAAAA8AAAAAAAAAAAAAAAAAoQIA&#10;AGRycy9kb3ducmV2LnhtbFBLBQYAAAAABAAEAPkAAACLAwAAAAA=&#10;" strokecolor="white" strokeweight="1.1949mm"/>
                <v:line id="Line 52" o:spid="_x0000_s1028" style="position:absolute;visibility:visible;mso-wrap-style:square" from="6176,218" to="6176,2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qc98QAAADbAAAADwAAAGRycy9kb3ducmV2LnhtbESPQWvCQBSE74L/YXlCb7pJDFZSN6K1&#10;hYKnqvT8yL4mabJvw+5W03/fLRQ8DjPzDbPZjqYXV3K+tawgXSQgiCurW64VXM6v8zUIH5A19pZJ&#10;wQ952JbTyQYLbW/8TtdTqEWEsC9QQRPCUEjpq4YM+oUdiKP3aZ3BEKWrpXZ4i3DTyyxJVtJgy3Gh&#10;wYGeG6q607dR0GaPYxryj+6YHvcvXy7L14fMKvUwG3dPIAKN4R7+b79pBcsc/r7EHy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Gpz3xAAAANsAAAAPAAAAAAAAAAAA&#10;AAAAAKECAABkcnMvZG93bnJldi54bWxQSwUGAAAAAAQABAD5AAAAkgMAAAAA&#10;" strokeweight=".14042mm"/>
                <v:line id="Line 51" o:spid="_x0000_s1029" style="position:absolute;visibility:visible;mso-wrap-style:square" from="6172,154" to="6239,1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Y5bMQAAADbAAAADwAAAGRycy9kb3ducmV2LnhtbESPT2vCQBTE70K/w/IK3nSTaDWkWaXa&#10;Fgqe/IPnR/Y1Sc2+DbtbTb99t1DwOMzMb5hyPZhOXMn51rKCdJqAIK6sbrlWcDq+T3IQPiBr7CyT&#10;gh/ysF49jEostL3xnq6HUIsIYV+ggiaEvpDSVw0Z9FPbE0fv0zqDIUpXS+3wFuGmk1mSLKTBluNC&#10;gz1tG6ouh2+joM2WQxrm58su3W3evlw2z18zq9T4cXh5BhFoCPfwf/tDK5g9wd+X+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VjlsxAAAANsAAAAPAAAAAAAAAAAA&#10;AAAAAKECAABkcnMvZG93bnJldi54bWxQSwUGAAAAAAQABAD5AAAAkgMAAAAA&#10;" strokeweight=".14042mm"/>
                <v:line id="Line 50" o:spid="_x0000_s1030" style="position:absolute;visibility:visible;mso-wrap-style:square" from="6239,154" to="11261,1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SnG8QAAADbAAAADwAAAGRycy9kb3ducmV2LnhtbESPzWrDMBCE74W8g9hAb41sNyTBjRLy&#10;00Ihpzil58Xa2k6slZEU2337qlDocZiZb5j1djSt6Mn5xrKCdJaAIC6tbrhS8HF5e1qB8AFZY2uZ&#10;FHyTh+1m8rDGXNuBz9QXoRIRwj5HBXUIXS6lL2sy6Ge2I47el3UGQ5SuktrhEOGmlVmSLKTBhuNC&#10;jR0daipvxd0oaLLlmIb55+2UnvavV5fNV8fMKvU4HXcvIAKN4T/8137XCp4X8Psl/gC5+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hKcbxAAAANsAAAAPAAAAAAAAAAAA&#10;AAAAAKECAABkcnMvZG93bnJldi54bWxQSwUGAAAAAAQABAD5AAAAkgMAAAAA&#10;" strokeweight=".14042mm"/>
                <v:line id="Line 49" o:spid="_x0000_s1031" style="position:absolute;visibility:visible;mso-wrap-style:square" from="11261,154" to="11328,1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gCgMQAAADbAAAADwAAAGRycy9kb3ducmV2LnhtbESPzWrDMBCE74W+g9hCbo1sJzTBjWKa&#10;n0Igp7ql58Xa2q6tlZGUxHn7KlDIcZiZb5hVMZpenMn51rKCdJqAIK6sbrlW8PX5/rwE4QOyxt4y&#10;KbiSh2L9+LDCXNsLf9C5DLWIEPY5KmhCGHIpfdWQQT+1A3H0fqwzGKJ0tdQOLxFuepklyYs02HJc&#10;aHCgbUNVV56MgjZbjGmYf3fH9LjZ/7psvtxlVqnJ0/j2CiLQGO7h//ZBK5gt4PYl/gC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AKAxAAAANsAAAAPAAAAAAAAAAAA&#10;AAAAAKECAABkcnMvZG93bnJldi54bWxQSwUGAAAAAAQABAD5AAAAkgMAAAAA&#10;" strokeweight=".14042mm"/>
                <v:line id="Line 48" o:spid="_x0000_s1032" style="position:absolute;visibility:visible;mso-wrap-style:square" from="11324,218" to="11324,2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eW8r8AAADbAAAADwAAAGRycy9kb3ducmV2LnhtbERPTYvCMBC9C/sfwgjeNG0VV6pRVldh&#10;wZOueB6asa02k5Jktf57c1jw+Hjfi1VnGnEn52vLCtJRAoK4sLrmUsHpdzecgfABWWNjmRQ8ycNq&#10;+dFbYK7tgw90P4ZSxBD2OSqoQmhzKX1RkUE/si1x5C7WGQwRulJqh48YbhqZJclUGqw5NlTY0qai&#10;4nb8Mwrq7LNLw+R826f79fbqssnsO7NKDfrd1xxEoC68xf/uH61gHMfGL/EHyOU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TleW8r8AAADbAAAADwAAAAAAAAAAAAAAAACh&#10;AgAAZHJzL2Rvd25yZXYueG1sUEsFBgAAAAAEAAQA+QAAAI0DAAAAAA==&#10;" strokeweight=".14042mm"/>
                <v:line id="Line 47" o:spid="_x0000_s1033" style="position:absolute;visibility:visible;mso-wrap-style:square" from="6176,338" to="6176,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szacQAAADbAAAADwAAAGRycy9kb3ducmV2LnhtbESPT2vCQBTE70K/w/IK3nSTKFVTN1Jt&#10;CwVP/sHzI/uapMm+DbtbTb99t1DwOMzMb5j1ZjCduJLzjWUF6TQBQVxa3XCl4Hx6nyxB+ICssbNM&#10;Cn7Iw6Z4GK0x1/bGB7oeQyUihH2OCuoQ+lxKX9Zk0E9tTxy9T+sMhihdJbXDW4SbTmZJ8iQNNhwX&#10;auxpV1PZHr+NgiZbDGmYX9p9ut++fblsvnzNrFLjx+HlGUSgIdzD/+0PrWC2gr8v8QfI4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GzNpxAAAANsAAAAPAAAAAAAAAAAA&#10;AAAAAKECAABkcnMvZG93bnJldi54bWxQSwUGAAAAAAQABAD5AAAAkgMAAAAA&#10;" strokeweight=".14042mm"/>
                <v:line id="Line 46" o:spid="_x0000_s1034" style="position:absolute;visibility:visible;mso-wrap-style:square" from="11324,338" to="11324,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fpib8AAADbAAAADwAAAGRycy9kb3ducmV2LnhtbERPy4rCMBTdC/MP4Q6407SlONIxyowP&#10;EFyNyqwvzbWtNjcliVr/3iwEl4fzni1604obOd9YVpCOExDEpdUNVwqOh81oCsIHZI2tZVLwIA+L&#10;+cdghoW2d/6j2z5UIoawL1BBHUJXSOnLmgz6se2II3eyzmCI0FVSO7zHcNPKLEkm0mDDsaHGjpY1&#10;lZf91Shosq8+Dfn/ZZfuftdnl+XTVWaVGn72P98gAvXhLX65t1pBHtfHL/EHyPkT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6Cfpib8AAADbAAAADwAAAAAAAAAAAAAAAACh&#10;AgAAZHJzL2Rvd25yZXYueG1sUEsFBgAAAAAEAAQA+QAAAI0DAAAAAA==&#10;" strokeweight=".14042mm"/>
                <v:line id="Line 45" o:spid="_x0000_s1035" style="position:absolute;visibility:visible;mso-wrap-style:square" from="6176,457" to="6176,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tMEsQAAADbAAAADwAAAGRycy9kb3ducmV2LnhtbESPzWrDMBCE74G8g9hAbolsY5rgRjFN&#10;mkIhp/yQ82JtbdfWykhq4r59VSj0OMzMN8ymHE0v7uR8a1lBukxAEFdWt1wruF7eFmsQPiBr7C2T&#10;gm/yUG6nkw0W2j74RPdzqEWEsC9QQRPCUEjpq4YM+qUdiKP3YZ3BEKWrpXb4iHDTyyxJnqTBluNC&#10;gwPtG6q685dR0GarMQ35rTumx93h02X5+jWzSs1n48sziEBj+A//td+1gjyF3y/xB8jt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a0wSxAAAANsAAAAPAAAAAAAAAAAA&#10;AAAAAKECAABkcnMvZG93bnJldi54bWxQSwUGAAAAAAQABAD5AAAAkgMAAAAA&#10;" strokeweight=".14042mm"/>
                <v:line id="Line 44" o:spid="_x0000_s1036" style="position:absolute;visibility:visible;mso-wrap-style:square" from="11324,457" to="11324,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nSZcMAAADbAAAADwAAAGRycy9kb3ducmV2LnhtbESPQWvCQBSE74L/YXlCb7rJEqqkrlJt&#10;C4InY+n5kX1NUrNvw+5W03/vFgo9DjPzDbPejrYXV/Khc6whX2QgiGtnOm40vJ/f5isQISIb7B2T&#10;hh8KsN1MJ2ssjbvxia5VbESCcChRQxvjUEoZ6pYshoUbiJP36bzFmKRvpPF4S3DbS5Vlj9Jix2mh&#10;xYH2LdWX6ttq6NRyzGPxcTnmx93rl1fF6kU5rR9m4/MTiEhj/A//tQ9GQ6Hg90v6AXJz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e50mXDAAAA2wAAAA8AAAAAAAAAAAAA&#10;AAAAoQIAAGRycy9kb3ducmV2LnhtbFBLBQYAAAAABAAEAPkAAACRAwAAAAA=&#10;" strokeweight=".14042mm"/>
                <v:line id="Line 43" o:spid="_x0000_s1037" style="position:absolute;visibility:visible;mso-wrap-style:square" from="6176,577" to="6176,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V3/sQAAADbAAAADwAAAGRycy9kb3ducmV2LnhtbESPQWvCQBSE74L/YXlCb7pJDFZSN6K1&#10;hYKnqvT8yL4mabJvw+5W03/fLRQ8DjPzDbPZjqYXV3K+tawgXSQgiCurW64VXM6v8zUIH5A19pZJ&#10;wQ952JbTyQYLbW/8TtdTqEWEsC9QQRPCUEjpq4YM+oUdiKP3aZ3BEKWrpXZ4i3DTyyxJVtJgy3Gh&#10;wYGeG6q607dR0GaPYxryj+6YHvcvXy7L14fMKvUwG3dPIAKN4R7+b79pBfkS/r7EHy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9Xf+xAAAANsAAAAPAAAAAAAAAAAA&#10;AAAAAKECAABkcnMvZG93bnJldi54bWxQSwUGAAAAAAQABAD5AAAAkgMAAAAA&#10;" strokeweight=".14042mm"/>
                <v:line id="Line 42" o:spid="_x0000_s1038" style="position:absolute;visibility:visible;mso-wrap-style:square" from="11324,577" to="11324,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zvisMAAADbAAAADwAAAGRycy9kb3ducmV2LnhtbESPT4vCMBTE78J+h/AW9qZpS1GpxuL+&#10;gwVP6rLnR/Nsa5uXkmS1++03guBxmJnfMOtyNL24kPOtZQXpLAFBXFndcq3g+/g5XYLwAVljb5kU&#10;/JGHcvM0WWOh7ZX3dDmEWkQI+wIVNCEMhZS+asign9mBOHon6wyGKF0ttcNrhJteZkkylwZbjgsN&#10;DvTWUNUdfo2CNluMach/ul26e/04uyxfvmdWqZfncbsCEWgMj/C9/aUV5DncvsQfID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cc74rDAAAA2wAAAA8AAAAAAAAAAAAA&#10;AAAAoQIAAGRycy9kb3ducmV2LnhtbFBLBQYAAAAABAAEAPkAAACRAwAAAAA=&#10;" strokeweight=".14042mm"/>
                <v:line id="Line 41" o:spid="_x0000_s1039" style="position:absolute;visibility:visible;mso-wrap-style:square" from="6176,696" to="6176,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KEcMAAADbAAAADwAAAGRycy9kb3ducmV2LnhtbESPT2vCQBTE74LfYXmCt7pJSFtJXcV/&#10;BcFTVXp+ZF+T1OzbsLtq/PZuoeBxmJnfMLNFb1pxJecbywrSSQKCuLS64UrB6fj5MgXhA7LG1jIp&#10;uJOHxXw4mGGh7Y2/6HoIlYgQ9gUqqEPoCil9WZNBP7EdcfR+rDMYonSV1A5vEW5amSXJmzTYcFyo&#10;saN1TeX5cDEKmuy9T0P+fd6n+9X212X5dJNZpcajfvkBIlAfnuH/9k4ryF/h70v8AX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hQShHDAAAA2wAAAA8AAAAAAAAAAAAA&#10;AAAAoQIAAGRycy9kb3ducmV2LnhtbFBLBQYAAAAABAAEAPkAAACRAwAAAAA=&#10;" strokeweight=".14042mm"/>
                <v:line id="Line 40" o:spid="_x0000_s1040" style="position:absolute;visibility:visible;mso-wrap-style:square" from="11324,696" to="11324,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LUZsMAAADbAAAADwAAAGRycy9kb3ducmV2LnhtbESPQWvCQBSE74X+h+UVvNVNQrASXaXV&#10;CoKnRvH8yD6TaPZt2N1q+u+7guBxmJlvmPlyMJ24kvOtZQXpOAFBXFndcq3gsN+8T0H4gKyxs0wK&#10;/sjDcvH6MsdC2xv/0LUMtYgQ9gUqaELoCyl91ZBBP7Y9cfRO1hkMUbpaaoe3CDedzJJkIg22HBca&#10;7GnVUHUpf42CNvsY0pAfL7t09/V9dlk+XWdWqdHb8DkDEWgIz/CjvdUK8gncv8QfIB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iC1GbDAAAA2wAAAA8AAAAAAAAAAAAA&#10;AAAAoQIAAGRycy9kb3ducmV2LnhtbFBLBQYAAAAABAAEAPkAAACRAwAAAAA=&#10;" strokeweight=".14042mm"/>
                <v:line id="Line 39" o:spid="_x0000_s1041" style="position:absolute;visibility:visible;mso-wrap-style:square" from="6176,816" to="6176,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85x/cMAAADbAAAADwAAAGRycy9kb3ducmV2LnhtbESPT2vCQBTE74LfYXlCb7pJCCqpq/iv&#10;IHhqWnp+ZF+T1OzbsLtq+u27gtDjMDO/YVabwXTiRs63lhWkswQEcWV1y7WCz4+36RKED8gaO8uk&#10;4Jc8bNbj0QoLbe/8Trcy1CJC2BeooAmhL6T0VUMG/cz2xNH7ts5giNLVUju8R7jpZJYkc2mw5bjQ&#10;YE/7hqpLeTUK2mwxpCH/upzT8+7447J8ecisUi+TYfsKItAQ/sPP9kkryBfw+BJ/gF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fOcf3DAAAA2wAAAA8AAAAAAAAAAAAA&#10;AAAAoQIAAGRycy9kb3ducmV2LnhtbFBLBQYAAAAABAAEAPkAAACRAwAAAAA=&#10;" strokeweight=".14042mm"/>
                <v:line id="Line 38" o:spid="_x0000_s1042" style="position:absolute;visibility:visible;mso-wrap-style:square" from="11324,816" to="11324,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Hlj78AAADbAAAADwAAAGRycy9kb3ducmV2LnhtbERPy4rCMBTdC/MP4Q6407SlONIxyowP&#10;EFyNyqwvzbWtNjcliVr/3iwEl4fzni1604obOd9YVpCOExDEpdUNVwqOh81oCsIHZI2tZVLwIA+L&#10;+cdghoW2d/6j2z5UIoawL1BBHUJXSOnLmgz6se2II3eyzmCI0FVSO7zHcNPKLEkm0mDDsaHGjpY1&#10;lZf91Shosq8+Dfn/ZZfuftdnl+XTVWaVGn72P98gAvXhLX65t1pBHsfGL/EHyPkT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lHlj78AAADbAAAADwAAAAAAAAAAAAAAAACh&#10;AgAAZHJzL2Rvd25yZXYueG1sUEsFBgAAAAAEAAQA+QAAAI0DAAAAAA==&#10;" strokeweight=".14042mm"/>
                <v:line id="Line 37" o:spid="_x0000_s1043" style="position:absolute;visibility:visible;mso-wrap-style:square" from="6176,935" to="6176,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1AFMMAAADbAAAADwAAAGRycy9kb3ducmV2LnhtbESPQWvCQBSE7wX/w/KE3uomIViNrmJr&#10;hYKnqnh+ZJ9JNPs27K4a/71bKPQ4zMw3zHzZm1bcyPnGsoJ0lIAgLq1uuFJw2G/eJiB8QNbYWiYF&#10;D/KwXAxe5lhoe+cfuu1CJSKEfYEK6hC6Qkpf1mTQj2xHHL2TdQZDlK6S2uE9wk0rsyQZS4MNx4Ua&#10;O/qsqbzsrkZBk733aciPl226/fg6uyyfrDOr1OuwX81ABOrDf/iv/a0V5FP4/RJ/gFw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dQBTDAAAA2wAAAA8AAAAAAAAAAAAA&#10;AAAAoQIAAGRycy9kb3ducmV2LnhtbFBLBQYAAAAABAAEAPkAAACRAwAAAAA=&#10;" strokeweight=".14042mm"/>
                <v:line id="Line 36" o:spid="_x0000_s1044" style="position:absolute;visibility:visible;mso-wrap-style:square" from="11324,935" to="11324,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5/VMEAAADbAAAADwAAAGRycy9kb3ducmV2LnhtbERPz2vCMBS+D/wfwhvstqYt3ZRqLG5O&#10;GHiyjp0fzbPtbF5KErX+98thsOPH93tVTWYQV3K+t6wgS1IQxI3VPbcKvo675wUIH5A1DpZJwZ08&#10;VOvZwwpLbW98oGsdWhFD2JeooAthLKX0TUcGfWJH4sidrDMYInSt1A5vMdwMMk/TV2mw59jQ4Ujv&#10;HTXn+mIU9Pl8ykLxfd5n+7ePH5cXi21ulXp6nDZLEIGm8C/+c39qBS9xff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t/n9UwQAAANsAAAAPAAAAAAAAAAAAAAAA&#10;AKECAABkcnMvZG93bnJldi54bWxQSwUGAAAAAAQABAD5AAAAjwMAAAAA&#10;" strokeweight=".14042mm"/>
                <v:line id="Line 35" o:spid="_x0000_s1045" style="position:absolute;visibility:visible;mso-wrap-style:square" from="6176,1055" to="6176,1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Laz8MAAADbAAAADwAAAGRycy9kb3ducmV2LnhtbESPQWvCQBSE70L/w/IK3nSTYFWia2hr&#10;C4InbfH8yL4mabJvw+5W03/vCoLHYWa+YdbFYDpxJucbywrSaQKCuLS64UrB99fnZAnCB2SNnWVS&#10;8E8eis3TaI25thc+0PkYKhEh7HNUUIfQ51L6siaDfmp74uj9WGcwROkqqR1eItx0MkuSuTTYcFyo&#10;saf3msr2+GcUNNliSMPs1O7T/dvHr8tmy21mlRo/D68rEIGG8Ajf2zut4CWF25f4A+Tm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Ky2s/DAAAA2wAAAA8AAAAAAAAAAAAA&#10;AAAAoQIAAGRycy9kb3ducmV2LnhtbFBLBQYAAAAABAAEAPkAAACRAwAAAAA=&#10;" strokeweight=".14042mm"/>
                <v:line id="Line 34" o:spid="_x0000_s1046" style="position:absolute;visibility:visible;mso-wrap-style:square" from="11324,1055" to="11324,1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BEuMMAAADbAAAADwAAAGRycy9kb3ducmV2LnhtbESPQWsCMRSE7wX/Q3iCt5rdYFtZjaK1&#10;BcFTVTw/Ns/d1c3LkqS6/femUOhxmJlvmPmyt624kQ+NYw35OANBXDrTcKXhePh8noIIEdlg65g0&#10;/FCA5WLwNMfCuDt/0W0fK5EgHArUUMfYFVKGsiaLYew64uSdnbcYk/SVNB7vCW5bqbLsVVpsOC3U&#10;2NF7TeV1/201NOqtz+PkdN3lu/XHxavJdKOc1qNhv5qBiNTH//Bfe2s0vCj4/ZJ+gFw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JgRLjDAAAA2wAAAA8AAAAAAAAAAAAA&#10;AAAAoQIAAGRycy9kb3ducmV2LnhtbFBLBQYAAAAABAAEAPkAAACRAwAAAAA=&#10;" strokeweight=".14042mm"/>
                <w10:wrap anchorx="page"/>
              </v:group>
            </w:pict>
          </mc:Fallback>
        </mc:AlternateContent>
      </w:r>
      <w:r w:rsidR="00A541FA">
        <w:rPr>
          <w:sz w:val="16"/>
        </w:rPr>
        <w:t xml:space="preserve">Listing 5.     Example code generated for </w:t>
      </w:r>
      <w:r w:rsidR="00A541FA">
        <w:rPr>
          <w:rFonts w:ascii="Trebuchet MS"/>
          <w:i/>
          <w:sz w:val="16"/>
        </w:rPr>
        <w:t>Join</w:t>
      </w:r>
      <w:r w:rsidR="00A541FA">
        <w:rPr>
          <w:rFonts w:ascii="Trebuchet MS"/>
          <w:sz w:val="16"/>
        </w:rPr>
        <w:t xml:space="preserve">1 </w:t>
      </w:r>
      <w:r w:rsidR="00A541FA">
        <w:rPr>
          <w:sz w:val="16"/>
        </w:rPr>
        <w:t xml:space="preserve">and    </w:t>
      </w:r>
      <w:r w:rsidR="00A541FA">
        <w:rPr>
          <w:rFonts w:ascii="Trebuchet MS"/>
          <w:i/>
          <w:sz w:val="16"/>
        </w:rPr>
        <w:t>Junction</w:t>
      </w:r>
      <w:r w:rsidR="00A541FA">
        <w:rPr>
          <w:rFonts w:ascii="Trebuchet MS"/>
          <w:sz w:val="16"/>
        </w:rPr>
        <w:t>1</w:t>
      </w:r>
    </w:p>
    <w:p w14:paraId="7C497944" w14:textId="77777777" w:rsidR="00864105" w:rsidRDefault="00864105">
      <w:pPr>
        <w:spacing w:line="149" w:lineRule="exact"/>
        <w:rPr>
          <w:rFonts w:ascii="Trebuchet MS"/>
          <w:sz w:val="16"/>
        </w:rPr>
        <w:sectPr w:rsidR="00864105">
          <w:pgSz w:w="12240" w:h="15840"/>
          <w:pgMar w:top="1080" w:right="760" w:bottom="280" w:left="720" w:header="720" w:footer="720" w:gutter="0"/>
          <w:cols w:num="2" w:space="720" w:equalWidth="0">
            <w:col w:w="5281" w:space="129"/>
            <w:col w:w="5350"/>
          </w:cols>
        </w:sectPr>
      </w:pPr>
    </w:p>
    <w:p w14:paraId="29BE0FA7" w14:textId="77777777" w:rsidR="00864105" w:rsidRDefault="00A541FA">
      <w:pPr>
        <w:spacing w:line="189" w:lineRule="exact"/>
        <w:ind w:left="259"/>
        <w:rPr>
          <w:sz w:val="10"/>
        </w:rPr>
      </w:pPr>
      <w:r>
        <w:rPr>
          <w:sz w:val="20"/>
        </w:rPr>
        <w:t xml:space="preserve">erated    by    </w:t>
      </w:r>
      <w:r>
        <w:rPr>
          <w:rFonts w:ascii="Bookman Old Style"/>
          <w:i/>
          <w:spacing w:val="9"/>
          <w:sz w:val="20"/>
        </w:rPr>
        <w:t>ttENERATE</w:t>
      </w:r>
      <w:r>
        <w:rPr>
          <w:spacing w:val="9"/>
          <w:sz w:val="20"/>
        </w:rPr>
        <w:t>_</w:t>
      </w:r>
      <w:r>
        <w:rPr>
          <w:rFonts w:ascii="Bookman Old Style"/>
          <w:i/>
          <w:spacing w:val="9"/>
          <w:sz w:val="20"/>
        </w:rPr>
        <w:t>STATE</w:t>
      </w:r>
      <w:r>
        <w:rPr>
          <w:spacing w:val="9"/>
          <w:sz w:val="20"/>
        </w:rPr>
        <w:t>_</w:t>
      </w:r>
      <w:r>
        <w:rPr>
          <w:rFonts w:ascii="Bookman Old Style"/>
          <w:i/>
          <w:spacing w:val="9"/>
          <w:sz w:val="20"/>
        </w:rPr>
        <w:t xml:space="preserve">EV </w:t>
      </w:r>
      <w:r>
        <w:rPr>
          <w:rFonts w:ascii="Bookman Old Style"/>
          <w:i/>
          <w:spacing w:val="10"/>
          <w:sz w:val="20"/>
        </w:rPr>
        <w:t>ENT</w:t>
      </w:r>
      <w:r>
        <w:rPr>
          <w:rFonts w:ascii="Bookman Old Style"/>
          <w:i/>
          <w:spacing w:val="-42"/>
          <w:sz w:val="20"/>
        </w:rPr>
        <w:t xml:space="preserve"> </w:t>
      </w:r>
      <w:r>
        <w:rPr>
          <w:spacing w:val="9"/>
          <w:sz w:val="20"/>
        </w:rPr>
        <w:t>_</w:t>
      </w:r>
      <w:r>
        <w:rPr>
          <w:rFonts w:ascii="Bookman Old Style"/>
          <w:i/>
          <w:spacing w:val="9"/>
          <w:sz w:val="20"/>
        </w:rPr>
        <w:t>CHECK</w:t>
      </w:r>
      <w:r>
        <w:rPr>
          <w:spacing w:val="9"/>
          <w:sz w:val="20"/>
        </w:rPr>
        <w:t xml:space="preserve">, </w:t>
      </w:r>
      <w:r>
        <w:rPr>
          <w:color w:val="7F7F7F"/>
          <w:sz w:val="10"/>
        </w:rPr>
        <w:t>1</w:t>
      </w:r>
      <w:r>
        <w:rPr>
          <w:color w:val="0000FF"/>
          <w:sz w:val="10"/>
        </w:rPr>
        <w:t>i f</w:t>
      </w:r>
      <w:r>
        <w:rPr>
          <w:sz w:val="10"/>
        </w:rPr>
        <w:t xml:space="preserve">( ( s t a t e s [ VERIFYING_ID ] . a c t i v e s [ 0 </w:t>
      </w:r>
      <w:r>
        <w:rPr>
          <w:spacing w:val="7"/>
          <w:sz w:val="10"/>
        </w:rPr>
        <w:t xml:space="preserve">]== </w:t>
      </w:r>
      <w:r>
        <w:rPr>
          <w:sz w:val="10"/>
        </w:rPr>
        <w:t>CARDVALID_ID)</w:t>
      </w:r>
    </w:p>
    <w:p w14:paraId="7B6B4D82" w14:textId="1EE067A4" w:rsidR="00864105" w:rsidRDefault="006A4EFD">
      <w:pPr>
        <w:spacing w:line="105" w:lineRule="exact"/>
        <w:ind w:left="5816"/>
        <w:rPr>
          <w:sz w:val="10"/>
        </w:rPr>
      </w:pPr>
      <w:r>
        <w:rPr>
          <w:noProof/>
        </w:rPr>
        <mc:AlternateContent>
          <mc:Choice Requires="wps">
            <w:drawing>
              <wp:anchor distT="0" distB="0" distL="114300" distR="114300" simplePos="0" relativeHeight="2128" behindDoc="0" locked="0" layoutInCell="1" allowOverlap="1" wp14:anchorId="7AD82F11" wp14:editId="5C75663F">
                <wp:simplePos x="0" y="0"/>
                <wp:positionH relativeFrom="page">
                  <wp:posOffset>621665</wp:posOffset>
                </wp:positionH>
                <wp:positionV relativeFrom="paragraph">
                  <wp:posOffset>31115</wp:posOffset>
                </wp:positionV>
                <wp:extent cx="3188970" cy="129540"/>
                <wp:effectExtent l="2540" t="0" r="0" b="0"/>
                <wp:wrapNone/>
                <wp:docPr id="31"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29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DC3677" w14:textId="77777777" w:rsidR="00A541FA" w:rsidRDefault="00A541FA">
                            <w:pPr>
                              <w:spacing w:line="201" w:lineRule="exact"/>
                              <w:ind w:right="-9"/>
                              <w:rPr>
                                <w:sz w:val="20"/>
                              </w:rPr>
                            </w:pPr>
                            <w:r>
                              <w:rPr>
                                <w:rFonts w:ascii="Bookman Old Style"/>
                                <w:i/>
                                <w:spacing w:val="5"/>
                                <w:w w:val="105"/>
                                <w:sz w:val="20"/>
                              </w:rPr>
                              <w:t>ttENERATE</w:t>
                            </w:r>
                            <w:r>
                              <w:rPr>
                                <w:spacing w:val="5"/>
                                <w:w w:val="105"/>
                                <w:sz w:val="20"/>
                              </w:rPr>
                              <w:t>_</w:t>
                            </w:r>
                            <w:r>
                              <w:rPr>
                                <w:rFonts w:ascii="Bookman Old Style"/>
                                <w:i/>
                                <w:spacing w:val="5"/>
                                <w:w w:val="105"/>
                                <w:sz w:val="20"/>
                              </w:rPr>
                              <w:t>ttUARD</w:t>
                            </w:r>
                            <w:r>
                              <w:rPr>
                                <w:rFonts w:ascii="Tahoma"/>
                                <w:spacing w:val="5"/>
                                <w:w w:val="105"/>
                                <w:sz w:val="20"/>
                              </w:rPr>
                              <w:t>(</w:t>
                            </w:r>
                            <w:r>
                              <w:rPr>
                                <w:rFonts w:ascii="Bookman Old Style"/>
                                <w:i/>
                                <w:spacing w:val="5"/>
                                <w:w w:val="105"/>
                                <w:sz w:val="20"/>
                              </w:rPr>
                              <w:t>t</w:t>
                            </w:r>
                            <w:r>
                              <w:rPr>
                                <w:rFonts w:ascii="Tahoma"/>
                                <w:spacing w:val="5"/>
                                <w:w w:val="105"/>
                                <w:sz w:val="20"/>
                              </w:rPr>
                              <w:t>)</w:t>
                            </w:r>
                            <w:r>
                              <w:rPr>
                                <w:rFonts w:ascii="Tahoma"/>
                                <w:spacing w:val="-43"/>
                                <w:w w:val="105"/>
                                <w:sz w:val="20"/>
                              </w:rPr>
                              <w:t xml:space="preserve"> </w:t>
                            </w:r>
                            <w:r>
                              <w:rPr>
                                <w:w w:val="105"/>
                                <w:sz w:val="20"/>
                              </w:rPr>
                              <w:t>and</w:t>
                            </w:r>
                            <w:r>
                              <w:rPr>
                                <w:spacing w:val="-30"/>
                                <w:w w:val="105"/>
                                <w:sz w:val="20"/>
                              </w:rPr>
                              <w:t xml:space="preserve"> </w:t>
                            </w:r>
                            <w:r>
                              <w:rPr>
                                <w:i/>
                                <w:w w:val="105"/>
                                <w:sz w:val="20"/>
                              </w:rPr>
                              <w:t>GENTRANS</w:t>
                            </w:r>
                            <w:r>
                              <w:rPr>
                                <w:w w:val="105"/>
                                <w:sz w:val="20"/>
                              </w:rPr>
                              <w:t>,</w:t>
                            </w:r>
                            <w:r>
                              <w:rPr>
                                <w:spacing w:val="-30"/>
                                <w:w w:val="105"/>
                                <w:sz w:val="20"/>
                              </w:rPr>
                              <w:t xml:space="preserve"> </w:t>
                            </w:r>
                            <w:r>
                              <w:rPr>
                                <w:w w:val="105"/>
                                <w:sz w:val="20"/>
                              </w:rPr>
                              <w:t>respectively.</w:t>
                            </w:r>
                            <w:r>
                              <w:rPr>
                                <w:spacing w:val="-29"/>
                                <w:w w:val="105"/>
                                <w:sz w:val="20"/>
                              </w:rPr>
                              <w:t xml:space="preserve"> </w:t>
                            </w:r>
                            <w:r>
                              <w:rPr>
                                <w:w w:val="105"/>
                                <w:sz w:val="20"/>
                              </w:rPr>
                              <w:t>If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D82F11" id="Text Box 32" o:spid="_x0000_s1519" type="#_x0000_t202" style="position:absolute;left:0;text-align:left;margin-left:48.95pt;margin-top:2.45pt;width:251.1pt;height:10.2pt;z-index:2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" filled="f" stroked="f">
                <v:textbox inset="0,0,0,0">
                  <w:txbxContent>
                    <w:p w14:paraId="03DC3677" w14:textId="77777777" w:rsidR="00A541FA" w:rsidRDefault="00A541FA">
                      <w:pPr>
                        <w:spacing w:line="201" w:lineRule="exact"/>
                        <w:ind w:right="-9"/>
                        <w:rPr>
                          <w:sz w:val="20"/>
                        </w:rPr>
                      </w:pPr>
                      <w:r>
                        <w:rPr>
                          <w:rFonts w:ascii="Bookman Old Style"/>
                          <w:i/>
                          <w:spacing w:val="5"/>
                          <w:w w:val="105"/>
                          <w:sz w:val="20"/>
                        </w:rPr>
                        <w:t>ttENERATE</w:t>
                      </w:r>
                      <w:r>
                        <w:rPr>
                          <w:spacing w:val="5"/>
                          <w:w w:val="105"/>
                          <w:sz w:val="20"/>
                        </w:rPr>
                        <w:t>_</w:t>
                      </w:r>
                      <w:r>
                        <w:rPr>
                          <w:rFonts w:ascii="Bookman Old Style"/>
                          <w:i/>
                          <w:spacing w:val="5"/>
                          <w:w w:val="105"/>
                          <w:sz w:val="20"/>
                        </w:rPr>
                        <w:t>ttUARD</w:t>
                      </w:r>
                      <w:r>
                        <w:rPr>
                          <w:rFonts w:ascii="Tahoma"/>
                          <w:spacing w:val="5"/>
                          <w:w w:val="105"/>
                          <w:sz w:val="20"/>
                        </w:rPr>
                        <w:t>(</w:t>
                      </w:r>
                      <w:r>
                        <w:rPr>
                          <w:rFonts w:ascii="Bookman Old Style"/>
                          <w:i/>
                          <w:spacing w:val="5"/>
                          <w:w w:val="105"/>
                          <w:sz w:val="20"/>
                        </w:rPr>
                        <w:t>t</w:t>
                      </w:r>
                      <w:r>
                        <w:rPr>
                          <w:rFonts w:ascii="Tahoma"/>
                          <w:spacing w:val="5"/>
                          <w:w w:val="105"/>
                          <w:sz w:val="20"/>
                        </w:rPr>
                        <w:t>)</w:t>
                      </w:r>
                      <w:r>
                        <w:rPr>
                          <w:rFonts w:ascii="Tahoma"/>
                          <w:spacing w:val="-43"/>
                          <w:w w:val="105"/>
                          <w:sz w:val="20"/>
                        </w:rPr>
                        <w:t xml:space="preserve"> </w:t>
                      </w:r>
                      <w:r>
                        <w:rPr>
                          <w:w w:val="105"/>
                          <w:sz w:val="20"/>
                        </w:rPr>
                        <w:t>and</w:t>
                      </w:r>
                      <w:r>
                        <w:rPr>
                          <w:spacing w:val="-30"/>
                          <w:w w:val="105"/>
                          <w:sz w:val="20"/>
                        </w:rPr>
                        <w:t xml:space="preserve"> </w:t>
                      </w:r>
                      <w:r>
                        <w:rPr>
                          <w:i/>
                          <w:w w:val="105"/>
                          <w:sz w:val="20"/>
                        </w:rPr>
                        <w:t>GENTRANS</w:t>
                      </w:r>
                      <w:r>
                        <w:rPr>
                          <w:w w:val="105"/>
                          <w:sz w:val="20"/>
                        </w:rPr>
                        <w:t>,</w:t>
                      </w:r>
                      <w:r>
                        <w:rPr>
                          <w:spacing w:val="-30"/>
                          <w:w w:val="105"/>
                          <w:sz w:val="20"/>
                        </w:rPr>
                        <w:t xml:space="preserve"> </w:t>
                      </w:r>
                      <w:r>
                        <w:rPr>
                          <w:w w:val="105"/>
                          <w:sz w:val="20"/>
                        </w:rPr>
                        <w:t>respectively.</w:t>
                      </w:r>
                      <w:r>
                        <w:rPr>
                          <w:spacing w:val="-29"/>
                          <w:w w:val="105"/>
                          <w:sz w:val="20"/>
                        </w:rPr>
                        <w:t xml:space="preserve"> </w:t>
                      </w:r>
                      <w:r>
                        <w:rPr>
                          <w:w w:val="105"/>
                          <w:sz w:val="20"/>
                        </w:rPr>
                        <w:t>If</w:t>
                      </w:r>
                    </w:p>
                  </w:txbxContent>
                </v:textbox>
                <w10:wrap anchorx="page"/>
              </v:shape>
            </w:pict>
          </mc:Fallback>
        </mc:AlternateContent>
      </w:r>
      <w:r w:rsidR="00A541FA">
        <w:rPr>
          <w:sz w:val="10"/>
        </w:rPr>
        <w:t>&amp;&amp;( s t a t e s [ VERIFYING_ID ] . a c t i v e s [ 1 ]== PININCORRECT_ID ) )   {</w:t>
      </w:r>
    </w:p>
    <w:p w14:paraId="5E897E3E" w14:textId="77777777" w:rsidR="00864105" w:rsidRDefault="00A541FA">
      <w:pPr>
        <w:spacing w:before="4"/>
        <w:ind w:left="5370"/>
        <w:rPr>
          <w:sz w:val="10"/>
        </w:rPr>
      </w:pPr>
      <w:r>
        <w:rPr>
          <w:color w:val="7F7F7F"/>
          <w:sz w:val="10"/>
        </w:rPr>
        <w:t>3</w:t>
      </w:r>
      <w:r>
        <w:rPr>
          <w:sz w:val="10"/>
        </w:rPr>
        <w:t>J u n c t i o n 1   =  0 ;</w:t>
      </w:r>
      <w:r>
        <w:rPr>
          <w:color w:val="009900"/>
          <w:sz w:val="10"/>
        </w:rPr>
        <w:t>/ /e l s eo u t g o i n gt r a n s i t i o nofJ u n c t i o n 1</w:t>
      </w:r>
    </w:p>
    <w:p w14:paraId="5BBD00D7" w14:textId="6B0559C1" w:rsidR="00864105" w:rsidRDefault="006A4EFD">
      <w:pPr>
        <w:spacing w:before="29"/>
        <w:ind w:left="259"/>
        <w:rPr>
          <w:sz w:val="10"/>
        </w:rPr>
      </w:pPr>
      <w:r>
        <w:rPr>
          <w:noProof/>
        </w:rPr>
        <mc:AlternateContent>
          <mc:Choice Requires="wps">
            <w:drawing>
              <wp:anchor distT="0" distB="0" distL="114300" distR="114300" simplePos="0" relativeHeight="503274200" behindDoc="1" locked="0" layoutInCell="1" allowOverlap="1" wp14:anchorId="52928813" wp14:editId="78763CBF">
                <wp:simplePos x="0" y="0"/>
                <wp:positionH relativeFrom="page">
                  <wp:posOffset>4127500</wp:posOffset>
                </wp:positionH>
                <wp:positionV relativeFrom="paragraph">
                  <wp:posOffset>165735</wp:posOffset>
                </wp:positionV>
                <wp:extent cx="275590" cy="63500"/>
                <wp:effectExtent l="3175" t="0" r="0" b="0"/>
                <wp:wrapNone/>
                <wp:docPr id="30"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 cy="6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8F6444" w14:textId="77777777" w:rsidR="00A541FA" w:rsidRDefault="00A541FA">
                            <w:pPr>
                              <w:spacing w:line="98" w:lineRule="exact"/>
                              <w:ind w:right="-9"/>
                              <w:rPr>
                                <w:sz w:val="10"/>
                              </w:rPr>
                            </w:pPr>
                            <w:r>
                              <w:rPr>
                                <w:color w:val="009900"/>
                                <w:sz w:val="10"/>
                              </w:rPr>
                              <w:t>/ /JOIN</w:t>
                            </w:r>
                            <w:r>
                              <w:rPr>
                                <w:color w:val="0000FF"/>
                                <w:sz w:val="10"/>
                              </w:rPr>
                              <w:t>. .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928813" id="Text Box 31" o:spid="_x0000_s1520" type="#_x0000_t202" style="position:absolute;left:0;text-align:left;margin-left:325pt;margin-top:13.05pt;width:21.7pt;height:5pt;z-index:-42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" filled="f" stroked="f">
                <v:textbox inset="0,0,0,0">
                  <w:txbxContent>
                    <w:p w14:paraId="658F6444" w14:textId="77777777" w:rsidR="00A541FA" w:rsidRDefault="00A541FA">
                      <w:pPr>
                        <w:spacing w:line="98" w:lineRule="exact"/>
                        <w:ind w:right="-9"/>
                        <w:rPr>
                          <w:sz w:val="10"/>
                        </w:rPr>
                      </w:pPr>
                      <w:r>
                        <w:rPr>
                          <w:color w:val="009900"/>
                          <w:sz w:val="10"/>
                        </w:rPr>
                        <w:t>/ /JOIN</w:t>
                      </w:r>
                      <w:r>
                        <w:rPr>
                          <w:color w:val="0000FF"/>
                          <w:sz w:val="10"/>
                        </w:rPr>
                        <w:t>. . .</w:t>
                      </w:r>
                    </w:p>
                  </w:txbxContent>
                </v:textbox>
                <w10:wrap anchorx="page"/>
              </v:shape>
            </w:pict>
          </mc:Fallback>
        </mc:AlternateContent>
      </w:r>
      <w:r>
        <w:rPr>
          <w:noProof/>
        </w:rPr>
        <mc:AlternateContent>
          <mc:Choice Requires="wps">
            <w:drawing>
              <wp:anchor distT="0" distB="0" distL="114300" distR="114300" simplePos="0" relativeHeight="503274224" behindDoc="1" locked="0" layoutInCell="1" allowOverlap="1" wp14:anchorId="5A7B31AB" wp14:editId="1133E4C7">
                <wp:simplePos x="0" y="0"/>
                <wp:positionH relativeFrom="page">
                  <wp:posOffset>4126230</wp:posOffset>
                </wp:positionH>
                <wp:positionV relativeFrom="paragraph">
                  <wp:posOffset>13335</wp:posOffset>
                </wp:positionV>
                <wp:extent cx="1362710" cy="63500"/>
                <wp:effectExtent l="1905" t="0" r="0" b="0"/>
                <wp:wrapNone/>
                <wp:docPr id="2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710" cy="6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DE2FB8" w14:textId="77777777" w:rsidR="00A541FA" w:rsidRDefault="00A541FA">
                            <w:pPr>
                              <w:spacing w:line="98" w:lineRule="exact"/>
                              <w:ind w:right="-12"/>
                              <w:rPr>
                                <w:sz w:val="10"/>
                              </w:rPr>
                            </w:pPr>
                            <w:r>
                              <w:rPr>
                                <w:color w:val="0000FF"/>
                                <w:sz w:val="10"/>
                              </w:rPr>
                              <w:t>i</w:t>
                            </w:r>
                            <w:r>
                              <w:rPr>
                                <w:color w:val="0000FF"/>
                                <w:spacing w:val="-6"/>
                                <w:sz w:val="10"/>
                              </w:rPr>
                              <w:t xml:space="preserve"> </w:t>
                            </w:r>
                            <w:r>
                              <w:rPr>
                                <w:color w:val="0000FF"/>
                                <w:sz w:val="10"/>
                              </w:rPr>
                              <w:t>f</w:t>
                            </w:r>
                            <w:r>
                              <w:rPr>
                                <w:sz w:val="10"/>
                              </w:rPr>
                              <w:t>(</w:t>
                            </w:r>
                            <w:r>
                              <w:rPr>
                                <w:spacing w:val="9"/>
                                <w:sz w:val="10"/>
                              </w:rPr>
                              <w:t xml:space="preserve"> </w:t>
                            </w:r>
                            <w:r>
                              <w:rPr>
                                <w:sz w:val="10"/>
                              </w:rPr>
                              <w:t>t</w:t>
                            </w:r>
                            <w:r>
                              <w:rPr>
                                <w:spacing w:val="-4"/>
                                <w:sz w:val="10"/>
                              </w:rPr>
                              <w:t xml:space="preserve"> </w:t>
                            </w:r>
                            <w:r>
                              <w:rPr>
                                <w:sz w:val="10"/>
                              </w:rPr>
                              <w:t>r</w:t>
                            </w:r>
                            <w:r>
                              <w:rPr>
                                <w:spacing w:val="-4"/>
                                <w:sz w:val="10"/>
                              </w:rPr>
                              <w:t xml:space="preserve"> </w:t>
                            </w:r>
                            <w:r>
                              <w:rPr>
                                <w:sz w:val="10"/>
                              </w:rPr>
                              <w:t>i</w:t>
                            </w:r>
                            <w:r>
                              <w:rPr>
                                <w:spacing w:val="-4"/>
                                <w:sz w:val="10"/>
                              </w:rPr>
                              <w:t xml:space="preserve"> </w:t>
                            </w:r>
                            <w:r>
                              <w:rPr>
                                <w:sz w:val="10"/>
                              </w:rPr>
                              <w:t>e</w:t>
                            </w:r>
                            <w:r>
                              <w:rPr>
                                <w:spacing w:val="-4"/>
                                <w:sz w:val="10"/>
                              </w:rPr>
                              <w:t xml:space="preserve"> </w:t>
                            </w:r>
                            <w:r>
                              <w:rPr>
                                <w:sz w:val="10"/>
                              </w:rPr>
                              <w:t xml:space="preserve">s  </w:t>
                            </w:r>
                            <w:r>
                              <w:rPr>
                                <w:spacing w:val="8"/>
                                <w:sz w:val="10"/>
                              </w:rPr>
                              <w:t xml:space="preserve"> </w:t>
                            </w:r>
                            <w:r>
                              <w:rPr>
                                <w:sz w:val="10"/>
                              </w:rPr>
                              <w:t xml:space="preserve">&lt; </w:t>
                            </w:r>
                            <w:r>
                              <w:rPr>
                                <w:spacing w:val="22"/>
                                <w:sz w:val="10"/>
                              </w:rPr>
                              <w:t xml:space="preserve"> </w:t>
                            </w:r>
                            <w:r>
                              <w:rPr>
                                <w:spacing w:val="7"/>
                                <w:sz w:val="10"/>
                              </w:rPr>
                              <w:t>max</w:t>
                            </w:r>
                            <w:r>
                              <w:rPr>
                                <w:spacing w:val="-14"/>
                                <w:sz w:val="10"/>
                              </w:rPr>
                              <w:t xml:space="preserve"> </w:t>
                            </w:r>
                            <w:r>
                              <w:rPr>
                                <w:spacing w:val="8"/>
                                <w:sz w:val="10"/>
                              </w:rPr>
                              <w:t>Tries</w:t>
                            </w:r>
                            <w:r>
                              <w:rPr>
                                <w:spacing w:val="-1"/>
                                <w:sz w:val="10"/>
                              </w:rPr>
                              <w:t xml:space="preserve"> </w:t>
                            </w:r>
                            <w:r>
                              <w:rPr>
                                <w:sz w:val="10"/>
                              </w:rPr>
                              <w:t xml:space="preserve">)  </w:t>
                            </w:r>
                            <w:r>
                              <w:rPr>
                                <w:spacing w:val="4"/>
                                <w:sz w:val="10"/>
                              </w:rPr>
                              <w:t xml:space="preserve"> </w:t>
                            </w:r>
                            <w:r>
                              <w:rPr>
                                <w:sz w:val="10"/>
                              </w:rPr>
                              <w:t>{</w:t>
                            </w:r>
                            <w:r>
                              <w:rPr>
                                <w:spacing w:val="-4"/>
                                <w:sz w:val="10"/>
                              </w:rPr>
                              <w:t xml:space="preserve"> </w:t>
                            </w:r>
                            <w:r>
                              <w:rPr>
                                <w:sz w:val="10"/>
                              </w:rPr>
                              <w:t>J</w:t>
                            </w:r>
                            <w:r>
                              <w:rPr>
                                <w:spacing w:val="-10"/>
                                <w:sz w:val="10"/>
                              </w:rPr>
                              <w:t xml:space="preserve"> </w:t>
                            </w:r>
                            <w:r>
                              <w:rPr>
                                <w:sz w:val="10"/>
                              </w:rPr>
                              <w:t>u</w:t>
                            </w:r>
                            <w:r>
                              <w:rPr>
                                <w:spacing w:val="-10"/>
                                <w:sz w:val="10"/>
                              </w:rPr>
                              <w:t xml:space="preserve"> </w:t>
                            </w:r>
                            <w:r>
                              <w:rPr>
                                <w:sz w:val="10"/>
                              </w:rPr>
                              <w:t>n</w:t>
                            </w:r>
                            <w:r>
                              <w:rPr>
                                <w:spacing w:val="-10"/>
                                <w:sz w:val="10"/>
                              </w:rPr>
                              <w:t xml:space="preserve"> </w:t>
                            </w:r>
                            <w:r>
                              <w:rPr>
                                <w:sz w:val="10"/>
                              </w:rPr>
                              <w:t>c</w:t>
                            </w:r>
                            <w:r>
                              <w:rPr>
                                <w:spacing w:val="-10"/>
                                <w:sz w:val="10"/>
                              </w:rPr>
                              <w:t xml:space="preserve"> </w:t>
                            </w:r>
                            <w:r>
                              <w:rPr>
                                <w:sz w:val="10"/>
                              </w:rPr>
                              <w:t>t</w:t>
                            </w:r>
                            <w:r>
                              <w:rPr>
                                <w:spacing w:val="-10"/>
                                <w:sz w:val="10"/>
                              </w:rPr>
                              <w:t xml:space="preserve"> </w:t>
                            </w:r>
                            <w:r>
                              <w:rPr>
                                <w:sz w:val="10"/>
                              </w:rPr>
                              <w:t>i</w:t>
                            </w:r>
                            <w:r>
                              <w:rPr>
                                <w:spacing w:val="-10"/>
                                <w:sz w:val="10"/>
                              </w:rPr>
                              <w:t xml:space="preserve"> </w:t>
                            </w:r>
                            <w:r>
                              <w:rPr>
                                <w:sz w:val="10"/>
                              </w:rPr>
                              <w:t>o</w:t>
                            </w:r>
                            <w:r>
                              <w:rPr>
                                <w:spacing w:val="-10"/>
                                <w:sz w:val="10"/>
                              </w:rPr>
                              <w:t xml:space="preserve"> </w:t>
                            </w:r>
                            <w:r>
                              <w:rPr>
                                <w:sz w:val="10"/>
                              </w:rPr>
                              <w:t>n</w:t>
                            </w:r>
                            <w:r>
                              <w:rPr>
                                <w:spacing w:val="-10"/>
                                <w:sz w:val="10"/>
                              </w:rPr>
                              <w:t xml:space="preserve"> </w:t>
                            </w:r>
                            <w:r>
                              <w:rPr>
                                <w:sz w:val="10"/>
                              </w:rPr>
                              <w:t xml:space="preserve">1  </w:t>
                            </w:r>
                            <w:r>
                              <w:rPr>
                                <w:spacing w:val="1"/>
                                <w:sz w:val="10"/>
                              </w:rPr>
                              <w:t xml:space="preserve"> </w:t>
                            </w:r>
                            <w:r>
                              <w:rPr>
                                <w:sz w:val="10"/>
                              </w:rPr>
                              <w:t>=   1</w:t>
                            </w:r>
                            <w:r>
                              <w:rPr>
                                <w:spacing w:val="-12"/>
                                <w:sz w:val="10"/>
                              </w:rPr>
                              <w:t xml:space="preserve"> </w:t>
                            </w:r>
                            <w:r>
                              <w:rPr>
                                <w:sz w:val="10"/>
                              </w:rPr>
                              <w:t>;</w:t>
                            </w:r>
                            <w:r>
                              <w:rPr>
                                <w:spacing w:val="-12"/>
                                <w:sz w:val="10"/>
                              </w:rPr>
                              <w:t xml:space="preserve"> </w:t>
                            </w:r>
                            <w:r>
                              <w:rPr>
                                <w:sz w:val="1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7B31AB" id="Text Box 30" o:spid="_x0000_s1521" type="#_x0000_t202" style="position:absolute;left:0;text-align:left;margin-left:324.9pt;margin-top:1.05pt;width:107.3pt;height:5pt;z-index:-42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" filled="f" stroked="f">
                <v:textbox inset="0,0,0,0">
                  <w:txbxContent>
                    <w:p w14:paraId="16DE2FB8" w14:textId="77777777" w:rsidR="00A541FA" w:rsidRDefault="00A541FA">
                      <w:pPr>
                        <w:spacing w:line="98" w:lineRule="exact"/>
                        <w:ind w:right="-12"/>
                        <w:rPr>
                          <w:sz w:val="10"/>
                        </w:rPr>
                      </w:pPr>
                      <w:r>
                        <w:rPr>
                          <w:color w:val="0000FF"/>
                          <w:sz w:val="10"/>
                        </w:rPr>
                        <w:t>i</w:t>
                      </w:r>
                      <w:r>
                        <w:rPr>
                          <w:color w:val="0000FF"/>
                          <w:spacing w:val="-6"/>
                          <w:sz w:val="10"/>
                        </w:rPr>
                        <w:t xml:space="preserve"> </w:t>
                      </w:r>
                      <w:r>
                        <w:rPr>
                          <w:color w:val="0000FF"/>
                          <w:sz w:val="10"/>
                        </w:rPr>
                        <w:t>f</w:t>
                      </w:r>
                      <w:r>
                        <w:rPr>
                          <w:sz w:val="10"/>
                        </w:rPr>
                        <w:t>(</w:t>
                      </w:r>
                      <w:r>
                        <w:rPr>
                          <w:spacing w:val="9"/>
                          <w:sz w:val="10"/>
                        </w:rPr>
                        <w:t xml:space="preserve"> </w:t>
                      </w:r>
                      <w:r>
                        <w:rPr>
                          <w:sz w:val="10"/>
                        </w:rPr>
                        <w:t>t</w:t>
                      </w:r>
                      <w:r>
                        <w:rPr>
                          <w:spacing w:val="-4"/>
                          <w:sz w:val="10"/>
                        </w:rPr>
                        <w:t xml:space="preserve"> </w:t>
                      </w:r>
                      <w:r>
                        <w:rPr>
                          <w:sz w:val="10"/>
                        </w:rPr>
                        <w:t>r</w:t>
                      </w:r>
                      <w:r>
                        <w:rPr>
                          <w:spacing w:val="-4"/>
                          <w:sz w:val="10"/>
                        </w:rPr>
                        <w:t xml:space="preserve"> </w:t>
                      </w:r>
                      <w:r>
                        <w:rPr>
                          <w:sz w:val="10"/>
                        </w:rPr>
                        <w:t>i</w:t>
                      </w:r>
                      <w:r>
                        <w:rPr>
                          <w:spacing w:val="-4"/>
                          <w:sz w:val="10"/>
                        </w:rPr>
                        <w:t xml:space="preserve"> </w:t>
                      </w:r>
                      <w:r>
                        <w:rPr>
                          <w:sz w:val="10"/>
                        </w:rPr>
                        <w:t>e</w:t>
                      </w:r>
                      <w:r>
                        <w:rPr>
                          <w:spacing w:val="-4"/>
                          <w:sz w:val="10"/>
                        </w:rPr>
                        <w:t xml:space="preserve"> </w:t>
                      </w:r>
                      <w:r>
                        <w:rPr>
                          <w:sz w:val="10"/>
                        </w:rPr>
                        <w:t xml:space="preserve">s  </w:t>
                      </w:r>
                      <w:r>
                        <w:rPr>
                          <w:spacing w:val="8"/>
                          <w:sz w:val="10"/>
                        </w:rPr>
                        <w:t xml:space="preserve"> </w:t>
                      </w:r>
                      <w:r>
                        <w:rPr>
                          <w:sz w:val="10"/>
                        </w:rPr>
                        <w:t xml:space="preserve">&lt; </w:t>
                      </w:r>
                      <w:r>
                        <w:rPr>
                          <w:spacing w:val="22"/>
                          <w:sz w:val="10"/>
                        </w:rPr>
                        <w:t xml:space="preserve"> </w:t>
                      </w:r>
                      <w:r>
                        <w:rPr>
                          <w:spacing w:val="7"/>
                          <w:sz w:val="10"/>
                        </w:rPr>
                        <w:t>max</w:t>
                      </w:r>
                      <w:r>
                        <w:rPr>
                          <w:spacing w:val="-14"/>
                          <w:sz w:val="10"/>
                        </w:rPr>
                        <w:t xml:space="preserve"> </w:t>
                      </w:r>
                      <w:r>
                        <w:rPr>
                          <w:spacing w:val="8"/>
                          <w:sz w:val="10"/>
                        </w:rPr>
                        <w:t>Tries</w:t>
                      </w:r>
                      <w:r>
                        <w:rPr>
                          <w:spacing w:val="-1"/>
                          <w:sz w:val="10"/>
                        </w:rPr>
                        <w:t xml:space="preserve"> </w:t>
                      </w:r>
                      <w:r>
                        <w:rPr>
                          <w:sz w:val="10"/>
                        </w:rPr>
                        <w:t xml:space="preserve">)  </w:t>
                      </w:r>
                      <w:r>
                        <w:rPr>
                          <w:spacing w:val="4"/>
                          <w:sz w:val="10"/>
                        </w:rPr>
                        <w:t xml:space="preserve"> </w:t>
                      </w:r>
                      <w:r>
                        <w:rPr>
                          <w:sz w:val="10"/>
                        </w:rPr>
                        <w:t>{</w:t>
                      </w:r>
                      <w:r>
                        <w:rPr>
                          <w:spacing w:val="-4"/>
                          <w:sz w:val="10"/>
                        </w:rPr>
                        <w:t xml:space="preserve"> </w:t>
                      </w:r>
                      <w:r>
                        <w:rPr>
                          <w:sz w:val="10"/>
                        </w:rPr>
                        <w:t>J</w:t>
                      </w:r>
                      <w:r>
                        <w:rPr>
                          <w:spacing w:val="-10"/>
                          <w:sz w:val="10"/>
                        </w:rPr>
                        <w:t xml:space="preserve"> </w:t>
                      </w:r>
                      <w:r>
                        <w:rPr>
                          <w:sz w:val="10"/>
                        </w:rPr>
                        <w:t>u</w:t>
                      </w:r>
                      <w:r>
                        <w:rPr>
                          <w:spacing w:val="-10"/>
                          <w:sz w:val="10"/>
                        </w:rPr>
                        <w:t xml:space="preserve"> </w:t>
                      </w:r>
                      <w:r>
                        <w:rPr>
                          <w:sz w:val="10"/>
                        </w:rPr>
                        <w:t>n</w:t>
                      </w:r>
                      <w:r>
                        <w:rPr>
                          <w:spacing w:val="-10"/>
                          <w:sz w:val="10"/>
                        </w:rPr>
                        <w:t xml:space="preserve"> </w:t>
                      </w:r>
                      <w:r>
                        <w:rPr>
                          <w:sz w:val="10"/>
                        </w:rPr>
                        <w:t>c</w:t>
                      </w:r>
                      <w:r>
                        <w:rPr>
                          <w:spacing w:val="-10"/>
                          <w:sz w:val="10"/>
                        </w:rPr>
                        <w:t xml:space="preserve"> </w:t>
                      </w:r>
                      <w:r>
                        <w:rPr>
                          <w:sz w:val="10"/>
                        </w:rPr>
                        <w:t>t</w:t>
                      </w:r>
                      <w:r>
                        <w:rPr>
                          <w:spacing w:val="-10"/>
                          <w:sz w:val="10"/>
                        </w:rPr>
                        <w:t xml:space="preserve"> </w:t>
                      </w:r>
                      <w:r>
                        <w:rPr>
                          <w:sz w:val="10"/>
                        </w:rPr>
                        <w:t>i</w:t>
                      </w:r>
                      <w:r>
                        <w:rPr>
                          <w:spacing w:val="-10"/>
                          <w:sz w:val="10"/>
                        </w:rPr>
                        <w:t xml:space="preserve"> </w:t>
                      </w:r>
                      <w:r>
                        <w:rPr>
                          <w:sz w:val="10"/>
                        </w:rPr>
                        <w:t>o</w:t>
                      </w:r>
                      <w:r>
                        <w:rPr>
                          <w:spacing w:val="-10"/>
                          <w:sz w:val="10"/>
                        </w:rPr>
                        <w:t xml:space="preserve"> </w:t>
                      </w:r>
                      <w:r>
                        <w:rPr>
                          <w:sz w:val="10"/>
                        </w:rPr>
                        <w:t>n</w:t>
                      </w:r>
                      <w:r>
                        <w:rPr>
                          <w:spacing w:val="-10"/>
                          <w:sz w:val="10"/>
                        </w:rPr>
                        <w:t xml:space="preserve"> </w:t>
                      </w:r>
                      <w:r>
                        <w:rPr>
                          <w:sz w:val="10"/>
                        </w:rPr>
                        <w:t xml:space="preserve">1  </w:t>
                      </w:r>
                      <w:r>
                        <w:rPr>
                          <w:spacing w:val="1"/>
                          <w:sz w:val="10"/>
                        </w:rPr>
                        <w:t xml:space="preserve"> </w:t>
                      </w:r>
                      <w:r>
                        <w:rPr>
                          <w:sz w:val="10"/>
                        </w:rPr>
                        <w:t>=   1</w:t>
                      </w:r>
                      <w:r>
                        <w:rPr>
                          <w:spacing w:val="-12"/>
                          <w:sz w:val="10"/>
                        </w:rPr>
                        <w:t xml:space="preserve"> </w:t>
                      </w:r>
                      <w:r>
                        <w:rPr>
                          <w:sz w:val="10"/>
                        </w:rPr>
                        <w:t>;</w:t>
                      </w:r>
                      <w:r>
                        <w:rPr>
                          <w:spacing w:val="-12"/>
                          <w:sz w:val="10"/>
                        </w:rPr>
                        <w:t xml:space="preserve"> </w:t>
                      </w:r>
                      <w:r>
                        <w:rPr>
                          <w:sz w:val="10"/>
                        </w:rPr>
                        <w:t>}</w:t>
                      </w:r>
                    </w:p>
                  </w:txbxContent>
                </v:textbox>
                <w10:wrap anchorx="page"/>
              </v:shape>
            </w:pict>
          </mc:Fallback>
        </mc:AlternateContent>
      </w:r>
      <w:r w:rsidR="00A541FA">
        <w:rPr>
          <w:sz w:val="20"/>
        </w:rPr>
        <w:t xml:space="preserve">the  identifier  of  </w:t>
      </w:r>
      <w:r w:rsidR="00A541FA">
        <w:rPr>
          <w:rFonts w:ascii="Bookman Old Style"/>
          <w:i/>
          <w:sz w:val="20"/>
        </w:rPr>
        <w:t xml:space="preserve">e </w:t>
      </w:r>
      <w:r w:rsidR="00A541FA">
        <w:rPr>
          <w:sz w:val="20"/>
        </w:rPr>
        <w:t xml:space="preserve">is  equal  to  one  of  the  events  listed  in </w:t>
      </w:r>
      <w:r w:rsidR="00A541FA">
        <w:rPr>
          <w:color w:val="7F7F7F"/>
          <w:sz w:val="10"/>
        </w:rPr>
        <w:t>5</w:t>
      </w:r>
      <w:r w:rsidR="00A541FA">
        <w:rPr>
          <w:sz w:val="10"/>
        </w:rPr>
        <w:t>FORK( R 1 Exit ) ;  FORK( R 2 Exit )   ;</w:t>
      </w:r>
    </w:p>
    <w:p w14:paraId="7CD61CA8" w14:textId="77777777" w:rsidR="00864105" w:rsidRDefault="00A541FA">
      <w:pPr>
        <w:spacing w:before="4"/>
        <w:ind w:left="259"/>
        <w:rPr>
          <w:sz w:val="10"/>
        </w:rPr>
      </w:pPr>
      <w:r>
        <w:rPr>
          <w:rFonts w:ascii="Bookman Old Style"/>
          <w:i/>
          <w:sz w:val="20"/>
        </w:rPr>
        <w:t xml:space="preserve">def Events </w:t>
      </w:r>
      <w:r>
        <w:rPr>
          <w:sz w:val="20"/>
        </w:rPr>
        <w:t xml:space="preserve">of  the  corresponding  state  (not  shown  in  this </w:t>
      </w:r>
      <w:r>
        <w:rPr>
          <w:color w:val="7F7F7F"/>
          <w:sz w:val="10"/>
        </w:rPr>
        <w:t>7</w:t>
      </w:r>
      <w:r>
        <w:rPr>
          <w:sz w:val="10"/>
        </w:rPr>
        <w:t>s e n d S t o p S i g n a l ( VERIFYING_ID ) ;   e x i t ( VERIFYING_ID ) ;</w:t>
      </w:r>
    </w:p>
    <w:p w14:paraId="3D165018" w14:textId="77777777" w:rsidR="00864105" w:rsidRDefault="00864105">
      <w:pPr>
        <w:rPr>
          <w:sz w:val="10"/>
        </w:rPr>
        <w:sectPr w:rsidR="00864105">
          <w:type w:val="continuous"/>
          <w:pgSz w:w="12240" w:h="15840"/>
          <w:pgMar w:top="1120" w:right="760" w:bottom="280" w:left="720" w:header="720" w:footer="720" w:gutter="0"/>
          <w:cols w:space="720"/>
        </w:sectPr>
      </w:pPr>
    </w:p>
    <w:p w14:paraId="1C0B7453" w14:textId="77777777" w:rsidR="00864105" w:rsidRDefault="00864105">
      <w:pPr>
        <w:pStyle w:val="Corpsdetexte"/>
        <w:spacing w:before="7"/>
        <w:rPr>
          <w:sz w:val="12"/>
        </w:rPr>
      </w:pPr>
    </w:p>
    <w:p w14:paraId="7E7A5231" w14:textId="788C7B82" w:rsidR="00864105" w:rsidRDefault="006A4EFD">
      <w:pPr>
        <w:spacing w:line="249" w:lineRule="auto"/>
        <w:ind w:left="169" w:right="2699" w:firstLine="383"/>
        <w:rPr>
          <w:sz w:val="10"/>
        </w:rPr>
      </w:pPr>
      <w:r>
        <w:rPr>
          <w:noProof/>
        </w:rPr>
        <mc:AlternateContent>
          <mc:Choice Requires="wpg">
            <w:drawing>
              <wp:anchor distT="0" distB="0" distL="114300" distR="114300" simplePos="0" relativeHeight="503274272" behindDoc="1" locked="0" layoutInCell="1" allowOverlap="1" wp14:anchorId="432D551F" wp14:editId="6C7C5317">
                <wp:simplePos x="0" y="0"/>
                <wp:positionH relativeFrom="page">
                  <wp:posOffset>575945</wp:posOffset>
                </wp:positionH>
                <wp:positionV relativeFrom="paragraph">
                  <wp:posOffset>3810</wp:posOffset>
                </wp:positionV>
                <wp:extent cx="3279775" cy="883285"/>
                <wp:effectExtent l="4445" t="10160" r="11430" b="1905"/>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79775" cy="883285"/>
                          <a:chOff x="907" y="6"/>
                          <a:chExt cx="5165" cy="1391"/>
                        </a:xfrm>
                      </wpg:grpSpPr>
                      <wps:wsp>
                        <wps:cNvPr id="2" name="Line 29"/>
                        <wps:cNvCnPr>
                          <a:cxnSpLocks noChangeShapeType="1"/>
                        </wps:cNvCnPr>
                        <wps:spPr bwMode="auto">
                          <a:xfrm>
                            <a:off x="915" y="129"/>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3" name="Line 28"/>
                        <wps:cNvCnPr>
                          <a:cxnSpLocks noChangeShapeType="1"/>
                        </wps:cNvCnPr>
                        <wps:spPr bwMode="auto">
                          <a:xfrm>
                            <a:off x="915" y="249"/>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4" name="Line 27"/>
                        <wps:cNvCnPr>
                          <a:cxnSpLocks noChangeShapeType="1"/>
                        </wps:cNvCnPr>
                        <wps:spPr bwMode="auto">
                          <a:xfrm>
                            <a:off x="915" y="36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5" name="Line 26"/>
                        <wps:cNvCnPr>
                          <a:cxnSpLocks noChangeShapeType="1"/>
                        </wps:cNvCnPr>
                        <wps:spPr bwMode="auto">
                          <a:xfrm>
                            <a:off x="915" y="48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6" name="Line 25"/>
                        <wps:cNvCnPr>
                          <a:cxnSpLocks noChangeShapeType="1"/>
                        </wps:cNvCnPr>
                        <wps:spPr bwMode="auto">
                          <a:xfrm>
                            <a:off x="915" y="60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7" name="Line 24"/>
                        <wps:cNvCnPr>
                          <a:cxnSpLocks noChangeShapeType="1"/>
                        </wps:cNvCnPr>
                        <wps:spPr bwMode="auto">
                          <a:xfrm>
                            <a:off x="915" y="72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8" name="Line 23"/>
                        <wps:cNvCnPr>
                          <a:cxnSpLocks noChangeShapeType="1"/>
                        </wps:cNvCnPr>
                        <wps:spPr bwMode="auto">
                          <a:xfrm>
                            <a:off x="915" y="84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9" name="Line 22"/>
                        <wps:cNvCnPr>
                          <a:cxnSpLocks noChangeShapeType="1"/>
                        </wps:cNvCnPr>
                        <wps:spPr bwMode="auto">
                          <a:xfrm>
                            <a:off x="915" y="96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0" name="Line 21"/>
                        <wps:cNvCnPr>
                          <a:cxnSpLocks noChangeShapeType="1"/>
                        </wps:cNvCnPr>
                        <wps:spPr bwMode="auto">
                          <a:xfrm>
                            <a:off x="915" y="108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1" name="Line 20"/>
                        <wps:cNvCnPr>
                          <a:cxnSpLocks noChangeShapeType="1"/>
                        </wps:cNvCnPr>
                        <wps:spPr bwMode="auto">
                          <a:xfrm>
                            <a:off x="915" y="120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2" name="Line 19"/>
                        <wps:cNvCnPr>
                          <a:cxnSpLocks noChangeShapeType="1"/>
                        </wps:cNvCnPr>
                        <wps:spPr bwMode="auto">
                          <a:xfrm>
                            <a:off x="915" y="132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3" name="Line 18"/>
                        <wps:cNvCnPr>
                          <a:cxnSpLocks noChangeShapeType="1"/>
                        </wps:cNvCnPr>
                        <wps:spPr bwMode="auto">
                          <a:xfrm>
                            <a:off x="915" y="1392"/>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4" name="Line 17"/>
                        <wps:cNvCnPr>
                          <a:cxnSpLocks noChangeShapeType="1"/>
                        </wps:cNvCnPr>
                        <wps:spPr bwMode="auto">
                          <a:xfrm>
                            <a:off x="911" y="1388"/>
                            <a:ext cx="68"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5" name="Line 16"/>
                        <wps:cNvCnPr>
                          <a:cxnSpLocks noChangeShapeType="1"/>
                        </wps:cNvCnPr>
                        <wps:spPr bwMode="auto">
                          <a:xfrm>
                            <a:off x="6064" y="129"/>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6" name="Line 15"/>
                        <wps:cNvCnPr>
                          <a:cxnSpLocks noChangeShapeType="1"/>
                        </wps:cNvCnPr>
                        <wps:spPr bwMode="auto">
                          <a:xfrm>
                            <a:off x="6064" y="249"/>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7" name="Line 14"/>
                        <wps:cNvCnPr>
                          <a:cxnSpLocks noChangeShapeType="1"/>
                        </wps:cNvCnPr>
                        <wps:spPr bwMode="auto">
                          <a:xfrm>
                            <a:off x="6064" y="36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8" name="Line 13"/>
                        <wps:cNvCnPr>
                          <a:cxnSpLocks noChangeShapeType="1"/>
                        </wps:cNvCnPr>
                        <wps:spPr bwMode="auto">
                          <a:xfrm>
                            <a:off x="6064" y="48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9" name="Line 12"/>
                        <wps:cNvCnPr>
                          <a:cxnSpLocks noChangeShapeType="1"/>
                        </wps:cNvCnPr>
                        <wps:spPr bwMode="auto">
                          <a:xfrm>
                            <a:off x="6064" y="60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0" name="Line 11"/>
                        <wps:cNvCnPr>
                          <a:cxnSpLocks noChangeShapeType="1"/>
                        </wps:cNvCnPr>
                        <wps:spPr bwMode="auto">
                          <a:xfrm>
                            <a:off x="6064" y="72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1" name="Line 10"/>
                        <wps:cNvCnPr>
                          <a:cxnSpLocks noChangeShapeType="1"/>
                        </wps:cNvCnPr>
                        <wps:spPr bwMode="auto">
                          <a:xfrm>
                            <a:off x="6064" y="84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2" name="Line 9"/>
                        <wps:cNvCnPr>
                          <a:cxnSpLocks noChangeShapeType="1"/>
                        </wps:cNvCnPr>
                        <wps:spPr bwMode="auto">
                          <a:xfrm>
                            <a:off x="6064" y="96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3" name="Line 8"/>
                        <wps:cNvCnPr>
                          <a:cxnSpLocks noChangeShapeType="1"/>
                        </wps:cNvCnPr>
                        <wps:spPr bwMode="auto">
                          <a:xfrm>
                            <a:off x="6064" y="1086"/>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4" name="Line 7"/>
                        <wps:cNvCnPr>
                          <a:cxnSpLocks noChangeShapeType="1"/>
                        </wps:cNvCnPr>
                        <wps:spPr bwMode="auto">
                          <a:xfrm>
                            <a:off x="6064" y="120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5" name="Line 6"/>
                        <wps:cNvCnPr>
                          <a:cxnSpLocks noChangeShapeType="1"/>
                        </wps:cNvCnPr>
                        <wps:spPr bwMode="auto">
                          <a:xfrm>
                            <a:off x="6064" y="132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6" name="Line 5"/>
                        <wps:cNvCnPr>
                          <a:cxnSpLocks noChangeShapeType="1"/>
                        </wps:cNvCnPr>
                        <wps:spPr bwMode="auto">
                          <a:xfrm>
                            <a:off x="979" y="1388"/>
                            <a:ext cx="5021"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7" name="Line 4"/>
                        <wps:cNvCnPr>
                          <a:cxnSpLocks noChangeShapeType="1"/>
                        </wps:cNvCnPr>
                        <wps:spPr bwMode="auto">
                          <a:xfrm>
                            <a:off x="6000" y="1388"/>
                            <a:ext cx="68"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8" name="Line 3"/>
                        <wps:cNvCnPr>
                          <a:cxnSpLocks noChangeShapeType="1"/>
                        </wps:cNvCnPr>
                        <wps:spPr bwMode="auto">
                          <a:xfrm>
                            <a:off x="6064" y="1392"/>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D473413" id="Group 2" o:spid="_x0000_s1026" style="position:absolute;margin-left:45.35pt;margin-top:.3pt;width:258.25pt;height:69.55pt;z-index:-42208;mso-position-horizontal-relative:page" coordorigin="907,6" coordsize="5165,1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">
                <v:line id="Line 29" o:spid="_x0000_s1027" style="position:absolute;visibility:visible;mso-wrap-style:square" from="915,129" to="915,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99d5sIAAADaAAAADwAAAGRycy9kb3ducmV2LnhtbESPQWsCMRSE7wX/Q3iCt5rdIK2sRlGr&#10;UPBUFc+PzXN3dfOyJKmu/74pFHocZuYbZr7sbSvu5EPjWEM+zkAQl840XGk4HXevUxAhIhtsHZOG&#10;JwVYLgYvcyyMe/AX3Q+xEgnCoUANdYxdIWUoa7IYxq4jTt7FeYsxSV9J4/GR4LaVKsvepMWG00KN&#10;HW1qKm+Hb6uhUe99Hifn2z7fr7dXrybTD+W0Hg371QxEpD7+h//an0aDgt8r6QbIx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99d5sIAAADaAAAADwAAAAAAAAAAAAAA&#10;AAChAgAAZHJzL2Rvd25yZXYueG1sUEsFBgAAAAAEAAQA+QAAAJADAAAAAA==&#10;" strokeweight=".14042mm"/>
                <v:line id="Line 28" o:spid="_x0000_s1028" style="position:absolute;visibility:visible;mso-wrap-style:square" from="915,249" to="915,2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P4fcMAAADaAAAADwAAAGRycy9kb3ducmV2LnhtbESPQWvCQBSE74L/YXmCt7pJlFaia9Bq&#10;oeCpafH8yL4mabJvw+5W03/fLRQ8DjPzDbMtRtOLKznfWlaQLhIQxJXVLdcKPt5fHtYgfEDW2Fsm&#10;BT/kodhNJ1vMtb3xG13LUIsIYZ+jgiaEIZfSVw0Z9As7EEfv0zqDIUpXS+3wFuGml1mSPEqDLceF&#10;Bgd6bqjqym+joM2exjSsLt05PR9OXy5brY+ZVWo+G/cbEIHGcA//t1+1giX8XYk3QO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CT+H3DAAAA2gAAAA8AAAAAAAAAAAAA&#10;AAAAoQIAAGRycy9kb3ducmV2LnhtbFBLBQYAAAAABAAEAPkAAACRAwAAAAA=&#10;" strokeweight=".14042mm"/>
                <v:line id="Line 27" o:spid="_x0000_s1029" style="position:absolute;visibility:visible;mso-wrap-style:square" from="915,368" to="915,3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3pgCcMAAADaAAAADwAAAGRycy9kb3ducmV2LnhtbESPzWrDMBCE74G8g9hAbolsY5rgRjFN&#10;mkIhp/yQ82JtbdfWykhq4r59VSj0OMzMN8ymHE0v7uR8a1lBukxAEFdWt1wruF7eFmsQPiBr7C2T&#10;gm/yUG6nkw0W2j74RPdzqEWEsC9QQRPCUEjpq4YM+qUdiKP3YZ3BEKWrpXb4iHDTyyxJnqTBluNC&#10;gwPtG6q685dR0GarMQ35rTumx93h02X5+jWzSs1n48sziEBj+A//td+1ghx+r8QbIL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96YAnDAAAA2gAAAA8AAAAAAAAAAAAA&#10;AAAAoQIAAGRycy9kb3ducmV2LnhtbFBLBQYAAAAABAAEAPkAAACRAwAAAAA=&#10;" strokeweight=".14042mm"/>
                <v:line id="Line 26" o:spid="_x0000_s1030" style="position:absolute;visibility:visible;mso-wrap-style:square" from="915,488" to="91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bFksIAAADaAAAADwAAAGRycy9kb3ducmV2LnhtbESPT2vCQBTE7wW/w/IEb3WToK1EV/Ev&#10;CJ6aFs+P7GuSmn0bdleN394tFHocZuY3zGLVm1bcyPnGsoJ0nIAgLq1uuFLw9Xl4nYHwAVlja5kU&#10;PMjDajl4WWCu7Z0/6FaESkQI+xwV1CF0uZS+rMmgH9uOOHrf1hkMUbpKaof3CDetzJLkTRpsOC7U&#10;2NG2pvJSXI2CJnvv0zA5X07pabP/cdlktsusUqNhv56DCNSH//Bf+6gVTOH3SrwBcvk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DbFksIAAADaAAAADwAAAAAAAAAAAAAA&#10;AAChAgAAZHJzL2Rvd25yZXYueG1sUEsFBgAAAAAEAAQA+QAAAJADAAAAAA==&#10;" strokeweight=".14042mm"/>
                <v:line id="Line 25" o:spid="_x0000_s1031" style="position:absolute;visibility:visible;mso-wrap-style:square" from="915,607" to="915,6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Rb5cEAAADaAAAADwAAAGRycy9kb3ducmV2LnhtbESPT4vCMBTE7wt+h/AEb2vaIq5Uo/gX&#10;BE/rLp4fzbOtNi8liVq/vREW9jjMzG+Y2aIzjbiT87VlBekwAUFcWF1zqeD3Z/c5AeEDssbGMil4&#10;kofFvPcxw1zbB3/T/RhKESHsc1RQhdDmUvqiIoN+aFvi6J2tMxiidKXUDh8RbhqZJclYGqw5LlTY&#10;0rqi4nq8GQV19tWlYXS6HtLDantx2WiyyaxSg363nIII1IX/8F97rxWM4X0l3gA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5FvlwQAAANoAAAAPAAAAAAAAAAAAAAAA&#10;AKECAABkcnMvZG93bnJldi54bWxQSwUGAAAAAAQABAD5AAAAjwMAAAAA&#10;" strokeweight=".14042mm"/>
                <v:line id="Line 24" o:spid="_x0000_s1032" style="position:absolute;visibility:visible;mso-wrap-style:square" from="915,727" to="915,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6j+fsIAAADaAAAADwAAAGRycy9kb3ducmV2LnhtbESPT4vCMBTE7wv7HcJb8LamLaJSjbKr&#10;Kwie/IPnR/Nsq81LSbJav70RBI/DzPyGmc4704grOV9bVpD2ExDEhdU1lwoO+9X3GIQPyBoby6Tg&#10;Th7ms8+PKeba3nhL110oRYSwz1FBFUKbS+mLigz6vm2Jo3eyzmCI0pVSO7xFuGlkliRDabDmuFBh&#10;S4uKisvu3yios1GXhsHxskk3v39nlw3Gy8wq1fvqfiYgAnXhHX6111rBCJ5X4g2Qs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6j+fsIAAADaAAAADwAAAAAAAAAAAAAA&#10;AAChAgAAZHJzL2Rvd25yZXYueG1sUEsFBgAAAAAEAAQA+QAAAJADAAAAAA==&#10;" strokeweight=".14042mm"/>
                <v:line id="Line 23" o:spid="_x0000_s1033" style="position:absolute;visibility:visible;mso-wrap-style:square" from="915,847" to="915,8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dqDMAAAADaAAAADwAAAGRycy9kb3ducmV2LnhtbERPz2vCMBS+D/wfwht4W9OW4kpnlLkp&#10;CJ7mxs6P5q3tbF5KEmv9781B8Pjx/V6uJ9OLkZzvLCvIkhQEcW11x42Cn+/dSwnCB2SNvWVScCUP&#10;69XsaYmVthf+ovEYGhFD2FeooA1hqKT0dUsGfWIH4sj9WWcwROgaqR1eYrjpZZ6mC2mw49jQ4kAf&#10;LdWn49ko6PLXKQvF7+mQHTbbf5cX5WdulZo/T+9vIAJN4SG+u/daQdwar8QbIFc3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43agzAAAAA2gAAAA8AAAAAAAAAAAAAAAAA&#10;oQIAAGRycy9kb3ducmV2LnhtbFBLBQYAAAAABAAEAPkAAACOAwAAAAA=&#10;" strokeweight=".14042mm"/>
                <v:line id="Line 22" o:spid="_x0000_s1034" style="position:absolute;visibility:visible;mso-wrap-style:square" from="915,966" to="915,9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vPl8IAAADaAAAADwAAAGRycy9kb3ducmV2LnhtbESPW4vCMBSE34X9D+Es7JumLbJqNZW9&#10;guCTF3w+NMe22+akJFnt/vuNIPg4zMw3zGo9mE5cyPnGsoJ0koAgLq1uuFJwPHyP5yB8QNbYWSYF&#10;f+RhXTyNVphre+UdXfahEhHCPkcFdQh9LqUvazLoJ7Ynjt7ZOoMhSldJ7fAa4aaTWZK8SoMNx4Ua&#10;e/qoqWz3v0ZBk82GNExP7Tbdvn/9uGw6/8ysUi/Pw9sSRKAhPML39kYrWMDtSrwBsvg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XvPl8IAAADaAAAADwAAAAAAAAAAAAAA&#10;AAChAgAAZHJzL2Rvd25yZXYueG1sUEsFBgAAAAAEAAQA+QAAAJADAAAAAA==&#10;" strokeweight=".14042mm"/>
                <v:line id="Line 21" o:spid="_x0000_s1035" style="position:absolute;visibility:visible;mso-wrap-style:square" from="915,1086" to="915,10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TGlMMAAADbAAAADwAAAGRycy9kb3ducmV2LnhtbESPQWvCQBCF7wX/wzKCt7pJkCrRVbSt&#10;UPCkLZ6H7JhEs7Nhd6vpv+8cCr3N8N68981qM7hO3SnE1rOBfJqBIq68bbk28PW5f16AignZYueZ&#10;DPxQhM169LTC0voHH+l+SrWSEI4lGmhS6kutY9WQwzj1PbFoFx8cJllDrW3Ah4S7ThdZ9qIdtiwN&#10;Dfb02lB1O307A20xH/I0O98O+WH3fg3FbPFWeGMm42G7BJVoSP/mv+sPK/hCL7/IAHr9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uUxpTDAAAA2wAAAA8AAAAAAAAAAAAA&#10;AAAAoQIAAGRycy9kb3ducmV2LnhtbFBLBQYAAAAABAAEAPkAAACRAwAAAAA=&#10;" strokeweight=".14042mm"/>
                <v:line id="Line 20" o:spid="_x0000_s1036" style="position:absolute;visibility:visible;mso-wrap-style:square" from="915,1205" to="915,1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hjD8EAAADbAAAADwAAAGRycy9kb3ducmV2LnhtbERPTWvCQBC9F/wPywi91U1CsBJdxdYW&#10;Cp6qpechOyYx2dmwuybpv+8Khd7m8T5ns5tMJwZyvrGsIF0kIIhLqxuuFHyd359WIHxA1thZJgU/&#10;5GG3nT1ssNB25E8aTqESMYR9gQrqEPpCSl/WZNAvbE8cuYt1BkOErpLa4RjDTSezJFlKgw3Hhhp7&#10;eq2pbE83o6DJnqc05N/tMT2+vF1dlq8OmVXqcT7t1yACTeFf/Of+0HF+Cvdf4gFy+w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2GMPwQAAANsAAAAPAAAAAAAAAAAAAAAA&#10;AKECAABkcnMvZG93bnJldi54bWxQSwUGAAAAAAQABAD5AAAAjwMAAAAA&#10;" strokeweight=".14042mm"/>
                <v:line id="Line 19" o:spid="_x0000_s1037" style="position:absolute;visibility:visible;mso-wrap-style:square" from="915,1325" to="915,1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r9eMAAAADbAAAADwAAAGRycy9kb3ducmV2LnhtbERPTWsCMRC9F/wPYQRvNbtBWlmNolah&#10;4KkqnofNuLu6mSxJquu/bwqF3ubxPme+7G0r7uRD41hDPs5AEJfONFxpOB13r1MQISIbbB2ThicF&#10;WC4GL3MsjHvwF90PsRIphEOBGuoYu0LKUNZkMYxdR5y4i/MWY4K+ksbjI4XbVqose5MWG04NNXa0&#10;qam8Hb6thka993mcnG/7fL/eXr2aTD+U03o07FczEJH6+C/+c3+aNF/B7y/pALn4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QK/XjAAAAA2wAAAA8AAAAAAAAAAAAAAAAA&#10;oQIAAGRycy9kb3ducmV2LnhtbFBLBQYAAAAABAAEAPkAAACOAwAAAAA=&#10;" strokeweight=".14042mm"/>
                <v:line id="Line 18" o:spid="_x0000_s1038" style="position:absolute;visibility:visible;mso-wrap-style:square" from="915,1392" to="915,1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0ZY48IAAADbAAAADwAAAGRycy9kb3ducmV2LnhtbERPTWvCQBC9C/0PyxR6001SUYmuobUt&#10;CJ5Mi+chO03SZGfD7qrpv3cLBW/zeJ+zKUbTiws531pWkM4SEMSV1S3XCr4+P6YrED4ga+wtk4Jf&#10;8lBsHyYbzLW98pEuZahFDGGfo4ImhCGX0lcNGfQzOxBH7ts6gyFCV0vt8BrDTS+zJFlIgy3HhgYH&#10;2jVUdeXZKGiz5ZiG+ak7pIfX9x+XzVdvmVXq6XF8WYMINIa7+N+913H+M/z9Eg+Q2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0ZY48IAAADbAAAADwAAAAAAAAAAAAAA&#10;AAChAgAAZHJzL2Rvd25yZXYueG1sUEsFBgAAAAAEAAQA+QAAAJADAAAAAA==&#10;" strokeweight=".14042mm"/>
                <v:line id="Line 17" o:spid="_x0000_s1039" style="position:absolute;visibility:visible;mso-wrap-style:square" from="911,1388" to="979,1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Al8EAAADbAAAADwAAAGRycy9kb3ducmV2LnhtbERPS2vCQBC+C/6HZQRvukkIVVLXUK2F&#10;gicfeB6y0yRNdjbsbjX9991Cobf5+J6zKUfTizs531pWkC4TEMSV1S3XCq6Xt8UahA/IGnvLpOCb&#10;PJTb6WSDhbYPPtH9HGoRQ9gXqKAJYSik9FVDBv3SDsSR+7DOYIjQ1VI7fMRw08ssSZ6kwZZjQ4MD&#10;7RuquvOXUdBmqzEN+a07psfd4dNl+fo1s0rNZ+PLM4hAY/gX/7nfdZyfw+8v8QC5/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r8CXwQAAANsAAAAPAAAAAAAAAAAAAAAA&#10;AKECAABkcnMvZG93bnJldi54bWxQSwUGAAAAAAQABAD5AAAAjwMAAAAA&#10;" strokeweight=".14042mm"/>
                <v:line id="Line 16" o:spid="_x0000_s1040" style="position:absolute;visibility:visible;mso-wrap-style:square" from="6064,129" to="6064,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lDMEAAADbAAAADwAAAGRycy9kb3ducmV2LnhtbERPS2vCQBC+F/wPywje6iZBW4mu4hME&#10;T02L5yE7TVKzs2F31fjv3UKht/n4nrNY9aYVN3K+sawgHScgiEurG64UfH0eXmcgfEDW2FomBQ/y&#10;sFoOXhaYa3vnD7oVoRIxhH2OCuoQulxKX9Zk0I9tRxy5b+sMhghdJbXDeww3rcyS5E0abDg21NjR&#10;tqbyUlyNgiZ779MwOV9O6Wmz/3HZZLbLrFKjYb+egwjUh3/xn/uo4/wp/P4SD5DL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r42UMwQAAANsAAAAPAAAAAAAAAAAAAAAA&#10;AKECAABkcnMvZG93bnJldi54bWxQSwUGAAAAAAQABAD5AAAAjwMAAAAA&#10;" strokeweight=".14042mm"/>
                <v:line id="Line 15" o:spid="_x0000_s1041" style="position:absolute;visibility:visible;mso-wrap-style:square" from="6064,249" to="6064,2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H7e78AAADbAAAADwAAAGRycy9kb3ducmV2LnhtbERPS4vCMBC+L/gfwgje1rRFXKlG8QmC&#10;p3UXz0MzttVmUpKo9d8bYWFv8/E9Z7boTCPu5HxtWUE6TEAQF1bXXCr4/dl9TkD4gKyxsUwKnuRh&#10;Me99zDDX9sHfdD+GUsQQ9jkqqEJocyl9UZFBP7QtceTO1hkMEbpSaoePGG4amSXJWBqsOTZU2NK6&#10;ouJ6vBkFdfbVpWF0uh7Sw2p7cdlossmsUoN+t5yCCNSFf/Gfe6/j/DG8f4kHyPk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GzH7e78AAADbAAAADwAAAAAAAAAAAAAAAACh&#10;AgAAZHJzL2Rvd25yZXYueG1sUEsFBgAAAAAEAAQA+QAAAI0DAAAAAA==&#10;" strokeweight=".14042mm"/>
                <v:line id="Line 14" o:spid="_x0000_s1042" style="position:absolute;visibility:visible;mso-wrap-style:square" from="6064,368" to="6064,3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1e4MEAAADbAAAADwAAAGRycy9kb3ducmV2LnhtbERPTWvCQBC9C/6HZYTedJMQGkldRVsL&#10;hZxqS89DdkxisrNhd9X033cLhd7m8T5ns5vMIG7kfGdZQbpKQBDXVnfcKPj8eF2uQfiArHGwTAq+&#10;ycNuO59tsNT2zu90O4VGxBD2JSpoQxhLKX3dkkG/siNx5M7WGQwRukZqh/cYbgaZJcmjNNhxbGhx&#10;pOeW6v50NQq6rJjSkH/1VVodjheX5euXzCr1sJj2TyACTeFf/Od+03F+Ab+/xAPk9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0fV7gwQAAANsAAAAPAAAAAAAAAAAAAAAA&#10;AKECAABkcnMvZG93bnJldi54bWxQSwUGAAAAAAQABAD5AAAAjwMAAAAA&#10;" strokeweight=".14042mm"/>
                <v:line id="Line 13" o:spid="_x0000_s1043" style="position:absolute;visibility:visible;mso-wrap-style:square" from="6064,488" to="6064,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LKksMAAADbAAAADwAAAGRycy9kb3ducmV2LnhtbESPQWvCQBCF7wX/wzKCt7pJkCrRVbSt&#10;UPCkLZ6H7JhEs7Nhd6vpv+8cCr3N8N68981qM7hO3SnE1rOBfJqBIq68bbk28PW5f16AignZYueZ&#10;DPxQhM169LTC0voHH+l+SrWSEI4lGmhS6kutY9WQwzj1PbFoFx8cJllDrW3Ah4S7ThdZ9qIdtiwN&#10;Dfb02lB1O307A20xH/I0O98O+WH3fg3FbPFWeGMm42G7BJVoSP/mv+sPK/gCK7/IAHr9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XiypLDAAAA2wAAAA8AAAAAAAAAAAAA&#10;AAAAoQIAAGRycy9kb3ducmV2LnhtbFBLBQYAAAAABAAEAPkAAACRAwAAAAA=&#10;" strokeweight=".14042mm"/>
                <v:line id="Line 12" o:spid="_x0000_s1044" style="position:absolute;visibility:visible;mso-wrap-style:square" from="6064,607" to="6064,6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5vCcAAAADbAAAADwAAAGRycy9kb3ducmV2LnhtbERPS4vCMBC+C/sfwizsTdMWWbWayj5B&#10;8OQDz0Mztt02k5JktfvvN4LgbT6+56zWg+nEhZxvLCtIJwkI4tLqhisFx8P3eA7CB2SNnWVS8Ece&#10;1sXTaIW5tlfe0WUfKhFD2OeooA6hz6X0ZU0G/cT2xJE7W2cwROgqqR1eY7jpZJYkr9Jgw7Ghxp4+&#10;airb/a9R0GSzIQ3TU7tNt+9fPy6bzj8zq9TL8/C2BBFoCA/x3b3Rcf4Cbr/EA2Tx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qubwnAAAAA2wAAAA8AAAAAAAAAAAAAAAAA&#10;oQIAAGRycy9kb3ducmV2LnhtbFBLBQYAAAAABAAEAPkAAACOAwAAAAA=&#10;" strokeweight=".14042mm"/>
                <v:line id="Line 11" o:spid="_x0000_s1045" style="position:absolute;visibility:visible;mso-wrap-style:square" from="6064,727" to="606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gMKcAAAADbAAAADwAAAGRycy9kb3ducmV2LnhtbERPW2vCMBR+F/wP4Qi+adogUzpj8TJh&#10;4JNu7PnQnLVdm5OSZNr9++VhsMeP774tR9uLO/nQOtaQLzMQxJUzLdca3t/Oiw2IEJEN9o5Jww8F&#10;KHfTyRYL4x58pfst1iKFcChQQxPjUEgZqoYshqUbiBP36bzFmKCvpfH4SOG2lyrLnqTFllNDgwMd&#10;G6q627fV0Kr1mMfVR3fJL4eXL69Wm5NyWs9n4/4ZRKQx/ov/3K9Gg0rr05f0A+TuF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X4DCnAAAAA2wAAAA8AAAAAAAAAAAAAAAAA&#10;oQIAAGRycy9kb3ducmV2LnhtbFBLBQYAAAAABAAEAPkAAACOAwAAAAA=&#10;" strokeweight=".14042mm"/>
                <v:line id="Line 10" o:spid="_x0000_s1046" style="position:absolute;visibility:visible;mso-wrap-style:square" from="6064,847" to="6064,8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SpssIAAADbAAAADwAAAGRycy9kb3ducmV2LnhtbESPQWsCMRSE7wX/Q3iCt5rdIK2sRlGr&#10;UPBUFc+PzXN3dfOyJKmu/74pFHocZuYbZr7sbSvu5EPjWEM+zkAQl840XGk4HXevUxAhIhtsHZOG&#10;JwVYLgYvcyyMe/AX3Q+xEgnCoUANdYxdIWUoa7IYxq4jTt7FeYsxSV9J4/GR4LaVKsvepMWG00KN&#10;HW1qKm+Hb6uhUe99Hifn2z7fr7dXrybTD+W0Hg371QxEpD7+h//an0aDyuH3S/oBcvE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rSpssIAAADbAAAADwAAAAAAAAAAAAAA&#10;AAChAgAAZHJzL2Rvd25yZXYueG1sUEsFBgAAAAAEAAQA+QAAAJADAAAAAA==&#10;" strokeweight=".14042mm"/>
                <v:line id="Line 9" o:spid="_x0000_s1047" style="position:absolute;visibility:visible;mso-wrap-style:square" from="6064,966" to="6064,9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Y3xcIAAADbAAAADwAAAGRycy9kb3ducmV2LnhtbESPQWsCMRSE7wX/Q3iCt5rdIK2sRlGr&#10;UPBUFc+PzXN3dfOyJKmu/74pFHocZuYbZr7sbSvu5EPjWEM+zkAQl840XGk4HXevUxAhIhtsHZOG&#10;JwVYLgYvcyyMe/AX3Q+xEgnCoUANdYxdIWUoa7IYxq4jTt7FeYsxSV9J4/GR4LaVKsvepMWG00KN&#10;HW1qKm+Hb6uhUe99Hifn2z7fr7dXrybTD+W0Hg371QxEpD7+h//an0aDUvD7Jf0Aufg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mY3xcIAAADbAAAADwAAAAAAAAAAAAAA&#10;AAChAgAAZHJzL2Rvd25yZXYueG1sUEsFBgAAAAAEAAQA+QAAAJADAAAAAA==&#10;" strokeweight=".14042mm"/>
                <v:line id="Line 8" o:spid="_x0000_s1048" style="position:absolute;visibility:visible;mso-wrap-style:square" from="6064,1086" to="6064,10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qSXsMAAADbAAAADwAAAGRycy9kb3ducmV2LnhtbESPQWsCMRSE7wX/Q3iCt5rdKK2sRtFq&#10;oeCpKp4fm+fu6uZlSVLd/vumUOhxmJlvmMWqt624kw+NYw35OANBXDrTcKXhdHx/noEIEdlg65g0&#10;fFOA1XLwtMDCuAd/0v0QK5EgHArUUMfYFVKGsiaLYew64uRdnLcYk/SVNB4fCW5bqbLsRVpsOC3U&#10;2NFbTeXt8GU1NOq1z+P0fNvn+83u6tV0tlVO69GwX89BROrjf/iv/WE0qAn8fkk/QC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Uqkl7DAAAA2wAAAA8AAAAAAAAAAAAA&#10;AAAAoQIAAGRycy9kb3ducmV2LnhtbFBLBQYAAAAABAAEAPkAAACRAwAAAAA=&#10;" strokeweight=".14042mm"/>
                <v:line id="Line 7" o:spid="_x0000_s1049" style="position:absolute;visibility:visible;mso-wrap-style:square" from="6064,1205" to="6064,1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MKKsMAAADbAAAADwAAAGRycy9kb3ducmV2LnhtbESPQWvCQBSE74L/YXlCb7rJEqqkrlJt&#10;C4InY+n5kX1NUrNvw+5W03/vFgo9DjPzDbPejrYXV/Khc6whX2QgiGtnOm40vJ/f5isQISIb7B2T&#10;hh8KsN1MJ2ssjbvxia5VbESCcChRQxvjUEoZ6pYshoUbiJP36bzFmKRvpPF4S3DbS5Vlj9Jix2mh&#10;xYH2LdWX6ttq6NRyzGPxcTnmx93rl1fF6kU5rR9m4/MTiEhj/A//tQ9Ggyrg90v6AXJz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rDCirDAAAA2wAAAA8AAAAAAAAAAAAA&#10;AAAAoQIAAGRycy9kb3ducmV2LnhtbFBLBQYAAAAABAAEAPkAAACRAwAAAAA=&#10;" strokeweight=".14042mm"/>
                <v:line id="Line 6" o:spid="_x0000_s1050" style="position:absolute;visibility:visible;mso-wrap-style:square" from="6064,1325" to="6064,1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vscMAAADbAAAADwAAAGRycy9kb3ducmV2LnhtbESPQWsCMRSE7wX/Q3iCt5rdYFtZjaK1&#10;BcFTVTw/Ns/d1c3LkqS6/femUOhxmJlvmPmyt624kQ+NYw35OANBXDrTcKXhePh8noIIEdlg65g0&#10;/FCA5WLwNMfCuDt/0W0fK5EgHArUUMfYFVKGsiaLYew64uSdnbcYk/SVNB7vCW5bqbLsVVpsOC3U&#10;2NF7TeV1/201NOqtz+PkdN3lu/XHxavJdKOc1qNhv5qBiNTH//Bfe2s0qBf4/ZJ+gFw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WPr7HDAAAA2wAAAA8AAAAAAAAAAAAA&#10;AAAAoQIAAGRycy9kb3ducmV2LnhtbFBLBQYAAAAABAAEAPkAAACRAwAAAAA=&#10;" strokeweight=".14042mm"/>
                <v:line id="Line 5" o:spid="_x0000_s1051" style="position:absolute;visibility:visible;mso-wrap-style:square" from="979,1388" to="6000,1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0xxsIAAADbAAAADwAAAGRycy9kb3ducmV2LnhtbESPQWsCMRSE7wX/Q3iCt5rdIFZWo2ir&#10;UPBUWzw/Ns/d1c3LkkRd/70pFHocZuYbZrHqbStu5EPjWEM+zkAQl840XGn4+d69zkCEiGywdUwa&#10;HhRgtRy8LLAw7s5fdDvESiQIhwI11DF2hZShrMliGLuOOHkn5y3GJH0ljcd7gttWqiybSosNp4Ua&#10;O3qvqbwcrlZDo976PE6Ol32+32zPXk1mH8ppPRr26zmISH38D/+1P40GNYXfL+kHyO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V0xxsIAAADbAAAADwAAAAAAAAAAAAAA&#10;AAChAgAAZHJzL2Rvd25yZXYueG1sUEsFBgAAAAAEAAQA+QAAAJADAAAAAA==&#10;" strokeweight=".14042mm"/>
                <v:line id="Line 4" o:spid="_x0000_s1052" style="position:absolute;visibility:visible;mso-wrap-style:square" from="6000,1388" to="6068,1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GUXcIAAADbAAAADwAAAGRycy9kb3ducmV2LnhtbESPQWsCMRSE74L/ITzBm2Y3SJXVKNoq&#10;FDzVFs+PzXN3dfOyJFG3/74pFHocZuYbZrXpbSse5EPjWEM+zUAQl840XGn4+jxMFiBCRDbYOiYN&#10;3xRgsx4OVlgY9+QPepxiJRKEQ4Ea6hi7QspQ1mQxTF1HnLyL8xZjkr6SxuMzwW0rVZa9SIsNp4Ua&#10;O3qtqbyd7lZDo+Z9Hmfn2zE/7vZXr2aLN+W0Ho/67RJEpD7+h//a70aDmsPvl/QD5Po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hGUXcIAAADbAAAADwAAAAAAAAAAAAAA&#10;AAChAgAAZHJzL2Rvd25yZXYueG1sUEsFBgAAAAAEAAQA+QAAAJADAAAAAA==&#10;" strokeweight=".14042mm"/>
                <v:line id="Line 3" o:spid="_x0000_s1053" style="position:absolute;visibility:visible;mso-wrap-style:square" from="6064,1392" to="6064,1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44AL8AAAADbAAAADwAAAGRycy9kb3ducmV2LnhtbERPW2vCMBR+F/wP4Qi+adogUzpj8TJh&#10;4JNu7PnQnLVdm5OSZNr9++VhsMeP774tR9uLO/nQOtaQLzMQxJUzLdca3t/Oiw2IEJEN9o5Jww8F&#10;KHfTyRYL4x58pfst1iKFcChQQxPjUEgZqoYshqUbiBP36bzFmKCvpfH4SOG2lyrLnqTFllNDgwMd&#10;G6q627fV0Kr1mMfVR3fJL4eXL69Wm5NyWs9n4/4ZRKQx/ov/3K9Gg0pj05f0A+TuF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uOAC/AAAAA2wAAAA8AAAAAAAAAAAAAAAAA&#10;oQIAAGRycy9kb3ducmV2LnhtbFBLBQYAAAAABAAEAPkAAACOAwAAAAA=&#10;" strokeweight=".14042mm"/>
                <w10:wrap anchorx="page"/>
              </v:group>
            </w:pict>
          </mc:Fallback>
        </mc:AlternateContent>
      </w:r>
      <w:r w:rsidR="00A541FA">
        <w:rPr>
          <w:spacing w:val="-3"/>
          <w:sz w:val="10"/>
        </w:rPr>
        <w:t>FORK(</w:t>
      </w:r>
      <w:r w:rsidR="00A541FA">
        <w:rPr>
          <w:spacing w:val="5"/>
          <w:sz w:val="10"/>
        </w:rPr>
        <w:t xml:space="preserve"> </w:t>
      </w:r>
      <w:r w:rsidR="00A541FA">
        <w:rPr>
          <w:sz w:val="10"/>
        </w:rPr>
        <w:t>e</w:t>
      </w:r>
      <w:r w:rsidR="00A541FA">
        <w:rPr>
          <w:spacing w:val="-8"/>
          <w:sz w:val="10"/>
        </w:rPr>
        <w:t xml:space="preserve"> </w:t>
      </w:r>
      <w:r w:rsidR="00A541FA">
        <w:rPr>
          <w:sz w:val="10"/>
        </w:rPr>
        <w:t>f</w:t>
      </w:r>
      <w:r w:rsidR="00A541FA">
        <w:rPr>
          <w:spacing w:val="-8"/>
          <w:sz w:val="10"/>
        </w:rPr>
        <w:t xml:space="preserve"> </w:t>
      </w:r>
      <w:r w:rsidR="00A541FA">
        <w:rPr>
          <w:sz w:val="10"/>
        </w:rPr>
        <w:t>f</w:t>
      </w:r>
      <w:r w:rsidR="00A541FA">
        <w:rPr>
          <w:spacing w:val="-8"/>
          <w:sz w:val="10"/>
        </w:rPr>
        <w:t xml:space="preserve"> </w:t>
      </w:r>
      <w:r w:rsidR="00A541FA">
        <w:rPr>
          <w:sz w:val="10"/>
        </w:rPr>
        <w:t>e</w:t>
      </w:r>
      <w:r w:rsidR="00A541FA">
        <w:rPr>
          <w:spacing w:val="-8"/>
          <w:sz w:val="10"/>
        </w:rPr>
        <w:t xml:space="preserve"> </w:t>
      </w:r>
      <w:r w:rsidR="00A541FA">
        <w:rPr>
          <w:sz w:val="10"/>
        </w:rPr>
        <w:t>c</w:t>
      </w:r>
      <w:r w:rsidR="00A541FA">
        <w:rPr>
          <w:spacing w:val="-8"/>
          <w:sz w:val="10"/>
        </w:rPr>
        <w:t xml:space="preserve"> </w:t>
      </w:r>
      <w:r w:rsidR="00A541FA">
        <w:rPr>
          <w:sz w:val="10"/>
        </w:rPr>
        <w:t>t</w:t>
      </w:r>
      <w:r w:rsidR="00A541FA">
        <w:rPr>
          <w:spacing w:val="-8"/>
          <w:sz w:val="10"/>
        </w:rPr>
        <w:t xml:space="preserve"> </w:t>
      </w:r>
      <w:r w:rsidR="00A541FA">
        <w:rPr>
          <w:sz w:val="10"/>
        </w:rPr>
        <w:t>_</w:t>
      </w:r>
      <w:r w:rsidR="00A541FA">
        <w:rPr>
          <w:spacing w:val="-8"/>
          <w:sz w:val="10"/>
        </w:rPr>
        <w:t xml:space="preserve"> </w:t>
      </w:r>
      <w:r w:rsidR="00A541FA">
        <w:rPr>
          <w:sz w:val="10"/>
        </w:rPr>
        <w:t>t</w:t>
      </w:r>
      <w:r w:rsidR="00A541FA">
        <w:rPr>
          <w:spacing w:val="-8"/>
          <w:sz w:val="10"/>
        </w:rPr>
        <w:t xml:space="preserve"> </w:t>
      </w:r>
      <w:r w:rsidR="00A541FA">
        <w:rPr>
          <w:sz w:val="10"/>
        </w:rPr>
        <w:t>1</w:t>
      </w:r>
      <w:r w:rsidR="00A541FA">
        <w:rPr>
          <w:spacing w:val="-8"/>
          <w:sz w:val="10"/>
        </w:rPr>
        <w:t xml:space="preserve"> </w:t>
      </w:r>
      <w:r w:rsidR="00A541FA">
        <w:rPr>
          <w:sz w:val="10"/>
        </w:rPr>
        <w:t>1</w:t>
      </w:r>
      <w:r w:rsidR="00A541FA">
        <w:rPr>
          <w:spacing w:val="5"/>
          <w:sz w:val="10"/>
        </w:rPr>
        <w:t xml:space="preserve"> </w:t>
      </w:r>
      <w:r w:rsidR="00A541FA">
        <w:rPr>
          <w:sz w:val="10"/>
        </w:rPr>
        <w:t>)</w:t>
      </w:r>
      <w:r w:rsidR="00A541FA">
        <w:rPr>
          <w:spacing w:val="4"/>
          <w:sz w:val="10"/>
        </w:rPr>
        <w:t xml:space="preserve"> </w:t>
      </w:r>
      <w:r w:rsidR="00A541FA">
        <w:rPr>
          <w:sz w:val="10"/>
        </w:rPr>
        <w:t>;</w:t>
      </w:r>
      <w:r w:rsidR="00A541FA">
        <w:rPr>
          <w:spacing w:val="20"/>
          <w:sz w:val="10"/>
        </w:rPr>
        <w:t xml:space="preserve"> </w:t>
      </w:r>
      <w:r w:rsidR="00A541FA">
        <w:rPr>
          <w:spacing w:val="-3"/>
          <w:sz w:val="10"/>
        </w:rPr>
        <w:t>FORK(</w:t>
      </w:r>
      <w:r w:rsidR="00A541FA">
        <w:rPr>
          <w:spacing w:val="5"/>
          <w:sz w:val="10"/>
        </w:rPr>
        <w:t xml:space="preserve"> </w:t>
      </w:r>
      <w:r w:rsidR="00A541FA">
        <w:rPr>
          <w:sz w:val="10"/>
        </w:rPr>
        <w:t>e</w:t>
      </w:r>
      <w:r w:rsidR="00A541FA">
        <w:rPr>
          <w:spacing w:val="-8"/>
          <w:sz w:val="10"/>
        </w:rPr>
        <w:t xml:space="preserve"> </w:t>
      </w:r>
      <w:r w:rsidR="00A541FA">
        <w:rPr>
          <w:sz w:val="10"/>
        </w:rPr>
        <w:t>f</w:t>
      </w:r>
      <w:r w:rsidR="00A541FA">
        <w:rPr>
          <w:spacing w:val="-8"/>
          <w:sz w:val="10"/>
        </w:rPr>
        <w:t xml:space="preserve"> </w:t>
      </w:r>
      <w:r w:rsidR="00A541FA">
        <w:rPr>
          <w:sz w:val="10"/>
        </w:rPr>
        <w:t>f</w:t>
      </w:r>
      <w:r w:rsidR="00A541FA">
        <w:rPr>
          <w:spacing w:val="-8"/>
          <w:sz w:val="10"/>
        </w:rPr>
        <w:t xml:space="preserve"> </w:t>
      </w:r>
      <w:r w:rsidR="00A541FA">
        <w:rPr>
          <w:sz w:val="10"/>
        </w:rPr>
        <w:t>e</w:t>
      </w:r>
      <w:r w:rsidR="00A541FA">
        <w:rPr>
          <w:spacing w:val="-8"/>
          <w:sz w:val="10"/>
        </w:rPr>
        <w:t xml:space="preserve"> </w:t>
      </w:r>
      <w:r w:rsidR="00A541FA">
        <w:rPr>
          <w:sz w:val="10"/>
        </w:rPr>
        <w:t>c</w:t>
      </w:r>
      <w:r w:rsidR="00A541FA">
        <w:rPr>
          <w:spacing w:val="-8"/>
          <w:sz w:val="10"/>
        </w:rPr>
        <w:t xml:space="preserve"> </w:t>
      </w:r>
      <w:r w:rsidR="00A541FA">
        <w:rPr>
          <w:sz w:val="10"/>
        </w:rPr>
        <w:t>t</w:t>
      </w:r>
      <w:r w:rsidR="00A541FA">
        <w:rPr>
          <w:spacing w:val="-8"/>
          <w:sz w:val="10"/>
        </w:rPr>
        <w:t xml:space="preserve"> </w:t>
      </w:r>
      <w:r w:rsidR="00A541FA">
        <w:rPr>
          <w:sz w:val="10"/>
        </w:rPr>
        <w:t>_</w:t>
      </w:r>
      <w:r w:rsidR="00A541FA">
        <w:rPr>
          <w:spacing w:val="-8"/>
          <w:sz w:val="10"/>
        </w:rPr>
        <w:t xml:space="preserve"> </w:t>
      </w:r>
      <w:r w:rsidR="00A541FA">
        <w:rPr>
          <w:sz w:val="10"/>
        </w:rPr>
        <w:t>t</w:t>
      </w:r>
      <w:r w:rsidR="00A541FA">
        <w:rPr>
          <w:spacing w:val="-8"/>
          <w:sz w:val="10"/>
        </w:rPr>
        <w:t xml:space="preserve"> </w:t>
      </w:r>
      <w:r w:rsidR="00A541FA">
        <w:rPr>
          <w:sz w:val="10"/>
        </w:rPr>
        <w:t>1</w:t>
      </w:r>
      <w:r w:rsidR="00A541FA">
        <w:rPr>
          <w:spacing w:val="-8"/>
          <w:sz w:val="10"/>
        </w:rPr>
        <w:t xml:space="preserve"> </w:t>
      </w:r>
      <w:r w:rsidR="00A541FA">
        <w:rPr>
          <w:sz w:val="10"/>
        </w:rPr>
        <w:t>3</w:t>
      </w:r>
      <w:r w:rsidR="00A541FA">
        <w:rPr>
          <w:spacing w:val="5"/>
          <w:sz w:val="10"/>
        </w:rPr>
        <w:t xml:space="preserve"> </w:t>
      </w:r>
      <w:r w:rsidR="00A541FA">
        <w:rPr>
          <w:sz w:val="10"/>
        </w:rPr>
        <w:t>)</w:t>
      </w:r>
      <w:r w:rsidR="00A541FA">
        <w:rPr>
          <w:spacing w:val="4"/>
          <w:sz w:val="10"/>
        </w:rPr>
        <w:t xml:space="preserve"> </w:t>
      </w:r>
      <w:r w:rsidR="00A541FA">
        <w:rPr>
          <w:sz w:val="10"/>
        </w:rPr>
        <w:t xml:space="preserve">; </w:t>
      </w:r>
      <w:r w:rsidR="00A541FA">
        <w:rPr>
          <w:color w:val="7F7F7F"/>
          <w:sz w:val="10"/>
        </w:rPr>
        <w:t>9</w:t>
      </w:r>
      <w:r w:rsidR="00A541FA">
        <w:rPr>
          <w:color w:val="009900"/>
          <w:sz w:val="10"/>
        </w:rPr>
        <w:t xml:space="preserve">/ </w:t>
      </w:r>
      <w:r w:rsidR="00A541FA">
        <w:rPr>
          <w:color w:val="009900"/>
          <w:spacing w:val="2"/>
          <w:sz w:val="10"/>
        </w:rPr>
        <w:t>/JOIN</w:t>
      </w:r>
      <w:r w:rsidR="00A541FA">
        <w:rPr>
          <w:color w:val="0000FF"/>
          <w:spacing w:val="2"/>
          <w:sz w:val="10"/>
        </w:rPr>
        <w:t xml:space="preserve">. </w:t>
      </w:r>
      <w:r w:rsidR="00A541FA">
        <w:rPr>
          <w:color w:val="0000FF"/>
          <w:sz w:val="10"/>
        </w:rPr>
        <w:t>.</w:t>
      </w:r>
      <w:r w:rsidR="00A541FA">
        <w:rPr>
          <w:color w:val="0000FF"/>
          <w:spacing w:val="-6"/>
          <w:sz w:val="10"/>
        </w:rPr>
        <w:t xml:space="preserve"> </w:t>
      </w:r>
      <w:r w:rsidR="00A541FA">
        <w:rPr>
          <w:color w:val="0000FF"/>
          <w:sz w:val="10"/>
        </w:rPr>
        <w:t>.</w:t>
      </w:r>
    </w:p>
    <w:p w14:paraId="35B00AED" w14:textId="77777777" w:rsidR="00864105" w:rsidRDefault="00A541FA">
      <w:pPr>
        <w:spacing w:line="249" w:lineRule="auto"/>
        <w:ind w:left="119" w:right="3724" w:firstLine="457"/>
        <w:rPr>
          <w:sz w:val="10"/>
        </w:rPr>
      </w:pPr>
      <w:r>
        <w:rPr>
          <w:color w:val="0000FF"/>
          <w:sz w:val="10"/>
        </w:rPr>
        <w:t>i f</w:t>
      </w:r>
      <w:r>
        <w:rPr>
          <w:sz w:val="10"/>
        </w:rPr>
        <w:t xml:space="preserve">( J u n c t i o n 1 = 1 ) { </w:t>
      </w:r>
      <w:r>
        <w:rPr>
          <w:color w:val="7F7F7F"/>
          <w:sz w:val="10"/>
        </w:rPr>
        <w:t>11</w:t>
      </w:r>
      <w:r>
        <w:rPr>
          <w:sz w:val="10"/>
        </w:rPr>
        <w:t>t r i e s ++;</w:t>
      </w:r>
    </w:p>
    <w:p w14:paraId="3D9FF9F1" w14:textId="77777777" w:rsidR="00864105" w:rsidRDefault="00A541FA">
      <w:pPr>
        <w:tabs>
          <w:tab w:val="left" w:pos="2367"/>
        </w:tabs>
        <w:spacing w:line="249" w:lineRule="auto"/>
        <w:ind w:left="119" w:right="2106" w:firstLine="574"/>
        <w:rPr>
          <w:sz w:val="10"/>
        </w:rPr>
      </w:pPr>
      <w:r>
        <w:rPr>
          <w:sz w:val="10"/>
        </w:rPr>
        <w:t>a</w:t>
      </w:r>
      <w:r>
        <w:rPr>
          <w:spacing w:val="-9"/>
          <w:sz w:val="10"/>
        </w:rPr>
        <w:t xml:space="preserve"> </w:t>
      </w:r>
      <w:r>
        <w:rPr>
          <w:sz w:val="10"/>
        </w:rPr>
        <w:t>c</w:t>
      </w:r>
      <w:r>
        <w:rPr>
          <w:spacing w:val="-9"/>
          <w:sz w:val="10"/>
        </w:rPr>
        <w:t xml:space="preserve"> </w:t>
      </w:r>
      <w:r>
        <w:rPr>
          <w:sz w:val="10"/>
        </w:rPr>
        <w:t>t</w:t>
      </w:r>
      <w:r>
        <w:rPr>
          <w:spacing w:val="-9"/>
          <w:sz w:val="10"/>
        </w:rPr>
        <w:t xml:space="preserve"> </w:t>
      </w:r>
      <w:r>
        <w:rPr>
          <w:sz w:val="10"/>
        </w:rPr>
        <w:t>i</w:t>
      </w:r>
      <w:r>
        <w:rPr>
          <w:spacing w:val="-9"/>
          <w:sz w:val="10"/>
        </w:rPr>
        <w:t xml:space="preserve"> </w:t>
      </w:r>
      <w:r>
        <w:rPr>
          <w:sz w:val="10"/>
        </w:rPr>
        <w:t>v</w:t>
      </w:r>
      <w:r>
        <w:rPr>
          <w:spacing w:val="-9"/>
          <w:sz w:val="10"/>
        </w:rPr>
        <w:t xml:space="preserve"> </w:t>
      </w:r>
      <w:r>
        <w:rPr>
          <w:sz w:val="10"/>
        </w:rPr>
        <w:t>e</w:t>
      </w:r>
      <w:r>
        <w:rPr>
          <w:spacing w:val="-9"/>
          <w:sz w:val="10"/>
        </w:rPr>
        <w:t xml:space="preserve"> </w:t>
      </w:r>
      <w:r>
        <w:rPr>
          <w:sz w:val="10"/>
        </w:rPr>
        <w:t>S</w:t>
      </w:r>
      <w:r>
        <w:rPr>
          <w:spacing w:val="-9"/>
          <w:sz w:val="10"/>
        </w:rPr>
        <w:t xml:space="preserve"> </w:t>
      </w:r>
      <w:r>
        <w:rPr>
          <w:sz w:val="10"/>
        </w:rPr>
        <w:t>t</w:t>
      </w:r>
      <w:r>
        <w:rPr>
          <w:spacing w:val="-9"/>
          <w:sz w:val="10"/>
        </w:rPr>
        <w:t xml:space="preserve"> </w:t>
      </w:r>
      <w:r>
        <w:rPr>
          <w:sz w:val="10"/>
        </w:rPr>
        <w:t>a</w:t>
      </w:r>
      <w:r>
        <w:rPr>
          <w:spacing w:val="-9"/>
          <w:sz w:val="10"/>
        </w:rPr>
        <w:t xml:space="preserve"> </w:t>
      </w:r>
      <w:r>
        <w:rPr>
          <w:sz w:val="10"/>
        </w:rPr>
        <w:t>t</w:t>
      </w:r>
      <w:r>
        <w:rPr>
          <w:spacing w:val="-9"/>
          <w:sz w:val="10"/>
        </w:rPr>
        <w:t xml:space="preserve"> </w:t>
      </w:r>
      <w:r>
        <w:rPr>
          <w:sz w:val="10"/>
        </w:rPr>
        <w:t>e</w:t>
      </w:r>
      <w:r>
        <w:rPr>
          <w:spacing w:val="-9"/>
          <w:sz w:val="10"/>
        </w:rPr>
        <w:t xml:space="preserve"> </w:t>
      </w:r>
      <w:r>
        <w:rPr>
          <w:sz w:val="10"/>
        </w:rPr>
        <w:t>I</w:t>
      </w:r>
      <w:r>
        <w:rPr>
          <w:spacing w:val="-9"/>
          <w:sz w:val="10"/>
        </w:rPr>
        <w:t xml:space="preserve"> </w:t>
      </w:r>
      <w:r>
        <w:rPr>
          <w:sz w:val="10"/>
        </w:rPr>
        <w:t xml:space="preserve">D  </w:t>
      </w:r>
      <w:r>
        <w:rPr>
          <w:spacing w:val="2"/>
          <w:sz w:val="10"/>
        </w:rPr>
        <w:t xml:space="preserve"> </w:t>
      </w:r>
      <w:r>
        <w:rPr>
          <w:sz w:val="10"/>
        </w:rPr>
        <w:t xml:space="preserve">= </w:t>
      </w:r>
      <w:r>
        <w:rPr>
          <w:spacing w:val="15"/>
          <w:sz w:val="10"/>
        </w:rPr>
        <w:t xml:space="preserve"> </w:t>
      </w:r>
      <w:r>
        <w:rPr>
          <w:spacing w:val="3"/>
          <w:sz w:val="10"/>
        </w:rPr>
        <w:t>IDLE_ID</w:t>
      </w:r>
      <w:r>
        <w:rPr>
          <w:spacing w:val="-6"/>
          <w:sz w:val="10"/>
        </w:rPr>
        <w:t xml:space="preserve"> </w:t>
      </w:r>
      <w:r>
        <w:rPr>
          <w:sz w:val="10"/>
        </w:rPr>
        <w:t>;</w:t>
      </w:r>
      <w:r>
        <w:rPr>
          <w:sz w:val="10"/>
        </w:rPr>
        <w:tab/>
        <w:t>e</w:t>
      </w:r>
      <w:r>
        <w:rPr>
          <w:spacing w:val="-10"/>
          <w:sz w:val="10"/>
        </w:rPr>
        <w:t xml:space="preserve"> </w:t>
      </w:r>
      <w:r>
        <w:rPr>
          <w:sz w:val="10"/>
        </w:rPr>
        <w:t>n</w:t>
      </w:r>
      <w:r>
        <w:rPr>
          <w:spacing w:val="-10"/>
          <w:sz w:val="10"/>
        </w:rPr>
        <w:t xml:space="preserve"> </w:t>
      </w:r>
      <w:r>
        <w:rPr>
          <w:sz w:val="10"/>
        </w:rPr>
        <w:t>t</w:t>
      </w:r>
      <w:r>
        <w:rPr>
          <w:spacing w:val="-10"/>
          <w:sz w:val="10"/>
        </w:rPr>
        <w:t xml:space="preserve"> </w:t>
      </w:r>
      <w:r>
        <w:rPr>
          <w:sz w:val="10"/>
        </w:rPr>
        <w:t>r</w:t>
      </w:r>
      <w:r>
        <w:rPr>
          <w:spacing w:val="-10"/>
          <w:sz w:val="10"/>
        </w:rPr>
        <w:t xml:space="preserve"> </w:t>
      </w:r>
      <w:r>
        <w:rPr>
          <w:sz w:val="10"/>
        </w:rPr>
        <w:t>y</w:t>
      </w:r>
      <w:r>
        <w:rPr>
          <w:spacing w:val="4"/>
          <w:sz w:val="10"/>
        </w:rPr>
        <w:t xml:space="preserve"> </w:t>
      </w:r>
      <w:r>
        <w:rPr>
          <w:sz w:val="10"/>
        </w:rPr>
        <w:t>(</w:t>
      </w:r>
      <w:r>
        <w:rPr>
          <w:spacing w:val="-8"/>
          <w:sz w:val="10"/>
        </w:rPr>
        <w:t xml:space="preserve"> </w:t>
      </w:r>
      <w:r>
        <w:rPr>
          <w:spacing w:val="3"/>
          <w:sz w:val="10"/>
        </w:rPr>
        <w:t>IDLE_ID</w:t>
      </w:r>
      <w:r>
        <w:rPr>
          <w:spacing w:val="-8"/>
          <w:sz w:val="10"/>
        </w:rPr>
        <w:t xml:space="preserve"> </w:t>
      </w:r>
      <w:r>
        <w:rPr>
          <w:sz w:val="10"/>
        </w:rPr>
        <w:t>)</w:t>
      </w:r>
      <w:r>
        <w:rPr>
          <w:spacing w:val="4"/>
          <w:sz w:val="10"/>
        </w:rPr>
        <w:t xml:space="preserve"> </w:t>
      </w:r>
      <w:r>
        <w:rPr>
          <w:sz w:val="10"/>
        </w:rPr>
        <w:t>;</w:t>
      </w:r>
      <w:r>
        <w:rPr>
          <w:w w:val="99"/>
          <w:sz w:val="10"/>
        </w:rPr>
        <w:t xml:space="preserve"> </w:t>
      </w:r>
      <w:r>
        <w:rPr>
          <w:color w:val="7F7F7F"/>
          <w:sz w:val="10"/>
        </w:rPr>
        <w:t>13</w:t>
      </w:r>
      <w:r>
        <w:rPr>
          <w:sz w:val="10"/>
        </w:rPr>
        <w:t>s</w:t>
      </w:r>
      <w:r>
        <w:rPr>
          <w:spacing w:val="-10"/>
          <w:sz w:val="10"/>
        </w:rPr>
        <w:t xml:space="preserve"> </w:t>
      </w:r>
      <w:r>
        <w:rPr>
          <w:sz w:val="10"/>
        </w:rPr>
        <w:t>e</w:t>
      </w:r>
      <w:r>
        <w:rPr>
          <w:spacing w:val="-10"/>
          <w:sz w:val="10"/>
        </w:rPr>
        <w:t xml:space="preserve"> </w:t>
      </w:r>
      <w:r>
        <w:rPr>
          <w:sz w:val="10"/>
        </w:rPr>
        <w:t>n</w:t>
      </w:r>
      <w:r>
        <w:rPr>
          <w:spacing w:val="-9"/>
          <w:sz w:val="10"/>
        </w:rPr>
        <w:t xml:space="preserve"> </w:t>
      </w:r>
      <w:r>
        <w:rPr>
          <w:sz w:val="10"/>
        </w:rPr>
        <w:t>d</w:t>
      </w:r>
      <w:r>
        <w:rPr>
          <w:spacing w:val="-10"/>
          <w:sz w:val="10"/>
        </w:rPr>
        <w:t xml:space="preserve"> </w:t>
      </w:r>
      <w:r>
        <w:rPr>
          <w:sz w:val="10"/>
        </w:rPr>
        <w:t>S</w:t>
      </w:r>
      <w:r>
        <w:rPr>
          <w:spacing w:val="-10"/>
          <w:sz w:val="10"/>
        </w:rPr>
        <w:t xml:space="preserve"> </w:t>
      </w:r>
      <w:r>
        <w:rPr>
          <w:sz w:val="10"/>
        </w:rPr>
        <w:t>t</w:t>
      </w:r>
      <w:r>
        <w:rPr>
          <w:spacing w:val="-10"/>
          <w:sz w:val="10"/>
        </w:rPr>
        <w:t xml:space="preserve"> </w:t>
      </w:r>
      <w:r>
        <w:rPr>
          <w:sz w:val="10"/>
        </w:rPr>
        <w:t>a</w:t>
      </w:r>
      <w:r>
        <w:rPr>
          <w:spacing w:val="-10"/>
          <w:sz w:val="10"/>
        </w:rPr>
        <w:t xml:space="preserve"> </w:t>
      </w:r>
      <w:r>
        <w:rPr>
          <w:sz w:val="10"/>
        </w:rPr>
        <w:t>r</w:t>
      </w:r>
      <w:r>
        <w:rPr>
          <w:spacing w:val="-10"/>
          <w:sz w:val="10"/>
        </w:rPr>
        <w:t xml:space="preserve"> </w:t>
      </w:r>
      <w:r>
        <w:rPr>
          <w:sz w:val="10"/>
        </w:rPr>
        <w:t>t</w:t>
      </w:r>
      <w:r>
        <w:rPr>
          <w:spacing w:val="-10"/>
          <w:sz w:val="10"/>
        </w:rPr>
        <w:t xml:space="preserve"> </w:t>
      </w:r>
      <w:r>
        <w:rPr>
          <w:sz w:val="10"/>
        </w:rPr>
        <w:t>S</w:t>
      </w:r>
      <w:r>
        <w:rPr>
          <w:spacing w:val="-10"/>
          <w:sz w:val="10"/>
        </w:rPr>
        <w:t xml:space="preserve"> </w:t>
      </w:r>
      <w:r>
        <w:rPr>
          <w:sz w:val="10"/>
        </w:rPr>
        <w:t>i</w:t>
      </w:r>
      <w:r>
        <w:rPr>
          <w:spacing w:val="-9"/>
          <w:sz w:val="10"/>
        </w:rPr>
        <w:t xml:space="preserve"> </w:t>
      </w:r>
      <w:r>
        <w:rPr>
          <w:sz w:val="10"/>
        </w:rPr>
        <w:t>g</w:t>
      </w:r>
      <w:r>
        <w:rPr>
          <w:spacing w:val="-10"/>
          <w:sz w:val="10"/>
        </w:rPr>
        <w:t xml:space="preserve"> </w:t>
      </w:r>
      <w:r>
        <w:rPr>
          <w:sz w:val="10"/>
        </w:rPr>
        <w:t>n</w:t>
      </w:r>
      <w:r>
        <w:rPr>
          <w:spacing w:val="-10"/>
          <w:sz w:val="10"/>
        </w:rPr>
        <w:t xml:space="preserve"> </w:t>
      </w:r>
      <w:r>
        <w:rPr>
          <w:sz w:val="10"/>
        </w:rPr>
        <w:t>a</w:t>
      </w:r>
      <w:r>
        <w:rPr>
          <w:spacing w:val="-10"/>
          <w:sz w:val="10"/>
        </w:rPr>
        <w:t xml:space="preserve"> </w:t>
      </w:r>
      <w:r>
        <w:rPr>
          <w:sz w:val="10"/>
        </w:rPr>
        <w:t>l</w:t>
      </w:r>
      <w:r>
        <w:rPr>
          <w:spacing w:val="4"/>
          <w:sz w:val="10"/>
        </w:rPr>
        <w:t xml:space="preserve"> </w:t>
      </w:r>
      <w:r>
        <w:rPr>
          <w:sz w:val="10"/>
        </w:rPr>
        <w:t>(</w:t>
      </w:r>
      <w:r>
        <w:rPr>
          <w:spacing w:val="-9"/>
          <w:sz w:val="10"/>
        </w:rPr>
        <w:t xml:space="preserve"> </w:t>
      </w:r>
      <w:r>
        <w:rPr>
          <w:spacing w:val="3"/>
          <w:sz w:val="10"/>
        </w:rPr>
        <w:t>IDLE_ID</w:t>
      </w:r>
      <w:r>
        <w:rPr>
          <w:spacing w:val="-9"/>
          <w:sz w:val="10"/>
        </w:rPr>
        <w:t xml:space="preserve"> </w:t>
      </w:r>
      <w:r>
        <w:rPr>
          <w:sz w:val="10"/>
        </w:rPr>
        <w:t>)</w:t>
      </w:r>
      <w:r>
        <w:rPr>
          <w:spacing w:val="3"/>
          <w:sz w:val="10"/>
        </w:rPr>
        <w:t xml:space="preserve"> </w:t>
      </w:r>
      <w:r>
        <w:rPr>
          <w:sz w:val="10"/>
        </w:rPr>
        <w:t>;</w:t>
      </w:r>
    </w:p>
    <w:p w14:paraId="3D447635" w14:textId="77777777" w:rsidR="00864105" w:rsidRDefault="00A541FA">
      <w:pPr>
        <w:ind w:left="564"/>
        <w:rPr>
          <w:sz w:val="10"/>
        </w:rPr>
      </w:pPr>
      <w:r>
        <w:rPr>
          <w:sz w:val="10"/>
        </w:rPr>
        <w:t>}</w:t>
      </w:r>
      <w:r>
        <w:rPr>
          <w:color w:val="0000FF"/>
          <w:sz w:val="10"/>
        </w:rPr>
        <w:t>e l s e</w:t>
      </w:r>
      <w:r>
        <w:rPr>
          <w:sz w:val="10"/>
        </w:rPr>
        <w:t>{</w:t>
      </w:r>
    </w:p>
    <w:p w14:paraId="06779910" w14:textId="77777777" w:rsidR="00864105" w:rsidRDefault="00A541FA">
      <w:pPr>
        <w:spacing w:before="4"/>
        <w:ind w:left="119"/>
        <w:rPr>
          <w:sz w:val="10"/>
        </w:rPr>
      </w:pPr>
      <w:r>
        <w:rPr>
          <w:color w:val="7F7F7F"/>
          <w:sz w:val="10"/>
        </w:rPr>
        <w:t>15</w:t>
      </w:r>
      <w:r>
        <w:rPr>
          <w:sz w:val="10"/>
        </w:rPr>
        <w:t>c a r d V a l i d   =</w:t>
      </w:r>
      <w:r>
        <w:rPr>
          <w:color w:val="0000FF"/>
          <w:sz w:val="10"/>
        </w:rPr>
        <w:t>f a l s e</w:t>
      </w:r>
      <w:r>
        <w:rPr>
          <w:sz w:val="10"/>
        </w:rPr>
        <w:t>;</w:t>
      </w:r>
    </w:p>
    <w:p w14:paraId="3537AB11" w14:textId="77777777" w:rsidR="00864105" w:rsidRDefault="00A541FA">
      <w:pPr>
        <w:tabs>
          <w:tab w:val="left" w:pos="2368"/>
        </w:tabs>
        <w:spacing w:before="4"/>
        <w:ind w:left="694"/>
        <w:rPr>
          <w:sz w:val="10"/>
        </w:rPr>
      </w:pPr>
      <w:r>
        <w:rPr>
          <w:sz w:val="10"/>
        </w:rPr>
        <w:t>a</w:t>
      </w:r>
      <w:r>
        <w:rPr>
          <w:spacing w:val="-9"/>
          <w:sz w:val="10"/>
        </w:rPr>
        <w:t xml:space="preserve"> </w:t>
      </w:r>
      <w:r>
        <w:rPr>
          <w:sz w:val="10"/>
        </w:rPr>
        <w:t>c</w:t>
      </w:r>
      <w:r>
        <w:rPr>
          <w:spacing w:val="-9"/>
          <w:sz w:val="10"/>
        </w:rPr>
        <w:t xml:space="preserve"> </w:t>
      </w:r>
      <w:r>
        <w:rPr>
          <w:sz w:val="10"/>
        </w:rPr>
        <w:t>t</w:t>
      </w:r>
      <w:r>
        <w:rPr>
          <w:spacing w:val="-9"/>
          <w:sz w:val="10"/>
        </w:rPr>
        <w:t xml:space="preserve"> </w:t>
      </w:r>
      <w:r>
        <w:rPr>
          <w:sz w:val="10"/>
        </w:rPr>
        <w:t>i</w:t>
      </w:r>
      <w:r>
        <w:rPr>
          <w:spacing w:val="-9"/>
          <w:sz w:val="10"/>
        </w:rPr>
        <w:t xml:space="preserve"> </w:t>
      </w:r>
      <w:r>
        <w:rPr>
          <w:sz w:val="10"/>
        </w:rPr>
        <w:t>v</w:t>
      </w:r>
      <w:r>
        <w:rPr>
          <w:spacing w:val="-9"/>
          <w:sz w:val="10"/>
        </w:rPr>
        <w:t xml:space="preserve"> </w:t>
      </w:r>
      <w:r>
        <w:rPr>
          <w:sz w:val="10"/>
        </w:rPr>
        <w:t>e</w:t>
      </w:r>
      <w:r>
        <w:rPr>
          <w:spacing w:val="-9"/>
          <w:sz w:val="10"/>
        </w:rPr>
        <w:t xml:space="preserve"> </w:t>
      </w:r>
      <w:r>
        <w:rPr>
          <w:sz w:val="10"/>
        </w:rPr>
        <w:t>S</w:t>
      </w:r>
      <w:r>
        <w:rPr>
          <w:spacing w:val="-9"/>
          <w:sz w:val="10"/>
        </w:rPr>
        <w:t xml:space="preserve"> </w:t>
      </w:r>
      <w:r>
        <w:rPr>
          <w:sz w:val="10"/>
        </w:rPr>
        <w:t>t</w:t>
      </w:r>
      <w:r>
        <w:rPr>
          <w:spacing w:val="-9"/>
          <w:sz w:val="10"/>
        </w:rPr>
        <w:t xml:space="preserve"> </w:t>
      </w:r>
      <w:r>
        <w:rPr>
          <w:sz w:val="10"/>
        </w:rPr>
        <w:t>a</w:t>
      </w:r>
      <w:r>
        <w:rPr>
          <w:spacing w:val="-9"/>
          <w:sz w:val="10"/>
        </w:rPr>
        <w:t xml:space="preserve"> </w:t>
      </w:r>
      <w:r>
        <w:rPr>
          <w:sz w:val="10"/>
        </w:rPr>
        <w:t>t</w:t>
      </w:r>
      <w:r>
        <w:rPr>
          <w:spacing w:val="-9"/>
          <w:sz w:val="10"/>
        </w:rPr>
        <w:t xml:space="preserve"> </w:t>
      </w:r>
      <w:r>
        <w:rPr>
          <w:sz w:val="10"/>
        </w:rPr>
        <w:t>e</w:t>
      </w:r>
      <w:r>
        <w:rPr>
          <w:spacing w:val="-9"/>
          <w:sz w:val="10"/>
        </w:rPr>
        <w:t xml:space="preserve"> </w:t>
      </w:r>
      <w:r>
        <w:rPr>
          <w:sz w:val="10"/>
        </w:rPr>
        <w:t>I</w:t>
      </w:r>
      <w:r>
        <w:rPr>
          <w:spacing w:val="-9"/>
          <w:sz w:val="10"/>
        </w:rPr>
        <w:t xml:space="preserve"> </w:t>
      </w:r>
      <w:r>
        <w:rPr>
          <w:sz w:val="10"/>
        </w:rPr>
        <w:t xml:space="preserve">D  </w:t>
      </w:r>
      <w:r>
        <w:rPr>
          <w:spacing w:val="2"/>
          <w:sz w:val="10"/>
        </w:rPr>
        <w:t xml:space="preserve"> </w:t>
      </w:r>
      <w:r>
        <w:rPr>
          <w:sz w:val="10"/>
        </w:rPr>
        <w:t xml:space="preserve">= </w:t>
      </w:r>
      <w:r>
        <w:rPr>
          <w:spacing w:val="15"/>
          <w:sz w:val="10"/>
        </w:rPr>
        <w:t xml:space="preserve"> </w:t>
      </w:r>
      <w:r>
        <w:rPr>
          <w:spacing w:val="3"/>
          <w:sz w:val="10"/>
        </w:rPr>
        <w:t>IDLE_ID</w:t>
      </w:r>
      <w:r>
        <w:rPr>
          <w:spacing w:val="-6"/>
          <w:sz w:val="10"/>
        </w:rPr>
        <w:t xml:space="preserve"> </w:t>
      </w:r>
      <w:r>
        <w:rPr>
          <w:sz w:val="10"/>
        </w:rPr>
        <w:t>;</w:t>
      </w:r>
      <w:r>
        <w:rPr>
          <w:sz w:val="10"/>
        </w:rPr>
        <w:tab/>
        <w:t>s</w:t>
      </w:r>
      <w:r>
        <w:rPr>
          <w:spacing w:val="-10"/>
          <w:sz w:val="10"/>
        </w:rPr>
        <w:t xml:space="preserve"> </w:t>
      </w:r>
      <w:r>
        <w:rPr>
          <w:sz w:val="10"/>
        </w:rPr>
        <w:t>e</w:t>
      </w:r>
      <w:r>
        <w:rPr>
          <w:spacing w:val="-10"/>
          <w:sz w:val="10"/>
        </w:rPr>
        <w:t xml:space="preserve"> </w:t>
      </w:r>
      <w:r>
        <w:rPr>
          <w:sz w:val="10"/>
        </w:rPr>
        <w:t>n</w:t>
      </w:r>
      <w:r>
        <w:rPr>
          <w:spacing w:val="-10"/>
          <w:sz w:val="10"/>
        </w:rPr>
        <w:t xml:space="preserve"> </w:t>
      </w:r>
      <w:r>
        <w:rPr>
          <w:sz w:val="10"/>
        </w:rPr>
        <w:t>d</w:t>
      </w:r>
      <w:r>
        <w:rPr>
          <w:spacing w:val="-9"/>
          <w:sz w:val="10"/>
        </w:rPr>
        <w:t xml:space="preserve"> </w:t>
      </w:r>
      <w:r>
        <w:rPr>
          <w:sz w:val="10"/>
        </w:rPr>
        <w:t>S</w:t>
      </w:r>
      <w:r>
        <w:rPr>
          <w:spacing w:val="-10"/>
          <w:sz w:val="10"/>
        </w:rPr>
        <w:t xml:space="preserve"> </w:t>
      </w:r>
      <w:r>
        <w:rPr>
          <w:sz w:val="10"/>
        </w:rPr>
        <w:t>t</w:t>
      </w:r>
      <w:r>
        <w:rPr>
          <w:spacing w:val="-10"/>
          <w:sz w:val="10"/>
        </w:rPr>
        <w:t xml:space="preserve"> </w:t>
      </w:r>
      <w:r>
        <w:rPr>
          <w:sz w:val="10"/>
        </w:rPr>
        <w:t>a</w:t>
      </w:r>
      <w:r>
        <w:rPr>
          <w:spacing w:val="-10"/>
          <w:sz w:val="10"/>
        </w:rPr>
        <w:t xml:space="preserve"> </w:t>
      </w:r>
      <w:r>
        <w:rPr>
          <w:sz w:val="10"/>
        </w:rPr>
        <w:t>r</w:t>
      </w:r>
      <w:r>
        <w:rPr>
          <w:spacing w:val="-10"/>
          <w:sz w:val="10"/>
        </w:rPr>
        <w:t xml:space="preserve"> </w:t>
      </w:r>
      <w:r>
        <w:rPr>
          <w:sz w:val="10"/>
        </w:rPr>
        <w:t>t</w:t>
      </w:r>
      <w:r>
        <w:rPr>
          <w:spacing w:val="-10"/>
          <w:sz w:val="10"/>
        </w:rPr>
        <w:t xml:space="preserve"> </w:t>
      </w:r>
      <w:r>
        <w:rPr>
          <w:sz w:val="10"/>
        </w:rPr>
        <w:t>S</w:t>
      </w:r>
      <w:r>
        <w:rPr>
          <w:spacing w:val="-10"/>
          <w:sz w:val="10"/>
        </w:rPr>
        <w:t xml:space="preserve"> </w:t>
      </w:r>
      <w:r>
        <w:rPr>
          <w:sz w:val="10"/>
        </w:rPr>
        <w:t>i</w:t>
      </w:r>
      <w:r>
        <w:rPr>
          <w:spacing w:val="-10"/>
          <w:sz w:val="10"/>
        </w:rPr>
        <w:t xml:space="preserve"> </w:t>
      </w:r>
      <w:r>
        <w:rPr>
          <w:sz w:val="10"/>
        </w:rPr>
        <w:t>g</w:t>
      </w:r>
      <w:r>
        <w:rPr>
          <w:spacing w:val="-9"/>
          <w:sz w:val="10"/>
        </w:rPr>
        <w:t xml:space="preserve"> </w:t>
      </w:r>
      <w:r>
        <w:rPr>
          <w:sz w:val="10"/>
        </w:rPr>
        <w:t>n</w:t>
      </w:r>
      <w:r>
        <w:rPr>
          <w:spacing w:val="-10"/>
          <w:sz w:val="10"/>
        </w:rPr>
        <w:t xml:space="preserve"> </w:t>
      </w:r>
      <w:r>
        <w:rPr>
          <w:sz w:val="10"/>
        </w:rPr>
        <w:t>a</w:t>
      </w:r>
      <w:r>
        <w:rPr>
          <w:spacing w:val="-10"/>
          <w:sz w:val="10"/>
        </w:rPr>
        <w:t xml:space="preserve"> </w:t>
      </w:r>
      <w:r>
        <w:rPr>
          <w:sz w:val="10"/>
        </w:rPr>
        <w:t>l</w:t>
      </w:r>
      <w:r>
        <w:rPr>
          <w:spacing w:val="4"/>
          <w:sz w:val="10"/>
        </w:rPr>
        <w:t xml:space="preserve"> </w:t>
      </w:r>
      <w:r>
        <w:rPr>
          <w:sz w:val="10"/>
        </w:rPr>
        <w:t>(</w:t>
      </w:r>
      <w:r>
        <w:rPr>
          <w:spacing w:val="-9"/>
          <w:sz w:val="10"/>
        </w:rPr>
        <w:t xml:space="preserve"> </w:t>
      </w:r>
      <w:r>
        <w:rPr>
          <w:spacing w:val="3"/>
          <w:sz w:val="10"/>
        </w:rPr>
        <w:t>IDLE_ID</w:t>
      </w:r>
      <w:r>
        <w:rPr>
          <w:spacing w:val="-9"/>
          <w:sz w:val="10"/>
        </w:rPr>
        <w:t xml:space="preserve"> </w:t>
      </w:r>
      <w:r>
        <w:rPr>
          <w:sz w:val="10"/>
        </w:rPr>
        <w:t>)</w:t>
      </w:r>
      <w:r>
        <w:rPr>
          <w:spacing w:val="3"/>
          <w:sz w:val="10"/>
        </w:rPr>
        <w:t xml:space="preserve"> </w:t>
      </w:r>
      <w:r>
        <w:rPr>
          <w:sz w:val="10"/>
        </w:rPr>
        <w:t>;</w:t>
      </w:r>
    </w:p>
    <w:p w14:paraId="33AA841E" w14:textId="77777777" w:rsidR="00864105" w:rsidRDefault="00A541FA">
      <w:pPr>
        <w:spacing w:before="4"/>
        <w:ind w:left="119"/>
        <w:rPr>
          <w:sz w:val="10"/>
        </w:rPr>
      </w:pPr>
      <w:r>
        <w:rPr>
          <w:color w:val="7F7F7F"/>
          <w:sz w:val="10"/>
        </w:rPr>
        <w:t>17</w:t>
      </w:r>
      <w:r>
        <w:rPr>
          <w:sz w:val="10"/>
        </w:rPr>
        <w:t>}</w:t>
      </w:r>
    </w:p>
    <w:p w14:paraId="2F9B3DAE" w14:textId="77777777" w:rsidR="00864105" w:rsidRDefault="00A541FA">
      <w:pPr>
        <w:spacing w:before="4"/>
        <w:ind w:left="444"/>
        <w:rPr>
          <w:sz w:val="10"/>
        </w:rPr>
      </w:pPr>
      <w:r>
        <w:rPr>
          <w:w w:val="99"/>
          <w:sz w:val="10"/>
        </w:rPr>
        <w:t>}</w:t>
      </w:r>
    </w:p>
    <w:p w14:paraId="7199FA53" w14:textId="77777777" w:rsidR="00864105" w:rsidRDefault="00864105">
      <w:pPr>
        <w:pStyle w:val="Corpsdetexte"/>
        <w:rPr>
          <w:sz w:val="10"/>
        </w:rPr>
      </w:pPr>
    </w:p>
    <w:p w14:paraId="3B25323F" w14:textId="77777777" w:rsidR="00864105" w:rsidRDefault="00864105">
      <w:pPr>
        <w:pStyle w:val="Corpsdetexte"/>
        <w:rPr>
          <w:sz w:val="10"/>
        </w:rPr>
      </w:pPr>
    </w:p>
    <w:p w14:paraId="1D056A8A" w14:textId="77777777" w:rsidR="00864105" w:rsidRDefault="00864105">
      <w:pPr>
        <w:pStyle w:val="Corpsdetexte"/>
        <w:rPr>
          <w:sz w:val="10"/>
        </w:rPr>
      </w:pPr>
    </w:p>
    <w:p w14:paraId="73D4E6D4" w14:textId="77777777" w:rsidR="00864105" w:rsidRDefault="00864105">
      <w:pPr>
        <w:pStyle w:val="Corpsdetexte"/>
        <w:spacing w:before="7"/>
        <w:rPr>
          <w:sz w:val="10"/>
        </w:rPr>
      </w:pPr>
    </w:p>
    <w:p w14:paraId="49A843C8" w14:textId="77777777" w:rsidR="00864105" w:rsidRDefault="00A541FA">
      <w:pPr>
        <w:pStyle w:val="Paragraphedeliste"/>
        <w:numPr>
          <w:ilvl w:val="0"/>
          <w:numId w:val="11"/>
        </w:numPr>
        <w:tabs>
          <w:tab w:val="left" w:pos="1732"/>
        </w:tabs>
        <w:ind w:left="1732" w:hanging="364"/>
        <w:jc w:val="left"/>
        <w:rPr>
          <w:sz w:val="16"/>
        </w:rPr>
      </w:pPr>
      <w:r>
        <w:rPr>
          <w:spacing w:val="7"/>
          <w:sz w:val="20"/>
        </w:rPr>
        <w:t>O</w:t>
      </w:r>
      <w:r>
        <w:rPr>
          <w:spacing w:val="7"/>
          <w:sz w:val="16"/>
        </w:rPr>
        <w:t xml:space="preserve">NGOING </w:t>
      </w:r>
      <w:r>
        <w:rPr>
          <w:spacing w:val="6"/>
          <w:sz w:val="16"/>
        </w:rPr>
        <w:t xml:space="preserve">AND </w:t>
      </w:r>
      <w:r>
        <w:rPr>
          <w:spacing w:val="7"/>
          <w:sz w:val="16"/>
        </w:rPr>
        <w:t>FUTURE</w:t>
      </w:r>
      <w:r>
        <w:rPr>
          <w:spacing w:val="45"/>
          <w:sz w:val="16"/>
        </w:rPr>
        <w:t xml:space="preserve"> </w:t>
      </w:r>
      <w:r>
        <w:rPr>
          <w:spacing w:val="6"/>
          <w:sz w:val="16"/>
        </w:rPr>
        <w:t>WORK</w:t>
      </w:r>
    </w:p>
    <w:p w14:paraId="573D37BB" w14:textId="77777777" w:rsidR="00864105" w:rsidRDefault="00864105">
      <w:pPr>
        <w:pStyle w:val="Corpsdetexte"/>
        <w:spacing w:before="9"/>
        <w:rPr>
          <w:sz w:val="15"/>
        </w:rPr>
      </w:pPr>
    </w:p>
    <w:p w14:paraId="628FE63C" w14:textId="77777777" w:rsidR="00864105" w:rsidRDefault="00A541FA">
      <w:pPr>
        <w:pStyle w:val="Paragraphedeliste"/>
        <w:numPr>
          <w:ilvl w:val="0"/>
          <w:numId w:val="3"/>
        </w:numPr>
        <w:tabs>
          <w:tab w:val="left" w:pos="591"/>
        </w:tabs>
        <w:spacing w:line="249" w:lineRule="auto"/>
        <w:ind w:firstLine="0"/>
        <w:jc w:val="both"/>
        <w:rPr>
          <w:i/>
          <w:sz w:val="20"/>
        </w:rPr>
      </w:pPr>
      <w:r>
        <w:rPr>
          <w:i/>
          <w:spacing w:val="-4"/>
          <w:sz w:val="20"/>
        </w:rPr>
        <w:t xml:space="preserve">Towards </w:t>
      </w:r>
      <w:r>
        <w:rPr>
          <w:i/>
          <w:sz w:val="20"/>
        </w:rPr>
        <w:t xml:space="preserve">synchronization of UML State Machine and </w:t>
      </w:r>
      <w:r>
        <w:rPr>
          <w:i/>
          <w:spacing w:val="-3"/>
          <w:sz w:val="20"/>
        </w:rPr>
        <w:t xml:space="preserve">pro- </w:t>
      </w:r>
      <w:r>
        <w:rPr>
          <w:i/>
          <w:sz w:val="20"/>
        </w:rPr>
        <w:t>gramming</w:t>
      </w:r>
      <w:r>
        <w:rPr>
          <w:i/>
          <w:spacing w:val="5"/>
          <w:sz w:val="20"/>
        </w:rPr>
        <w:t xml:space="preserve"> </w:t>
      </w:r>
      <w:r>
        <w:rPr>
          <w:i/>
          <w:sz w:val="20"/>
        </w:rPr>
        <w:t>languages</w:t>
      </w:r>
    </w:p>
    <w:p w14:paraId="45807BD1" w14:textId="77777777" w:rsidR="00864105" w:rsidRDefault="00A541FA">
      <w:pPr>
        <w:pStyle w:val="Paragraphedeliste"/>
        <w:numPr>
          <w:ilvl w:val="1"/>
          <w:numId w:val="3"/>
        </w:numPr>
        <w:tabs>
          <w:tab w:val="left" w:pos="785"/>
        </w:tabs>
        <w:spacing w:before="154"/>
        <w:rPr>
          <w:i/>
          <w:sz w:val="20"/>
        </w:rPr>
      </w:pPr>
      <w:r>
        <w:rPr>
          <w:i/>
          <w:sz w:val="20"/>
        </w:rPr>
        <w:t>Problem</w:t>
      </w:r>
      <w:r>
        <w:rPr>
          <w:i/>
          <w:spacing w:val="4"/>
          <w:sz w:val="20"/>
        </w:rPr>
        <w:t xml:space="preserve"> </w:t>
      </w:r>
      <w:r>
        <w:rPr>
          <w:i/>
          <w:sz w:val="20"/>
        </w:rPr>
        <w:t>statement:</w:t>
      </w:r>
    </w:p>
    <w:p w14:paraId="6D1AC99B" w14:textId="77777777" w:rsidR="00864105" w:rsidRDefault="00A541FA">
      <w:pPr>
        <w:pStyle w:val="Paragraphedeliste"/>
        <w:numPr>
          <w:ilvl w:val="0"/>
          <w:numId w:val="2"/>
        </w:numPr>
        <w:tabs>
          <w:tab w:val="left" w:pos="720"/>
        </w:tabs>
        <w:spacing w:before="129" w:line="249" w:lineRule="auto"/>
        <w:ind w:hanging="201"/>
        <w:rPr>
          <w:sz w:val="20"/>
        </w:rPr>
      </w:pPr>
      <w:r>
        <w:rPr>
          <w:sz w:val="20"/>
        </w:rPr>
        <w:t>Although code generation from UML State Machine</w:t>
      </w:r>
      <w:ins w:id="89" w:author="RADERMACHER Ansgar 206501" w:date="2016-06-06T17:32:00Z">
        <w:r w:rsidR="0064505A">
          <w:rPr>
            <w:sz w:val="20"/>
          </w:rPr>
          <w:t>s</w:t>
        </w:r>
      </w:ins>
      <w:r>
        <w:rPr>
          <w:sz w:val="20"/>
        </w:rPr>
        <w:t xml:space="preserve"> is proposed by multiple approaches, a complete generation </w:t>
      </w:r>
      <w:commentRangeStart w:id="90"/>
      <w:r>
        <w:rPr>
          <w:sz w:val="20"/>
        </w:rPr>
        <w:t xml:space="preserve">solution is not achieved </w:t>
      </w:r>
      <w:commentRangeEnd w:id="90"/>
      <w:r w:rsidR="0064505A">
        <w:rPr>
          <w:rStyle w:val="Marquedecommentaire"/>
        </w:rPr>
        <w:commentReference w:id="90"/>
      </w:r>
      <w:r>
        <w:rPr>
          <w:sz w:val="20"/>
        </w:rPr>
        <w:t>yet. Furthermore, none of ex- isting code generators allows round-trip engineering or synchronization. This is, as previously discussed, one of the reasons why software development</w:t>
      </w:r>
      <w:r>
        <w:rPr>
          <w:spacing w:val="38"/>
          <w:sz w:val="20"/>
        </w:rPr>
        <w:t xml:space="preserve"> </w:t>
      </w:r>
      <w:r>
        <w:rPr>
          <w:sz w:val="20"/>
        </w:rPr>
        <w:t>practitioners</w:t>
      </w:r>
      <w:r>
        <w:rPr>
          <w:spacing w:val="27"/>
          <w:sz w:val="20"/>
        </w:rPr>
        <w:t xml:space="preserve"> </w:t>
      </w:r>
      <w:r>
        <w:rPr>
          <w:sz w:val="20"/>
        </w:rPr>
        <w:t>are</w:t>
      </w:r>
      <w:r>
        <w:rPr>
          <w:w w:val="99"/>
          <w:sz w:val="20"/>
        </w:rPr>
        <w:t xml:space="preserve"> </w:t>
      </w:r>
      <w:r>
        <w:rPr>
          <w:sz w:val="20"/>
        </w:rPr>
        <w:t xml:space="preserve">reluctant to adopt MDE into </w:t>
      </w:r>
      <w:r>
        <w:rPr>
          <w:spacing w:val="35"/>
          <w:sz w:val="20"/>
        </w:rPr>
        <w:t xml:space="preserve"> </w:t>
      </w:r>
      <w:r>
        <w:rPr>
          <w:sz w:val="20"/>
        </w:rPr>
        <w:t>practice.</w:t>
      </w:r>
    </w:p>
    <w:p w14:paraId="37B5207E" w14:textId="77777777" w:rsidR="00864105" w:rsidRDefault="00A541FA">
      <w:pPr>
        <w:pStyle w:val="Paragraphedeliste"/>
        <w:numPr>
          <w:ilvl w:val="0"/>
          <w:numId w:val="2"/>
        </w:numPr>
        <w:tabs>
          <w:tab w:val="left" w:pos="720"/>
        </w:tabs>
        <w:spacing w:line="249" w:lineRule="auto"/>
        <w:ind w:hanging="201"/>
        <w:rPr>
          <w:sz w:val="20"/>
        </w:rPr>
      </w:pPr>
      <w:r>
        <w:rPr>
          <w:sz w:val="20"/>
        </w:rPr>
        <w:t>Synchronization of UML State Machine and code is</w:t>
      </w:r>
      <w:r>
        <w:rPr>
          <w:spacing w:val="-8"/>
          <w:sz w:val="20"/>
        </w:rPr>
        <w:t xml:space="preserve"> </w:t>
      </w:r>
      <w:r>
        <w:rPr>
          <w:sz w:val="20"/>
        </w:rPr>
        <w:t>hard, even impossible in case of resource constraints since</w:t>
      </w:r>
      <w:r>
        <w:rPr>
          <w:spacing w:val="-4"/>
          <w:sz w:val="20"/>
        </w:rPr>
        <w:t xml:space="preserve"> </w:t>
      </w:r>
      <w:r>
        <w:rPr>
          <w:sz w:val="20"/>
        </w:rPr>
        <w:t>one- to-one mappings from UML State Machine concepts to code</w:t>
      </w:r>
      <w:r>
        <w:rPr>
          <w:spacing w:val="-5"/>
          <w:sz w:val="20"/>
        </w:rPr>
        <w:t xml:space="preserve"> </w:t>
      </w:r>
      <w:r>
        <w:rPr>
          <w:sz w:val="20"/>
        </w:rPr>
        <w:t>statements</w:t>
      </w:r>
      <w:r>
        <w:rPr>
          <w:spacing w:val="-5"/>
          <w:sz w:val="20"/>
        </w:rPr>
        <w:t xml:space="preserve"> </w:t>
      </w:r>
      <w:r>
        <w:rPr>
          <w:sz w:val="20"/>
        </w:rPr>
        <w:t>are</w:t>
      </w:r>
      <w:r>
        <w:rPr>
          <w:spacing w:val="-5"/>
          <w:sz w:val="20"/>
        </w:rPr>
        <w:t xml:space="preserve"> </w:t>
      </w:r>
      <w:r>
        <w:rPr>
          <w:sz w:val="20"/>
        </w:rPr>
        <w:t>hard</w:t>
      </w:r>
      <w:r>
        <w:rPr>
          <w:spacing w:val="-5"/>
          <w:sz w:val="20"/>
        </w:rPr>
        <w:t xml:space="preserve"> </w:t>
      </w:r>
      <w:r>
        <w:rPr>
          <w:sz w:val="20"/>
        </w:rPr>
        <w:t>to</w:t>
      </w:r>
      <w:r>
        <w:rPr>
          <w:spacing w:val="-5"/>
          <w:sz w:val="20"/>
        </w:rPr>
        <w:t xml:space="preserve"> </w:t>
      </w:r>
      <w:r>
        <w:rPr>
          <w:sz w:val="20"/>
        </w:rPr>
        <w:t>achieve.</w:t>
      </w:r>
      <w:r>
        <w:rPr>
          <w:spacing w:val="-5"/>
          <w:sz w:val="20"/>
        </w:rPr>
        <w:t xml:space="preserve"> </w:t>
      </w:r>
      <w:r>
        <w:rPr>
          <w:sz w:val="20"/>
        </w:rPr>
        <w:t>Even,</w:t>
      </w:r>
      <w:r>
        <w:rPr>
          <w:spacing w:val="-5"/>
          <w:sz w:val="20"/>
        </w:rPr>
        <w:t xml:space="preserve"> </w:t>
      </w:r>
      <w:r>
        <w:rPr>
          <w:sz w:val="20"/>
        </w:rPr>
        <w:t>in</w:t>
      </w:r>
      <w:r>
        <w:rPr>
          <w:spacing w:val="-5"/>
          <w:sz w:val="20"/>
        </w:rPr>
        <w:t xml:space="preserve"> </w:t>
      </w:r>
      <w:r>
        <w:rPr>
          <w:sz w:val="20"/>
        </w:rPr>
        <w:t>simple</w:t>
      </w:r>
      <w:r>
        <w:rPr>
          <w:spacing w:val="-5"/>
          <w:sz w:val="20"/>
        </w:rPr>
        <w:t xml:space="preserve"> </w:t>
      </w:r>
      <w:r>
        <w:rPr>
          <w:sz w:val="20"/>
        </w:rPr>
        <w:t xml:space="preserve">cases where only states and transitions are used, the generated code size has a </w:t>
      </w:r>
      <w:commentRangeStart w:id="91"/>
      <w:r>
        <w:rPr>
          <w:sz w:val="20"/>
        </w:rPr>
        <w:t xml:space="preserve">slightly larger memory overhead </w:t>
      </w:r>
      <w:commentRangeEnd w:id="91"/>
      <w:r w:rsidR="0064505A">
        <w:rPr>
          <w:rStyle w:val="Marquedecommentaire"/>
        </w:rPr>
        <w:commentReference w:id="91"/>
      </w:r>
      <w:r>
        <w:rPr>
          <w:sz w:val="20"/>
        </w:rPr>
        <w:t xml:space="preserve">(see </w:t>
      </w:r>
      <w:r>
        <w:rPr>
          <w:spacing w:val="-4"/>
          <w:sz w:val="20"/>
        </w:rPr>
        <w:t>V-B).</w:t>
      </w:r>
    </w:p>
    <w:p w14:paraId="3AAC4BE1" w14:textId="77777777" w:rsidR="00864105" w:rsidRDefault="00A541FA">
      <w:pPr>
        <w:pStyle w:val="Paragraphedeliste"/>
        <w:numPr>
          <w:ilvl w:val="1"/>
          <w:numId w:val="3"/>
        </w:numPr>
        <w:tabs>
          <w:tab w:val="left" w:pos="785"/>
        </w:tabs>
        <w:spacing w:before="120"/>
        <w:rPr>
          <w:i/>
          <w:sz w:val="20"/>
        </w:rPr>
      </w:pPr>
      <w:r>
        <w:rPr>
          <w:i/>
          <w:sz w:val="20"/>
        </w:rPr>
        <w:t>Idea</w:t>
      </w:r>
      <w:r>
        <w:rPr>
          <w:i/>
          <w:spacing w:val="9"/>
          <w:sz w:val="20"/>
        </w:rPr>
        <w:t xml:space="preserve"> </w:t>
      </w:r>
      <w:r>
        <w:rPr>
          <w:i/>
          <w:sz w:val="20"/>
        </w:rPr>
        <w:t>overview:</w:t>
      </w:r>
    </w:p>
    <w:p w14:paraId="7EE7C2DD" w14:textId="77777777" w:rsidR="00864105" w:rsidRDefault="00A541FA">
      <w:pPr>
        <w:pStyle w:val="Titre1"/>
        <w:jc w:val="both"/>
      </w:pPr>
      <w:r>
        <w:t>General idea</w:t>
      </w:r>
    </w:p>
    <w:p w14:paraId="1C2B871B" w14:textId="77777777" w:rsidR="00864105" w:rsidRDefault="00A541FA">
      <w:pPr>
        <w:pStyle w:val="Corpsdetexte"/>
        <w:spacing w:before="9" w:line="249" w:lineRule="auto"/>
        <w:ind w:left="319"/>
        <w:jc w:val="both"/>
      </w:pPr>
      <w:r>
        <w:t xml:space="preserve">The general idea is to provide a mechanism </w:t>
      </w:r>
      <w:del w:id="92" w:author="RADERMACHER Ansgar 206501" w:date="2016-06-06T17:34:00Z">
        <w:r w:rsidDel="0064505A">
          <w:delText xml:space="preserve">which </w:delText>
        </w:r>
      </w:del>
      <w:ins w:id="93" w:author="RADERMACHER Ansgar 206501" w:date="2016-06-06T17:34:00Z">
        <w:r w:rsidR="0064505A">
          <w:t xml:space="preserve">from which </w:t>
        </w:r>
      </w:ins>
      <w:del w:id="94" w:author="RADERMACHER Ansgar 206501" w:date="2016-06-06T17:34:00Z">
        <w:r w:rsidDel="0064505A">
          <w:delText xml:space="preserve">can profit the likes of </w:delText>
        </w:r>
      </w:del>
      <w:ins w:id="95" w:author="RADERMACHER Ansgar 206501" w:date="2016-06-06T17:34:00Z">
        <w:r w:rsidR="004351D9">
          <w:t xml:space="preserve">software </w:t>
        </w:r>
        <w:r w:rsidR="0064505A">
          <w:t xml:space="preserve">engineering </w:t>
        </w:r>
      </w:ins>
      <w:r>
        <w:t>stakeholder</w:t>
      </w:r>
      <w:ins w:id="96" w:author="RADERMACHER Ansgar 206501" w:date="2016-06-06T17:34:00Z">
        <w:r w:rsidR="0064505A">
          <w:t xml:space="preserve">s can profit in </w:t>
        </w:r>
      </w:ins>
      <w:del w:id="97" w:author="RADERMACHER Ansgar 206501" w:date="2016-06-06T17:35:00Z">
        <w:r w:rsidDel="004351D9">
          <w:delText xml:space="preserve"> </w:delText>
        </w:r>
      </w:del>
      <w:r>
        <w:t>practice</w:t>
      </w:r>
      <w:del w:id="98" w:author="RADERMACHER Ansgar 206501" w:date="2016-06-06T17:34:00Z">
        <w:r w:rsidDel="0064505A">
          <w:delText>s</w:delText>
        </w:r>
      </w:del>
      <w:r>
        <w:t>, e.g. software architects</w:t>
      </w:r>
      <w:r>
        <w:rPr>
          <w:spacing w:val="-9"/>
        </w:rPr>
        <w:t xml:space="preserve"> </w:t>
      </w:r>
      <w:r>
        <w:t xml:space="preserve">work with diagram-based </w:t>
      </w:r>
      <w:ins w:id="99" w:author="RADERMACHER Ansgar 206501" w:date="2016-06-06T17:35:00Z">
        <w:r w:rsidR="004351D9">
          <w:t xml:space="preserve">languages </w:t>
        </w:r>
      </w:ins>
      <w:r>
        <w:t>while programmers are</w:t>
      </w:r>
      <w:r>
        <w:rPr>
          <w:spacing w:val="-16"/>
        </w:rPr>
        <w:t xml:space="preserve"> </w:t>
      </w:r>
      <w:r>
        <w:t>productive</w:t>
      </w:r>
      <w:r>
        <w:rPr>
          <w:spacing w:val="37"/>
        </w:rPr>
        <w:t xml:space="preserve"> </w:t>
      </w:r>
      <w:r>
        <w:t>with</w:t>
      </w:r>
      <w:r>
        <w:rPr>
          <w:w w:val="99"/>
        </w:rPr>
        <w:t xml:space="preserve"> </w:t>
      </w:r>
      <w:r>
        <w:t xml:space="preserve">text-based languages. </w:t>
      </w:r>
      <w:commentRangeStart w:id="100"/>
      <w:r>
        <w:rPr>
          <w:spacing w:val="-8"/>
        </w:rPr>
        <w:t xml:space="preserve">To </w:t>
      </w:r>
      <w:r>
        <w:t>do it, this study proposes an inter- mediate text-based and descriptive language, which is seam- lessly integrated with diagrams and programming languages.</w:t>
      </w:r>
      <w:commentRangeEnd w:id="100"/>
      <w:r w:rsidR="004351D9">
        <w:rPr>
          <w:rStyle w:val="Marquedecommentaire"/>
        </w:rPr>
        <w:commentReference w:id="100"/>
      </w:r>
      <w:r>
        <w:t xml:space="preserve"> The language allows programmers productively write </w:t>
      </w:r>
      <w:r>
        <w:rPr>
          <w:b/>
        </w:rPr>
        <w:t xml:space="preserve">UML- compliant and complete state machines </w:t>
      </w:r>
      <w:r>
        <w:t xml:space="preserve">without restrictions in a textual </w:t>
      </w:r>
      <w:r>
        <w:rPr>
          <w:spacing w:val="-4"/>
        </w:rPr>
        <w:t xml:space="preserve">way. </w:t>
      </w:r>
      <w:r>
        <w:rPr>
          <w:b/>
        </w:rPr>
        <w:t xml:space="preserve">UML-compliance and completeness </w:t>
      </w:r>
      <w:r>
        <w:t>focus on the full support for  UML  State  Machine  features  and  the semantics of generated code, and are key characteristics used to differentiate this proposed language from other non UML-compliant languages such as Umple and</w:t>
      </w:r>
      <w:r>
        <w:rPr>
          <w:spacing w:val="9"/>
        </w:rPr>
        <w:t xml:space="preserve"> </w:t>
      </w:r>
      <w:r>
        <w:t>ThingML.</w:t>
      </w:r>
      <w:r>
        <w:rPr>
          <w:spacing w:val="1"/>
        </w:rPr>
        <w:t xml:space="preserve"> </w:t>
      </w:r>
      <w:r>
        <w:t>This</w:t>
      </w:r>
      <w:r>
        <w:rPr>
          <w:w w:val="99"/>
        </w:rPr>
        <w:t xml:space="preserve"> </w:t>
      </w:r>
      <w:r>
        <w:t xml:space="preserve">proposed language is synchronized with UML State Machine in diagrammatic forms by using the generic pattern proposed in Section II. Generated code with full UML State Machine features is achieved by using the solution as  </w:t>
      </w:r>
      <w:r>
        <w:rPr>
          <w:spacing w:val="24"/>
        </w:rPr>
        <w:t xml:space="preserve"> </w:t>
      </w:r>
      <w:r>
        <w:t>above.</w:t>
      </w:r>
    </w:p>
    <w:p w14:paraId="4CEAE329" w14:textId="77777777" w:rsidR="00864105" w:rsidRDefault="00A541FA">
      <w:pPr>
        <w:pStyle w:val="Titre1"/>
        <w:spacing w:before="72"/>
        <w:ind w:left="518"/>
      </w:pPr>
      <w:r>
        <w:t>Advantages</w:t>
      </w:r>
    </w:p>
    <w:p w14:paraId="6A197941" w14:textId="77777777" w:rsidR="00864105" w:rsidRDefault="00A541FA">
      <w:pPr>
        <w:pStyle w:val="Corpsdetexte"/>
        <w:spacing w:before="9"/>
        <w:ind w:left="319"/>
        <w:jc w:val="both"/>
      </w:pPr>
      <w:r>
        <w:t>Followings are advantages of this  proposition:</w:t>
      </w:r>
    </w:p>
    <w:p w14:paraId="6E4D98E3" w14:textId="77777777" w:rsidR="00864105" w:rsidRDefault="00A541FA">
      <w:pPr>
        <w:pStyle w:val="Paragraphedeliste"/>
        <w:numPr>
          <w:ilvl w:val="0"/>
          <w:numId w:val="2"/>
        </w:numPr>
        <w:tabs>
          <w:tab w:val="left" w:pos="720"/>
        </w:tabs>
        <w:spacing w:before="129" w:line="249" w:lineRule="auto"/>
        <w:ind w:hanging="201"/>
        <w:rPr>
          <w:sz w:val="20"/>
        </w:rPr>
      </w:pPr>
      <w:r>
        <w:rPr>
          <w:sz w:val="20"/>
        </w:rPr>
        <w:t xml:space="preserve">Software architects are freely to describe the behavior of systems by using state machine </w:t>
      </w:r>
      <w:r>
        <w:rPr>
          <w:spacing w:val="33"/>
          <w:sz w:val="20"/>
        </w:rPr>
        <w:t xml:space="preserve"> </w:t>
      </w:r>
      <w:r>
        <w:rPr>
          <w:sz w:val="20"/>
        </w:rPr>
        <w:t>diagrams.</w:t>
      </w:r>
    </w:p>
    <w:p w14:paraId="31EF3A58" w14:textId="77777777" w:rsidR="00864105" w:rsidRDefault="00A541FA">
      <w:pPr>
        <w:pStyle w:val="Paragraphedeliste"/>
        <w:numPr>
          <w:ilvl w:val="0"/>
          <w:numId w:val="2"/>
        </w:numPr>
        <w:tabs>
          <w:tab w:val="left" w:pos="720"/>
        </w:tabs>
        <w:spacing w:line="249" w:lineRule="auto"/>
        <w:ind w:hanging="201"/>
        <w:rPr>
          <w:sz w:val="20"/>
        </w:rPr>
      </w:pPr>
      <w:r>
        <w:rPr>
          <w:sz w:val="20"/>
        </w:rPr>
        <w:t>Programmers are freely to work with a text-based envi- ronment to be</w:t>
      </w:r>
      <w:r>
        <w:rPr>
          <w:spacing w:val="42"/>
          <w:sz w:val="20"/>
        </w:rPr>
        <w:t xml:space="preserve"> </w:t>
      </w:r>
      <w:r>
        <w:rPr>
          <w:sz w:val="20"/>
        </w:rPr>
        <w:t>productive.</w:t>
      </w:r>
    </w:p>
    <w:p w14:paraId="419E21CD" w14:textId="77777777" w:rsidR="00864105" w:rsidRDefault="00A541FA">
      <w:pPr>
        <w:pStyle w:val="Paragraphedeliste"/>
        <w:numPr>
          <w:ilvl w:val="0"/>
          <w:numId w:val="2"/>
        </w:numPr>
        <w:tabs>
          <w:tab w:val="left" w:pos="720"/>
        </w:tabs>
        <w:spacing w:line="249" w:lineRule="auto"/>
        <w:ind w:hanging="201"/>
        <w:rPr>
          <w:sz w:val="20"/>
        </w:rPr>
      </w:pPr>
      <w:r>
        <w:rPr>
          <w:sz w:val="20"/>
        </w:rPr>
        <w:t>State machines used for generating code are not</w:t>
      </w:r>
      <w:r>
        <w:rPr>
          <w:spacing w:val="-3"/>
          <w:sz w:val="20"/>
        </w:rPr>
        <w:t xml:space="preserve"> </w:t>
      </w:r>
      <w:r>
        <w:rPr>
          <w:sz w:val="20"/>
        </w:rPr>
        <w:t xml:space="preserve">restricted to simple or non-concurrent cases as </w:t>
      </w:r>
      <w:ins w:id="101" w:author="RADERMACHER Ansgar 206501" w:date="2016-06-06T17:38:00Z">
        <w:r w:rsidR="004351D9">
          <w:rPr>
            <w:sz w:val="20"/>
          </w:rPr>
          <w:t xml:space="preserve">in </w:t>
        </w:r>
      </w:ins>
      <w:r>
        <w:rPr>
          <w:sz w:val="20"/>
        </w:rPr>
        <w:t xml:space="preserve">other  </w:t>
      </w:r>
      <w:r>
        <w:rPr>
          <w:spacing w:val="18"/>
          <w:sz w:val="20"/>
        </w:rPr>
        <w:t xml:space="preserve"> </w:t>
      </w:r>
      <w:r>
        <w:rPr>
          <w:sz w:val="20"/>
        </w:rPr>
        <w:t>approaches.</w:t>
      </w:r>
    </w:p>
    <w:p w14:paraId="6A839B86" w14:textId="77777777" w:rsidR="00864105" w:rsidRDefault="00A541FA">
      <w:pPr>
        <w:pStyle w:val="Paragraphedeliste"/>
        <w:numPr>
          <w:ilvl w:val="1"/>
          <w:numId w:val="8"/>
        </w:numPr>
        <w:tabs>
          <w:tab w:val="left" w:pos="521"/>
        </w:tabs>
        <w:spacing w:before="52" w:line="249" w:lineRule="auto"/>
        <w:ind w:left="520" w:right="117" w:hanging="201"/>
        <w:rPr>
          <w:sz w:val="20"/>
        </w:rPr>
      </w:pPr>
      <w:r>
        <w:rPr>
          <w:w w:val="99"/>
          <w:sz w:val="20"/>
        </w:rPr>
        <w:br w:type="column"/>
      </w:r>
      <w:r>
        <w:rPr>
          <w:sz w:val="20"/>
        </w:rPr>
        <w:t>At any</w:t>
      </w:r>
      <w:ins w:id="102" w:author="RADERMACHER Ansgar 206501" w:date="2016-06-06T17:38:00Z">
        <w:r w:rsidR="004351D9">
          <w:rPr>
            <w:sz w:val="20"/>
          </w:rPr>
          <w:t xml:space="preserve"> </w:t>
        </w:r>
      </w:ins>
      <w:r>
        <w:rPr>
          <w:sz w:val="20"/>
        </w:rPr>
        <w:t>time, generated code and software architects-built diagrams are consistent by using the generic</w:t>
      </w:r>
      <w:r>
        <w:rPr>
          <w:spacing w:val="-9"/>
          <w:sz w:val="20"/>
        </w:rPr>
        <w:t xml:space="preserve"> </w:t>
      </w:r>
      <w:r>
        <w:rPr>
          <w:sz w:val="20"/>
        </w:rPr>
        <w:t>synchroniza- tion</w:t>
      </w:r>
      <w:r>
        <w:rPr>
          <w:spacing w:val="15"/>
          <w:sz w:val="20"/>
        </w:rPr>
        <w:t xml:space="preserve"> </w:t>
      </w:r>
      <w:r>
        <w:rPr>
          <w:sz w:val="20"/>
        </w:rPr>
        <w:t>pattern.</w:t>
      </w:r>
    </w:p>
    <w:p w14:paraId="55F24CA7" w14:textId="77777777" w:rsidR="00864105" w:rsidRDefault="00864105">
      <w:pPr>
        <w:pStyle w:val="Corpsdetexte"/>
        <w:spacing w:before="9"/>
        <w:rPr>
          <w:sz w:val="18"/>
        </w:rPr>
      </w:pPr>
    </w:p>
    <w:p w14:paraId="4B738EDD" w14:textId="77777777" w:rsidR="00864105" w:rsidRDefault="00A541FA">
      <w:pPr>
        <w:pStyle w:val="Paragraphedeliste"/>
        <w:numPr>
          <w:ilvl w:val="0"/>
          <w:numId w:val="3"/>
        </w:numPr>
        <w:tabs>
          <w:tab w:val="left" w:pos="392"/>
        </w:tabs>
        <w:spacing w:before="1" w:line="249" w:lineRule="auto"/>
        <w:ind w:left="119" w:right="117" w:firstLine="0"/>
        <w:jc w:val="left"/>
        <w:rPr>
          <w:i/>
          <w:sz w:val="20"/>
        </w:rPr>
      </w:pPr>
      <w:r>
        <w:rPr>
          <w:i/>
          <w:sz w:val="20"/>
        </w:rPr>
        <w:t>Verification of semantic-conformance of generated code runtime</w:t>
      </w:r>
      <w:r>
        <w:rPr>
          <w:i/>
          <w:spacing w:val="10"/>
          <w:sz w:val="20"/>
        </w:rPr>
        <w:t xml:space="preserve"> </w:t>
      </w:r>
      <w:r>
        <w:rPr>
          <w:i/>
          <w:sz w:val="20"/>
        </w:rPr>
        <w:t>execution</w:t>
      </w:r>
    </w:p>
    <w:p w14:paraId="2B3C9937" w14:textId="77777777" w:rsidR="00864105" w:rsidRDefault="00A541FA">
      <w:pPr>
        <w:pStyle w:val="Corpsdetexte"/>
        <w:spacing w:before="138" w:line="249" w:lineRule="auto"/>
        <w:ind w:left="119" w:right="117" w:firstLine="199"/>
        <w:jc w:val="both"/>
      </w:pPr>
      <w:r>
        <w:t>UML State Machine and its visualizations are widely used for modeling and designing real-time embedded systems. Al- though many existing approaches can generate code from state machines, the semantic conformance of runtime execution of generated code is  not  verified  yet.  The  goal  of  this  study is to provide a verification of code generated by the above generation</w:t>
      </w:r>
      <w:r>
        <w:rPr>
          <w:spacing w:val="-7"/>
        </w:rPr>
        <w:t xml:space="preserve"> </w:t>
      </w:r>
      <w:r>
        <w:t>approach.</w:t>
      </w:r>
      <w:r>
        <w:rPr>
          <w:spacing w:val="-6"/>
        </w:rPr>
        <w:t xml:space="preserve"> Two</w:t>
      </w:r>
      <w:r>
        <w:rPr>
          <w:spacing w:val="-7"/>
        </w:rPr>
        <w:t xml:space="preserve"> </w:t>
      </w:r>
      <w:r>
        <w:t>approaches</w:t>
      </w:r>
      <w:r>
        <w:rPr>
          <w:spacing w:val="-7"/>
        </w:rPr>
        <w:t xml:space="preserve"> </w:t>
      </w:r>
      <w:r>
        <w:t>can</w:t>
      </w:r>
      <w:r>
        <w:rPr>
          <w:spacing w:val="-7"/>
        </w:rPr>
        <w:t xml:space="preserve"> </w:t>
      </w:r>
      <w:r>
        <w:t>be</w:t>
      </w:r>
      <w:r>
        <w:rPr>
          <w:spacing w:val="-6"/>
        </w:rPr>
        <w:t xml:space="preserve"> </w:t>
      </w:r>
      <w:r>
        <w:t>candidates</w:t>
      </w:r>
      <w:r>
        <w:rPr>
          <w:spacing w:val="-7"/>
        </w:rPr>
        <w:t xml:space="preserve"> </w:t>
      </w:r>
      <w:r>
        <w:t>for</w:t>
      </w:r>
      <w:r>
        <w:rPr>
          <w:spacing w:val="-7"/>
        </w:rPr>
        <w:t xml:space="preserve"> </w:t>
      </w:r>
      <w:r>
        <w:t xml:space="preserve">the verification. The first is to use bi-simulation, in which a state machine simulated by the </w:t>
      </w:r>
      <w:commentRangeStart w:id="103"/>
      <w:r>
        <w:t xml:space="preserve">MOKA </w:t>
      </w:r>
      <w:commentRangeEnd w:id="103"/>
      <w:r w:rsidR="004351D9">
        <w:rPr>
          <w:rStyle w:val="Marquedecommentaire"/>
        </w:rPr>
        <w:commentReference w:id="103"/>
      </w:r>
      <w:r>
        <w:t>engine, which is a model simulator and offers PSSM. The same state machine is also used for generating code, which is compiled and executed.</w:t>
      </w:r>
      <w:r>
        <w:rPr>
          <w:spacing w:val="-32"/>
        </w:rPr>
        <w:t xml:space="preserve"> </w:t>
      </w:r>
      <w:r>
        <w:t>The execution traces obtained from the simulation and execution are then compared to each other. Generated code for a given state machine is considered semantic-conformant, within the scope of PSSM, if both of the traces are identical. The second one is to utilize model checking techniques, which model checks</w:t>
      </w:r>
      <w:r>
        <w:rPr>
          <w:spacing w:val="-8"/>
        </w:rPr>
        <w:t xml:space="preserve"> </w:t>
      </w:r>
      <w:r>
        <w:t>the</w:t>
      </w:r>
      <w:r>
        <w:rPr>
          <w:spacing w:val="-9"/>
        </w:rPr>
        <w:t xml:space="preserve"> </w:t>
      </w:r>
      <w:r>
        <w:t>generated</w:t>
      </w:r>
      <w:r>
        <w:rPr>
          <w:spacing w:val="-8"/>
        </w:rPr>
        <w:t xml:space="preserve"> </w:t>
      </w:r>
      <w:r>
        <w:t>code</w:t>
      </w:r>
      <w:r>
        <w:rPr>
          <w:spacing w:val="-8"/>
        </w:rPr>
        <w:t xml:space="preserve"> </w:t>
      </w:r>
      <w:r>
        <w:t>conforming</w:t>
      </w:r>
      <w:r>
        <w:rPr>
          <w:spacing w:val="-9"/>
        </w:rPr>
        <w:t xml:space="preserve"> </w:t>
      </w:r>
      <w:r>
        <w:t>to</w:t>
      </w:r>
      <w:r>
        <w:rPr>
          <w:spacing w:val="-8"/>
        </w:rPr>
        <w:t xml:space="preserve"> </w:t>
      </w:r>
      <w:r>
        <w:t>a</w:t>
      </w:r>
      <w:r>
        <w:rPr>
          <w:spacing w:val="-8"/>
        </w:rPr>
        <w:t xml:space="preserve"> </w:t>
      </w:r>
      <w:r>
        <w:t>specification,</w:t>
      </w:r>
      <w:r>
        <w:rPr>
          <w:spacing w:val="-8"/>
        </w:rPr>
        <w:t xml:space="preserve"> </w:t>
      </w:r>
      <w:r>
        <w:t xml:space="preserve">which is transformed from the state </w:t>
      </w:r>
      <w:r>
        <w:rPr>
          <w:spacing w:val="34"/>
        </w:rPr>
        <w:t xml:space="preserve"> </w:t>
      </w:r>
      <w:r>
        <w:t>machine.</w:t>
      </w:r>
    </w:p>
    <w:p w14:paraId="4ECEA028" w14:textId="77777777" w:rsidR="00864105" w:rsidRDefault="00864105">
      <w:pPr>
        <w:pStyle w:val="Corpsdetexte"/>
        <w:spacing w:before="9"/>
        <w:rPr>
          <w:sz w:val="18"/>
        </w:rPr>
      </w:pPr>
    </w:p>
    <w:p w14:paraId="67E2FBD1" w14:textId="77777777" w:rsidR="00864105" w:rsidRDefault="00A541FA">
      <w:pPr>
        <w:pStyle w:val="Paragraphedeliste"/>
        <w:numPr>
          <w:ilvl w:val="0"/>
          <w:numId w:val="11"/>
        </w:numPr>
        <w:tabs>
          <w:tab w:val="left" w:pos="2191"/>
        </w:tabs>
        <w:spacing w:before="1"/>
        <w:ind w:left="2190" w:hanging="287"/>
        <w:jc w:val="left"/>
        <w:rPr>
          <w:sz w:val="16"/>
        </w:rPr>
      </w:pPr>
      <w:r>
        <w:rPr>
          <w:spacing w:val="5"/>
          <w:sz w:val="20"/>
        </w:rPr>
        <w:t>O</w:t>
      </w:r>
      <w:r>
        <w:rPr>
          <w:spacing w:val="5"/>
          <w:sz w:val="16"/>
        </w:rPr>
        <w:t>THER</w:t>
      </w:r>
      <w:r>
        <w:rPr>
          <w:spacing w:val="20"/>
          <w:sz w:val="16"/>
        </w:rPr>
        <w:t xml:space="preserve"> </w:t>
      </w:r>
      <w:r>
        <w:rPr>
          <w:spacing w:val="6"/>
          <w:sz w:val="16"/>
        </w:rPr>
        <w:t>WORK</w:t>
      </w:r>
    </w:p>
    <w:p w14:paraId="09E3603D" w14:textId="77777777" w:rsidR="00864105" w:rsidRDefault="00A541FA">
      <w:pPr>
        <w:pStyle w:val="Corpsdetexte"/>
        <w:spacing w:before="150" w:line="244" w:lineRule="auto"/>
        <w:ind w:left="119" w:right="117" w:firstLine="199"/>
        <w:jc w:val="both"/>
      </w:pPr>
      <w:r>
        <w:t xml:space="preserve">This section summaries other works not presented in this report. The first one is an rule execution scheduling for rule- based incremental transformations, which are directly related to the thesis. This work is published in </w:t>
      </w:r>
      <w:r>
        <w:rPr>
          <w:b/>
          <w:spacing w:val="-3"/>
        </w:rPr>
        <w:t xml:space="preserve">MODELSWARD </w:t>
      </w:r>
      <w:r>
        <w:t>2016</w:t>
      </w:r>
      <w:r>
        <w:rPr>
          <w:position w:val="7"/>
          <w:sz w:val="14"/>
        </w:rPr>
        <w:t>1</w:t>
      </w:r>
      <w:r>
        <w:t xml:space="preserve">. The second one is a round-trip engineering approach for UML State Machine and object-oriented code. A paper based on this work is submitted to </w:t>
      </w:r>
      <w:r>
        <w:rPr>
          <w:b/>
        </w:rPr>
        <w:t>SEW</w:t>
      </w:r>
      <w:r>
        <w:rPr>
          <w:position w:val="7"/>
          <w:sz w:val="14"/>
        </w:rPr>
        <w:t xml:space="preserve">2    </w:t>
      </w:r>
      <w:r>
        <w:rPr>
          <w:spacing w:val="22"/>
          <w:position w:val="7"/>
          <w:sz w:val="14"/>
        </w:rPr>
        <w:t xml:space="preserve"> </w:t>
      </w:r>
      <w:r>
        <w:t>2016.</w:t>
      </w:r>
    </w:p>
    <w:p w14:paraId="72EFB96E" w14:textId="77777777" w:rsidR="00864105" w:rsidRDefault="00864105">
      <w:pPr>
        <w:pStyle w:val="Corpsdetexte"/>
        <w:spacing w:before="2"/>
        <w:rPr>
          <w:sz w:val="19"/>
        </w:rPr>
      </w:pPr>
    </w:p>
    <w:p w14:paraId="71A9B6C8" w14:textId="77777777" w:rsidR="00864105" w:rsidRDefault="00A541FA">
      <w:pPr>
        <w:pStyle w:val="Paragraphedeliste"/>
        <w:numPr>
          <w:ilvl w:val="0"/>
          <w:numId w:val="1"/>
        </w:numPr>
        <w:tabs>
          <w:tab w:val="left" w:pos="392"/>
        </w:tabs>
        <w:spacing w:line="249" w:lineRule="auto"/>
        <w:ind w:right="117" w:firstLine="0"/>
        <w:rPr>
          <w:i/>
          <w:sz w:val="20"/>
        </w:rPr>
      </w:pPr>
      <w:r>
        <w:rPr>
          <w:i/>
          <w:sz w:val="20"/>
        </w:rPr>
        <w:t>A rule execution scheduling-based incremental model transformation</w:t>
      </w:r>
    </w:p>
    <w:p w14:paraId="16D60062" w14:textId="77777777" w:rsidR="00864105" w:rsidRDefault="00A541FA">
      <w:pPr>
        <w:pStyle w:val="Corpsdetexte"/>
        <w:spacing w:before="138" w:line="249" w:lineRule="auto"/>
        <w:ind w:left="119" w:right="117" w:firstLine="199"/>
        <w:jc w:val="both"/>
      </w:pPr>
      <w:commentRangeStart w:id="104"/>
      <w:r>
        <w:t>Model driven engineering allows many stakeholders to con- tribute their expertise to the system description. This practice enables agility but implies consistency maintenance issues between different system models. Incremental model trans- formations (IMT) are used to synchronize different artifacts contributed by the stakeholders</w:t>
      </w:r>
      <w:commentRangeEnd w:id="104"/>
      <w:r w:rsidR="004351D9">
        <w:rPr>
          <w:rStyle w:val="Marquedecommentaire"/>
        </w:rPr>
        <w:commentReference w:id="104"/>
      </w:r>
      <w:r>
        <w:t>. IMTs detect changes on the source model and execute change rules to propagate updates</w:t>
      </w:r>
      <w:r>
        <w:rPr>
          <w:spacing w:val="-22"/>
        </w:rPr>
        <w:t xml:space="preserve"> </w:t>
      </w:r>
      <w:r>
        <w:t xml:space="preserve">to the target model. </w:t>
      </w:r>
      <w:r>
        <w:rPr>
          <w:spacing w:val="-3"/>
        </w:rPr>
        <w:t xml:space="preserve">However, </w:t>
      </w:r>
      <w:r>
        <w:t>the execution of change rules is</w:t>
      </w:r>
      <w:r>
        <w:rPr>
          <w:spacing w:val="-21"/>
        </w:rPr>
        <w:t xml:space="preserve"> </w:t>
      </w:r>
      <w:r>
        <w:t>not straightforward. A rule is only correctly executed if its precon- dition is satisfied at execution time. The precondition checks the availability of certain source and target elements involved in the rule. If a rule is executed when the precondition is   false, either the execution is blocked or stopped. Therefore,</w:t>
      </w:r>
      <w:r>
        <w:rPr>
          <w:spacing w:val="-26"/>
        </w:rPr>
        <w:t xml:space="preserve"> </w:t>
      </w:r>
      <w:r>
        <w:t>the produced target model becomes incorrect. This study presents two approaches to the scheduling of change rule execution in incremental model transformations. These approaches are</w:t>
      </w:r>
      <w:r>
        <w:rPr>
          <w:spacing w:val="25"/>
        </w:rPr>
        <w:t xml:space="preserve"> </w:t>
      </w:r>
      <w:r>
        <w:t>also</w:t>
      </w:r>
    </w:p>
    <w:p w14:paraId="2AD96E78" w14:textId="77777777" w:rsidR="00864105" w:rsidRDefault="00864105">
      <w:pPr>
        <w:pStyle w:val="Corpsdetexte"/>
        <w:spacing w:before="1"/>
        <w:rPr>
          <w:sz w:val="16"/>
        </w:rPr>
      </w:pPr>
    </w:p>
    <w:p w14:paraId="726FB447" w14:textId="77777777" w:rsidR="00864105" w:rsidRDefault="00A541FA">
      <w:pPr>
        <w:spacing w:line="202" w:lineRule="exact"/>
        <w:ind w:left="279" w:right="78"/>
        <w:rPr>
          <w:sz w:val="16"/>
        </w:rPr>
      </w:pPr>
      <w:r>
        <w:rPr>
          <w:position w:val="6"/>
          <w:sz w:val="12"/>
        </w:rPr>
        <w:t>1</w:t>
      </w:r>
      <w:r>
        <w:rPr>
          <w:sz w:val="16"/>
        </w:rPr>
        <w:t xml:space="preserve">MODELSWARD 2016, </w:t>
      </w:r>
      <w:hyperlink r:id="rId127">
        <w:r>
          <w:rPr>
            <w:sz w:val="16"/>
          </w:rPr>
          <w:t>http://www.modelsward.org/?y=2016</w:t>
        </w:r>
      </w:hyperlink>
    </w:p>
    <w:p w14:paraId="4263FAF5" w14:textId="77777777" w:rsidR="00864105" w:rsidRDefault="00A541FA">
      <w:pPr>
        <w:spacing w:line="202" w:lineRule="exact"/>
        <w:ind w:left="279" w:right="78"/>
        <w:rPr>
          <w:sz w:val="16"/>
        </w:rPr>
      </w:pPr>
      <w:r>
        <w:rPr>
          <w:position w:val="6"/>
          <w:sz w:val="12"/>
        </w:rPr>
        <w:t>2</w:t>
      </w:r>
      <w:r>
        <w:rPr>
          <w:sz w:val="16"/>
        </w:rPr>
        <w:t xml:space="preserve">IEEE SEW 2016, </w:t>
      </w:r>
      <w:hyperlink r:id="rId128">
        <w:r>
          <w:rPr>
            <w:sz w:val="16"/>
          </w:rPr>
          <w:t>https://www.fedcsis.org/2016/se</w:t>
        </w:r>
      </w:hyperlink>
      <w:r>
        <w:rPr>
          <w:sz w:val="16"/>
        </w:rPr>
        <w:t>w</w:t>
      </w:r>
    </w:p>
    <w:p w14:paraId="109F69E4" w14:textId="77777777" w:rsidR="00864105" w:rsidRDefault="00864105">
      <w:pPr>
        <w:spacing w:line="202" w:lineRule="exact"/>
        <w:rPr>
          <w:sz w:val="16"/>
        </w:rPr>
        <w:sectPr w:rsidR="00864105">
          <w:pgSz w:w="12240" w:h="15840"/>
          <w:pgMar w:top="1080" w:right="860" w:bottom="280" w:left="660" w:header="720" w:footer="720" w:gutter="0"/>
          <w:cols w:num="2" w:space="720" w:equalWidth="0">
            <w:col w:w="5341" w:space="119"/>
            <w:col w:w="5260"/>
          </w:cols>
        </w:sectPr>
      </w:pPr>
    </w:p>
    <w:p w14:paraId="4EADFDFC" w14:textId="77777777" w:rsidR="00864105" w:rsidRDefault="00A541FA">
      <w:pPr>
        <w:pStyle w:val="Corpsdetexte"/>
        <w:spacing w:before="52" w:line="249" w:lineRule="auto"/>
        <w:ind w:left="119"/>
        <w:jc w:val="both"/>
      </w:pPr>
      <w:r>
        <w:lastRenderedPageBreak/>
        <w:t xml:space="preserve">applied to the case of model and code synchronization and implemented in a tool named IncRoundtrip that transforms  and generates code for distributed systems. </w:t>
      </w:r>
      <w:r>
        <w:rPr>
          <w:spacing w:val="-8"/>
        </w:rPr>
        <w:t xml:space="preserve">We </w:t>
      </w:r>
      <w:r>
        <w:t>also compare the runtime execution performance of</w:t>
      </w:r>
      <w:r>
        <w:rPr>
          <w:spacing w:val="22"/>
        </w:rPr>
        <w:t xml:space="preserve"> </w:t>
      </w:r>
      <w:r>
        <w:t>different</w:t>
      </w:r>
      <w:r>
        <w:rPr>
          <w:spacing w:val="44"/>
        </w:rPr>
        <w:t xml:space="preserve"> </w:t>
      </w:r>
      <w:r>
        <w:t>incremental</w:t>
      </w:r>
      <w:r>
        <w:rPr>
          <w:w w:val="99"/>
        </w:rPr>
        <w:t xml:space="preserve"> </w:t>
      </w:r>
      <w:r>
        <w:t>approaches with batch transformation and evaluate their cor- rectness.</w:t>
      </w:r>
    </w:p>
    <w:p w14:paraId="03F58232" w14:textId="77777777" w:rsidR="00864105" w:rsidRDefault="00864105">
      <w:pPr>
        <w:pStyle w:val="Corpsdetexte"/>
        <w:spacing w:before="4"/>
        <w:rPr>
          <w:sz w:val="16"/>
        </w:rPr>
      </w:pPr>
    </w:p>
    <w:p w14:paraId="7C905CE0" w14:textId="77777777" w:rsidR="00864105" w:rsidRDefault="00A541FA">
      <w:pPr>
        <w:pStyle w:val="Paragraphedeliste"/>
        <w:numPr>
          <w:ilvl w:val="0"/>
          <w:numId w:val="1"/>
        </w:numPr>
        <w:tabs>
          <w:tab w:val="left" w:pos="391"/>
        </w:tabs>
        <w:ind w:left="390" w:hanging="271"/>
        <w:jc w:val="both"/>
        <w:rPr>
          <w:i/>
          <w:sz w:val="20"/>
        </w:rPr>
      </w:pPr>
      <w:commentRangeStart w:id="105"/>
      <w:r>
        <w:rPr>
          <w:i/>
          <w:spacing w:val="-5"/>
          <w:sz w:val="20"/>
        </w:rPr>
        <w:t xml:space="preserve">From </w:t>
      </w:r>
      <w:r>
        <w:rPr>
          <w:i/>
          <w:sz w:val="20"/>
        </w:rPr>
        <w:t xml:space="preserve">UML State Machine to code and back  </w:t>
      </w:r>
      <w:r>
        <w:rPr>
          <w:i/>
          <w:spacing w:val="34"/>
          <w:sz w:val="20"/>
        </w:rPr>
        <w:t xml:space="preserve"> </w:t>
      </w:r>
      <w:r>
        <w:rPr>
          <w:i/>
          <w:sz w:val="20"/>
        </w:rPr>
        <w:t>again</w:t>
      </w:r>
      <w:commentRangeEnd w:id="105"/>
      <w:r w:rsidR="004351D9">
        <w:rPr>
          <w:rStyle w:val="Marquedecommentaire"/>
        </w:rPr>
        <w:commentReference w:id="105"/>
      </w:r>
    </w:p>
    <w:p w14:paraId="4947FDBA" w14:textId="77777777" w:rsidR="00864105" w:rsidRDefault="00A541FA">
      <w:pPr>
        <w:pStyle w:val="Corpsdetexte"/>
        <w:spacing w:before="143" w:line="249" w:lineRule="auto"/>
        <w:ind w:left="119" w:firstLine="199"/>
        <w:jc w:val="both"/>
      </w:pPr>
      <w:r>
        <w:t>UML state machines and their visual representations are much more suitable to describe  logical  behaviors  of  sys-  tem entities than equivalent text based description such as IF-THEN-ELSE or SWITH-CASE constructions. Although many industrial tools and research prototypes can generate executable code from such a graphical</w:t>
      </w:r>
      <w:r>
        <w:rPr>
          <w:spacing w:val="7"/>
        </w:rPr>
        <w:t xml:space="preserve"> </w:t>
      </w:r>
      <w:r>
        <w:t>language,</w:t>
      </w:r>
      <w:r>
        <w:rPr>
          <w:spacing w:val="42"/>
        </w:rPr>
        <w:t xml:space="preserve"> </w:t>
      </w:r>
      <w:r>
        <w:t>generated</w:t>
      </w:r>
      <w:r>
        <w:rPr>
          <w:w w:val="99"/>
        </w:rPr>
        <w:t xml:space="preserve"> </w:t>
      </w:r>
      <w:r>
        <w:t>code could be manually modified by programmers.</w:t>
      </w:r>
      <w:r>
        <w:rPr>
          <w:spacing w:val="24"/>
        </w:rPr>
        <w:t xml:space="preserve"> </w:t>
      </w:r>
      <w:r>
        <w:t>After</w:t>
      </w:r>
      <w:r>
        <w:rPr>
          <w:spacing w:val="3"/>
        </w:rPr>
        <w:t xml:space="preserve"> </w:t>
      </w:r>
      <w:r>
        <w:t>code</w:t>
      </w:r>
      <w:r>
        <w:rPr>
          <w:w w:val="99"/>
        </w:rPr>
        <w:t xml:space="preserve"> </w:t>
      </w:r>
      <w:r>
        <w:t>modifications, round-trip engineering is needed to make the model and code consistent, which is a critical aspect to meet quality and performance constraint required for software sys- tems.</w:t>
      </w:r>
      <w:r>
        <w:rPr>
          <w:spacing w:val="-7"/>
        </w:rPr>
        <w:t xml:space="preserve"> </w:t>
      </w:r>
      <w:r>
        <w:t>Unfortunately,</w:t>
      </w:r>
      <w:r>
        <w:rPr>
          <w:spacing w:val="-7"/>
        </w:rPr>
        <w:t xml:space="preserve"> </w:t>
      </w:r>
      <w:r>
        <w:t>current</w:t>
      </w:r>
      <w:r>
        <w:rPr>
          <w:spacing w:val="-7"/>
        </w:rPr>
        <w:t xml:space="preserve"> </w:t>
      </w:r>
      <w:r>
        <w:t>UML</w:t>
      </w:r>
      <w:r>
        <w:rPr>
          <w:spacing w:val="-7"/>
        </w:rPr>
        <w:t xml:space="preserve"> </w:t>
      </w:r>
      <w:r>
        <w:t>tools</w:t>
      </w:r>
      <w:r>
        <w:rPr>
          <w:spacing w:val="-7"/>
        </w:rPr>
        <w:t xml:space="preserve"> </w:t>
      </w:r>
      <w:r>
        <w:t>only</w:t>
      </w:r>
      <w:r>
        <w:rPr>
          <w:spacing w:val="-7"/>
        </w:rPr>
        <w:t xml:space="preserve"> </w:t>
      </w:r>
      <w:r>
        <w:t>support</w:t>
      </w:r>
      <w:r>
        <w:rPr>
          <w:spacing w:val="-7"/>
        </w:rPr>
        <w:t xml:space="preserve"> </w:t>
      </w:r>
      <w:r>
        <w:t xml:space="preserve">structural concepts for round-trip engineering such as those available from class diagrams. In this </w:t>
      </w:r>
      <w:r>
        <w:rPr>
          <w:spacing w:val="-3"/>
        </w:rPr>
        <w:t xml:space="preserve">study, </w:t>
      </w:r>
      <w:r>
        <w:t xml:space="preserve">we address the round-trip engineering of UML state-machine and its related generated code. </w:t>
      </w:r>
      <w:r>
        <w:rPr>
          <w:spacing w:val="-8"/>
        </w:rPr>
        <w:t xml:space="preserve">We </w:t>
      </w:r>
      <w:r>
        <w:t xml:space="preserve">propose an approach consisting of a forward process which generates code by using transformation patterns, and a backward process which is based on code pattern detection to update the original state machine model from the modified code. </w:t>
      </w:r>
      <w:r>
        <w:rPr>
          <w:spacing w:val="-8"/>
        </w:rPr>
        <w:t xml:space="preserve">We </w:t>
      </w:r>
      <w:r>
        <w:t xml:space="preserve">implemented a prototype and conducted several experiments on different aspects of the round-trip engineering to verify the proposed </w:t>
      </w:r>
      <w:r>
        <w:rPr>
          <w:spacing w:val="14"/>
        </w:rPr>
        <w:t xml:space="preserve"> </w:t>
      </w:r>
      <w:r>
        <w:t>approach.</w:t>
      </w:r>
    </w:p>
    <w:p w14:paraId="69DDA840" w14:textId="77777777" w:rsidR="00864105" w:rsidRDefault="00864105">
      <w:pPr>
        <w:pStyle w:val="Corpsdetexte"/>
        <w:spacing w:before="4"/>
        <w:rPr>
          <w:sz w:val="16"/>
        </w:rPr>
      </w:pPr>
    </w:p>
    <w:p w14:paraId="778C9DBA" w14:textId="77777777" w:rsidR="00864105" w:rsidRDefault="00A541FA">
      <w:pPr>
        <w:pStyle w:val="Paragraphedeliste"/>
        <w:numPr>
          <w:ilvl w:val="0"/>
          <w:numId w:val="11"/>
        </w:numPr>
        <w:tabs>
          <w:tab w:val="left" w:pos="2254"/>
        </w:tabs>
        <w:ind w:left="2253" w:hanging="390"/>
        <w:jc w:val="left"/>
        <w:rPr>
          <w:sz w:val="16"/>
        </w:rPr>
      </w:pPr>
      <w:r>
        <w:rPr>
          <w:spacing w:val="8"/>
          <w:sz w:val="20"/>
        </w:rPr>
        <w:t>C</w:t>
      </w:r>
      <w:r>
        <w:rPr>
          <w:spacing w:val="8"/>
          <w:sz w:val="16"/>
        </w:rPr>
        <w:t>ONCLUSION</w:t>
      </w:r>
    </w:p>
    <w:p w14:paraId="688BD9C9" w14:textId="77777777" w:rsidR="00864105" w:rsidRDefault="00A541FA">
      <w:pPr>
        <w:pStyle w:val="Corpsdetexte"/>
        <w:spacing w:before="143" w:line="249" w:lineRule="auto"/>
        <w:ind w:left="119" w:firstLine="199"/>
        <w:jc w:val="both"/>
      </w:pPr>
      <w:r>
        <w:t xml:space="preserve">Model-Driven Engineering is considered an efficient way  to dealing with the complexity of systems </w:t>
      </w:r>
      <w:r>
        <w:rPr>
          <w:spacing w:val="-3"/>
        </w:rPr>
        <w:t xml:space="preserve">today. </w:t>
      </w:r>
      <w:r>
        <w:t>MDE relies on two mechanisms abstraction and automation. The latter are realized by artifact synchronizations. Despite</w:t>
      </w:r>
      <w:r>
        <w:rPr>
          <w:spacing w:val="-23"/>
        </w:rPr>
        <w:t xml:space="preserve"> </w:t>
      </w:r>
      <w:r>
        <w:t>many</w:t>
      </w:r>
      <w:r>
        <w:rPr>
          <w:spacing w:val="-5"/>
        </w:rPr>
        <w:t xml:space="preserve"> </w:t>
      </w:r>
      <w:r>
        <w:t>advantages</w:t>
      </w:r>
      <w:r>
        <w:rPr>
          <w:w w:val="99"/>
        </w:rPr>
        <w:t xml:space="preserve"> </w:t>
      </w:r>
      <w:r>
        <w:t>of MDE, the adoption level of MDE into industries is still    not high as expected. In order to raise the adoption level, the core technologies of MDE need to be enhanced. This report presents</w:t>
      </w:r>
      <w:r>
        <w:rPr>
          <w:spacing w:val="34"/>
        </w:rPr>
        <w:t xml:space="preserve"> </w:t>
      </w:r>
      <w:r>
        <w:t>the</w:t>
      </w:r>
      <w:r>
        <w:rPr>
          <w:spacing w:val="34"/>
        </w:rPr>
        <w:t xml:space="preserve"> </w:t>
      </w:r>
      <w:r>
        <w:t>scope</w:t>
      </w:r>
      <w:r>
        <w:rPr>
          <w:spacing w:val="34"/>
        </w:rPr>
        <w:t xml:space="preserve"> </w:t>
      </w:r>
      <w:r>
        <w:t>of</w:t>
      </w:r>
      <w:r>
        <w:rPr>
          <w:spacing w:val="34"/>
        </w:rPr>
        <w:t xml:space="preserve"> </w:t>
      </w:r>
      <w:r>
        <w:t>the</w:t>
      </w:r>
      <w:r>
        <w:rPr>
          <w:spacing w:val="34"/>
        </w:rPr>
        <w:t xml:space="preserve"> </w:t>
      </w:r>
      <w:r>
        <w:t>thesis,</w:t>
      </w:r>
      <w:r>
        <w:rPr>
          <w:spacing w:val="34"/>
        </w:rPr>
        <w:t xml:space="preserve"> </w:t>
      </w:r>
      <w:r>
        <w:t>whose</w:t>
      </w:r>
      <w:r>
        <w:rPr>
          <w:spacing w:val="34"/>
        </w:rPr>
        <w:t xml:space="preserve"> </w:t>
      </w:r>
      <w:r>
        <w:t>focus</w:t>
      </w:r>
      <w:r>
        <w:rPr>
          <w:spacing w:val="34"/>
        </w:rPr>
        <w:t xml:space="preserve"> </w:t>
      </w:r>
      <w:r>
        <w:t>is</w:t>
      </w:r>
      <w:r>
        <w:rPr>
          <w:spacing w:val="34"/>
        </w:rPr>
        <w:t xml:space="preserve"> </w:t>
      </w:r>
      <w:r>
        <w:t>to</w:t>
      </w:r>
      <w:r>
        <w:rPr>
          <w:spacing w:val="34"/>
        </w:rPr>
        <w:t xml:space="preserve"> </w:t>
      </w:r>
      <w:r>
        <w:t>improve</w:t>
      </w:r>
      <w:r>
        <w:rPr>
          <w:w w:val="99"/>
        </w:rPr>
        <w:t xml:space="preserve"> </w:t>
      </w:r>
      <w:r>
        <w:t>the core technologies of MDE such as artifact transforma- tion, synchronization and code generation. The report starts with describing major topics covered and developed in the deployment of the thesis. Different approaches around the technologies are proposed for wider integrating MDE into industrial practice to gain software quality and productivity. The proposed approaches are designed to support a</w:t>
      </w:r>
      <w:r>
        <w:rPr>
          <w:spacing w:val="-1"/>
        </w:rPr>
        <w:t xml:space="preserve"> </w:t>
      </w:r>
      <w:r>
        <w:t xml:space="preserve">continuous collaboration between software architects and programmers allowing each to use the working practices of  </w:t>
      </w:r>
      <w:r>
        <w:rPr>
          <w:spacing w:val="31"/>
        </w:rPr>
        <w:t xml:space="preserve"> </w:t>
      </w:r>
      <w:r>
        <w:t>choice</w:t>
      </w:r>
    </w:p>
    <w:p w14:paraId="582EDF8A" w14:textId="77777777" w:rsidR="00864105" w:rsidRDefault="00A541FA">
      <w:pPr>
        <w:pStyle w:val="Corpsdetexte"/>
        <w:spacing w:before="72" w:line="249" w:lineRule="auto"/>
        <w:ind w:left="119" w:firstLine="199"/>
        <w:jc w:val="both"/>
      </w:pPr>
      <w:r>
        <w:rPr>
          <w:spacing w:val="-6"/>
        </w:rPr>
        <w:t xml:space="preserve">Two </w:t>
      </w:r>
      <w:r>
        <w:t xml:space="preserve">approaches including a generic pattern for artifact synchronization and a complete generation solution for UML State Machine are chosen to be detailed in this report </w:t>
      </w:r>
      <w:commentRangeStart w:id="106"/>
      <w:r>
        <w:t>because of their importance</w:t>
      </w:r>
      <w:commentRangeEnd w:id="106"/>
      <w:r w:rsidR="00A22F57">
        <w:rPr>
          <w:rStyle w:val="Marquedecommentaire"/>
        </w:rPr>
        <w:commentReference w:id="106"/>
      </w:r>
      <w:r>
        <w:t xml:space="preserve">. Other works are also mentioned in the report. The overview of some ongoing and future works is  also described to provide readers </w:t>
      </w:r>
      <w:ins w:id="107" w:author="RADERMACHER Ansgar 206501" w:date="2016-06-06T17:46:00Z">
        <w:r w:rsidR="00A22F57">
          <w:t xml:space="preserve">with </w:t>
        </w:r>
      </w:ins>
      <w:r>
        <w:t>a plan for the next steps of the thesis</w:t>
      </w:r>
      <w:r>
        <w:rPr>
          <w:spacing w:val="29"/>
        </w:rPr>
        <w:t xml:space="preserve"> </w:t>
      </w:r>
      <w:r>
        <w:t>deployment.</w:t>
      </w:r>
    </w:p>
    <w:p w14:paraId="1942A413" w14:textId="22CE6615" w:rsidR="00864105" w:rsidRDefault="00A541FA">
      <w:pPr>
        <w:pStyle w:val="Corpsdetexte"/>
        <w:spacing w:before="52" w:line="249" w:lineRule="auto"/>
        <w:ind w:left="119" w:right="117" w:firstLine="199"/>
        <w:jc w:val="both"/>
      </w:pPr>
      <w:r>
        <w:br w:type="column"/>
      </w:r>
      <w:ins w:id="108" w:author="RADERMACHER Ansgar 206501" w:date="2016-06-06T17:50:00Z">
        <w:r w:rsidR="006A4EFD" w:rsidDel="006A4EFD">
          <w:t xml:space="preserve"> </w:t>
        </w:r>
      </w:ins>
      <w:commentRangeStart w:id="109"/>
      <w:del w:id="110" w:author="RADERMACHER Ansgar 206501" w:date="2016-06-06T17:50:00Z">
        <w:r w:rsidDel="006A4EFD">
          <w:delText xml:space="preserve">The work presented in this report is supported by the European project SafeAdapt, grant agreement  No.  608945, see </w:delText>
        </w:r>
        <w:r w:rsidDel="006A4EFD">
          <w:fldChar w:fldCharType="begin"/>
        </w:r>
        <w:r w:rsidDel="006A4EFD">
          <w:delInstrText xml:space="preserve"> HYPERLINK "http://www.SafeAdapt.eu/" \h </w:delInstrText>
        </w:r>
        <w:r w:rsidDel="006A4EFD">
          <w:fldChar w:fldCharType="separate"/>
        </w:r>
        <w:r w:rsidDel="006A4EFD">
          <w:rPr>
            <w:i/>
          </w:rPr>
          <w:delText>http://www.SafeAdapt.eu</w:delText>
        </w:r>
        <w:r w:rsidDel="006A4EFD">
          <w:delText>.</w:delText>
        </w:r>
        <w:r w:rsidDel="006A4EFD">
          <w:fldChar w:fldCharType="end"/>
        </w:r>
        <w:r w:rsidDel="006A4EFD">
          <w:delText xml:space="preserve"> The project deals with adaptive system with additional safety and real time constraints. The adaptation and safety aspects are stored in different artifacts in order to achieve a separation of concerns. These artifacts need to be synchronized. In this project in part motivated by the perceived gap between diagram-based languages and textual languages, which impeded greater adoption of MDE among practitioners.</w:delText>
        </w:r>
        <w:commentRangeEnd w:id="109"/>
        <w:r w:rsidR="006A4EFD" w:rsidDel="006A4EFD">
          <w:rPr>
            <w:rStyle w:val="Marquedecommentaire"/>
          </w:rPr>
          <w:commentReference w:id="109"/>
        </w:r>
      </w:del>
      <w:bookmarkStart w:id="111" w:name="_GoBack"/>
      <w:bookmarkEnd w:id="111"/>
    </w:p>
    <w:p w14:paraId="2C9D38CE" w14:textId="77777777" w:rsidR="00864105" w:rsidRDefault="00864105" w:rsidP="006A4EFD">
      <w:pPr>
        <w:pStyle w:val="Corpsdetexte"/>
        <w:spacing w:before="52" w:line="249" w:lineRule="auto"/>
        <w:ind w:left="119" w:right="117" w:firstLine="199"/>
        <w:jc w:val="both"/>
        <w:rPr>
          <w:sz w:val="17"/>
        </w:rPr>
        <w:pPrChange w:id="112" w:author="RADERMACHER Ansgar 206501" w:date="2016-06-06T17:50:00Z">
          <w:pPr>
            <w:pStyle w:val="Corpsdetexte"/>
            <w:spacing w:before="11"/>
          </w:pPr>
        </w:pPrChange>
      </w:pPr>
    </w:p>
    <w:p w14:paraId="269910C0" w14:textId="77777777" w:rsidR="00864105" w:rsidRDefault="00A541FA">
      <w:pPr>
        <w:ind w:left="2094" w:right="2094"/>
        <w:jc w:val="center"/>
        <w:rPr>
          <w:sz w:val="16"/>
        </w:rPr>
      </w:pPr>
      <w:r>
        <w:rPr>
          <w:sz w:val="20"/>
        </w:rPr>
        <w:t>R</w:t>
      </w:r>
      <w:r>
        <w:rPr>
          <w:sz w:val="16"/>
        </w:rPr>
        <w:t>EFERENCES</w:t>
      </w:r>
    </w:p>
    <w:p w14:paraId="59246E64" w14:textId="77777777" w:rsidR="00864105" w:rsidRDefault="00A541FA">
      <w:pPr>
        <w:spacing w:before="121" w:line="182" w:lineRule="exact"/>
        <w:ind w:left="198" w:right="78"/>
        <w:rPr>
          <w:sz w:val="16"/>
        </w:rPr>
      </w:pPr>
      <w:r>
        <w:rPr>
          <w:sz w:val="16"/>
        </w:rPr>
        <w:t>[1]S.  Li,  L.  D.  Xu,  and  S.  Zhao,  “The  internet  of  things:  a    survey,”</w:t>
      </w:r>
    </w:p>
    <w:p w14:paraId="65ABC798" w14:textId="77777777" w:rsidR="00864105" w:rsidRDefault="00A541FA">
      <w:pPr>
        <w:spacing w:before="3" w:line="180" w:lineRule="exact"/>
        <w:ind w:left="198" w:right="217" w:firstLine="285"/>
        <w:rPr>
          <w:sz w:val="16"/>
        </w:rPr>
      </w:pPr>
      <w:r>
        <w:rPr>
          <w:i/>
          <w:sz w:val="16"/>
        </w:rPr>
        <w:t>Information Systems Frontiers</w:t>
      </w:r>
      <w:r>
        <w:rPr>
          <w:sz w:val="16"/>
        </w:rPr>
        <w:t xml:space="preserve">, vol. 17, no. 2, pp. 243–259, 2015. [2]B.  Selic,  “What  will  it  take?  A  view  on  adoption  of  </w:t>
      </w:r>
      <w:r>
        <w:rPr>
          <w:spacing w:val="27"/>
          <w:sz w:val="16"/>
        </w:rPr>
        <w:t xml:space="preserve"> </w:t>
      </w:r>
      <w:r>
        <w:rPr>
          <w:sz w:val="16"/>
        </w:rPr>
        <w:t>model-based</w:t>
      </w:r>
    </w:p>
    <w:p w14:paraId="0A15072F" w14:textId="77777777" w:rsidR="00864105" w:rsidRDefault="00A541FA">
      <w:pPr>
        <w:spacing w:line="180" w:lineRule="exact"/>
        <w:ind w:left="484" w:right="274"/>
        <w:rPr>
          <w:sz w:val="16"/>
        </w:rPr>
      </w:pPr>
      <w:r>
        <w:rPr>
          <w:sz w:val="16"/>
        </w:rPr>
        <w:t xml:space="preserve">methods in practice,” </w:t>
      </w:r>
      <w:r>
        <w:rPr>
          <w:i/>
          <w:sz w:val="16"/>
        </w:rPr>
        <w:t>Software &amp; Systems Modeling</w:t>
      </w:r>
      <w:r>
        <w:rPr>
          <w:sz w:val="16"/>
        </w:rPr>
        <w:t>, vol. 11, no. 4,     pp. 513–526, Oct.</w:t>
      </w:r>
      <w:r>
        <w:rPr>
          <w:spacing w:val="39"/>
          <w:sz w:val="16"/>
        </w:rPr>
        <w:t xml:space="preserve"> </w:t>
      </w:r>
      <w:r>
        <w:rPr>
          <w:sz w:val="16"/>
        </w:rPr>
        <w:t>2012.</w:t>
      </w:r>
    </w:p>
    <w:p w14:paraId="63C15E4E" w14:textId="77777777" w:rsidR="00864105" w:rsidRDefault="00A541FA">
      <w:pPr>
        <w:spacing w:line="180" w:lineRule="exact"/>
        <w:ind w:left="484" w:right="78" w:hanging="286"/>
        <w:rPr>
          <w:sz w:val="16"/>
        </w:rPr>
      </w:pPr>
      <w:r>
        <w:rPr>
          <w:sz w:val="16"/>
        </w:rPr>
        <w:t xml:space="preserve">[3]J. Hutchinson, M. Rouncefield, and J. Whittle, “Model-driven engi- neering practices in industry,” in </w:t>
      </w:r>
      <w:r>
        <w:rPr>
          <w:i/>
          <w:sz w:val="16"/>
        </w:rPr>
        <w:t>Proceedings of the 33rd International Conference on Software Engineering</w:t>
      </w:r>
      <w:r>
        <w:rPr>
          <w:sz w:val="16"/>
        </w:rPr>
        <w:t>, ser. ICSE ’11. New York, NY, USA: ACM, 2011, pp.  633–642.</w:t>
      </w:r>
    </w:p>
    <w:p w14:paraId="0C4BB413" w14:textId="77777777" w:rsidR="00864105" w:rsidRDefault="00A541FA">
      <w:pPr>
        <w:spacing w:line="180" w:lineRule="exact"/>
        <w:ind w:left="484" w:hanging="286"/>
        <w:rPr>
          <w:sz w:val="16"/>
        </w:rPr>
      </w:pPr>
      <w:r>
        <w:rPr>
          <w:sz w:val="16"/>
        </w:rPr>
        <w:t xml:space="preserve">[4]N. C. C. Brown, M. Kolling, and A. Altadmri, “Position paper: Lack of keyboard support cripples block-based programming,” in </w:t>
      </w:r>
      <w:r>
        <w:rPr>
          <w:i/>
          <w:sz w:val="16"/>
        </w:rPr>
        <w:t>Proceedings of the 2015 Blocks and Beyond Workshop</w:t>
      </w:r>
      <w:r>
        <w:rPr>
          <w:sz w:val="16"/>
        </w:rPr>
        <w:t>, Atlanta, GA, USA,   2015.</w:t>
      </w:r>
    </w:p>
    <w:p w14:paraId="4F47F94B" w14:textId="77777777" w:rsidR="00864105" w:rsidRDefault="00A541FA">
      <w:pPr>
        <w:spacing w:line="180" w:lineRule="exact"/>
        <w:ind w:left="484" w:right="217" w:hanging="286"/>
        <w:rPr>
          <w:sz w:val="16"/>
        </w:rPr>
      </w:pPr>
      <w:r>
        <w:rPr>
          <w:sz w:val="16"/>
        </w:rPr>
        <w:t xml:space="preserve">[5]J. Hutchinson, J. Whittle, and M. Rouncefield, “Model-driven engineer- ing practices in industry: Social, organizational and managerial factors that lead to success or failure,” </w:t>
      </w:r>
      <w:r>
        <w:rPr>
          <w:i/>
          <w:sz w:val="16"/>
        </w:rPr>
        <w:t>Science of Computer Programming</w:t>
      </w:r>
      <w:r>
        <w:rPr>
          <w:sz w:val="16"/>
        </w:rPr>
        <w:t xml:space="preserve">,    vol. 89, pp. 144–161, Sep. </w:t>
      </w:r>
      <w:r>
        <w:rPr>
          <w:spacing w:val="24"/>
          <w:sz w:val="16"/>
        </w:rPr>
        <w:t xml:space="preserve"> </w:t>
      </w:r>
      <w:r>
        <w:rPr>
          <w:sz w:val="16"/>
        </w:rPr>
        <w:t>2014.</w:t>
      </w:r>
    </w:p>
    <w:p w14:paraId="17339B86" w14:textId="77777777" w:rsidR="00864105" w:rsidRDefault="00A541FA">
      <w:pPr>
        <w:spacing w:line="180" w:lineRule="exact"/>
        <w:ind w:left="484" w:right="78" w:hanging="286"/>
        <w:rPr>
          <w:sz w:val="16"/>
        </w:rPr>
      </w:pPr>
      <w:r>
        <w:rPr>
          <w:sz w:val="16"/>
        </w:rPr>
        <w:t xml:space="preserve">[6]T. Hettel, M. Lawley, and K. Raymond, “Model synchronisation: Defini- tions for round-trip engineering,” in </w:t>
      </w:r>
      <w:r>
        <w:rPr>
          <w:i/>
          <w:sz w:val="16"/>
        </w:rPr>
        <w:t>Lecture Notes in Computer Science (including subseries Lecture Notes in Artificial Intelligence and Lecture Notes in Bioinformatics)</w:t>
      </w:r>
      <w:r>
        <w:rPr>
          <w:sz w:val="16"/>
        </w:rPr>
        <w:t>, vol. 5063 LNCS, 2008, pp.   31–45.</w:t>
      </w:r>
    </w:p>
    <w:p w14:paraId="31E21F06" w14:textId="77777777" w:rsidR="00864105" w:rsidRDefault="00A541FA">
      <w:pPr>
        <w:spacing w:line="180" w:lineRule="exact"/>
        <w:ind w:left="198" w:right="217"/>
        <w:rPr>
          <w:sz w:val="16"/>
        </w:rPr>
      </w:pPr>
      <w:r>
        <w:rPr>
          <w:sz w:val="16"/>
        </w:rPr>
        <w:t>[7]S. Sendall and J. Kuster, “Taming Model Round-Trip Engineering.” [8]S. Sendall and J. Küster, “Taming model round-trip engineering,” in</w:t>
      </w:r>
    </w:p>
    <w:p w14:paraId="4ACCFDA0" w14:textId="77777777" w:rsidR="00864105" w:rsidRDefault="00A541FA">
      <w:pPr>
        <w:spacing w:line="180" w:lineRule="exact"/>
        <w:ind w:left="484" w:right="78"/>
        <w:rPr>
          <w:sz w:val="16"/>
        </w:rPr>
      </w:pPr>
      <w:r>
        <w:rPr>
          <w:i/>
          <w:sz w:val="16"/>
        </w:rPr>
        <w:t>Proceedings of Workshop on Best Practices for Model-Driven Software Development</w:t>
      </w:r>
      <w:r>
        <w:rPr>
          <w:sz w:val="16"/>
        </w:rPr>
        <w:t>, Vancouver, Canada, 2004.</w:t>
      </w:r>
    </w:p>
    <w:p w14:paraId="352AB1CD" w14:textId="77777777" w:rsidR="00864105" w:rsidRDefault="00A541FA">
      <w:pPr>
        <w:spacing w:line="180" w:lineRule="exact"/>
        <w:ind w:left="484" w:hanging="286"/>
        <w:rPr>
          <w:sz w:val="16"/>
        </w:rPr>
      </w:pPr>
      <w:r>
        <w:rPr>
          <w:sz w:val="16"/>
        </w:rPr>
        <w:t xml:space="preserve">[9]E. J. Chikofsky, J. H. Cross, and others, “Reverse engineering and design recovery: A taxonomy,” </w:t>
      </w:r>
      <w:r>
        <w:rPr>
          <w:i/>
          <w:sz w:val="16"/>
        </w:rPr>
        <w:t>Software, IEEE</w:t>
      </w:r>
      <w:r>
        <w:rPr>
          <w:sz w:val="16"/>
        </w:rPr>
        <w:t>, vol. 7, no. 1, pp. 13–17,   1990.</w:t>
      </w:r>
    </w:p>
    <w:p w14:paraId="41F3D4AC" w14:textId="77777777" w:rsidR="00864105" w:rsidRDefault="00A541FA">
      <w:pPr>
        <w:spacing w:line="180" w:lineRule="exact"/>
        <w:ind w:left="484" w:right="198" w:hanging="366"/>
        <w:rPr>
          <w:sz w:val="16"/>
        </w:rPr>
      </w:pPr>
      <w:r>
        <w:rPr>
          <w:sz w:val="16"/>
        </w:rPr>
        <w:t>[10]OMG, “Precise Semantics Of UML Composite Structures,” no. October, 2015.</w:t>
      </w:r>
    </w:p>
    <w:p w14:paraId="4232A419" w14:textId="77777777" w:rsidR="00864105" w:rsidRDefault="00A541FA">
      <w:pPr>
        <w:spacing w:line="180" w:lineRule="exact"/>
        <w:ind w:left="484" w:right="78" w:hanging="366"/>
        <w:rPr>
          <w:sz w:val="16"/>
        </w:rPr>
      </w:pPr>
      <w:r>
        <w:rPr>
          <w:sz w:val="16"/>
        </w:rPr>
        <w:t xml:space="preserve">[11]——, “Software &amp; Systems Process Engineering Metamodel specifi- cation (SPEM) Version 2.0,” </w:t>
      </w:r>
      <w:hyperlink r:id="rId129">
        <w:r>
          <w:rPr>
            <w:sz w:val="16"/>
          </w:rPr>
          <w:t>http://www.omg.org/spec/SPEM/2.0/PDF,</w:t>
        </w:r>
      </w:hyperlink>
      <w:r>
        <w:rPr>
          <w:sz w:val="16"/>
        </w:rPr>
        <w:t xml:space="preserve"> 2008.</w:t>
      </w:r>
    </w:p>
    <w:p w14:paraId="2BCE3637" w14:textId="77777777" w:rsidR="00864105" w:rsidRDefault="00A541FA">
      <w:pPr>
        <w:spacing w:line="180" w:lineRule="exact"/>
        <w:ind w:left="484" w:right="117" w:hanging="366"/>
        <w:rPr>
          <w:sz w:val="16"/>
        </w:rPr>
      </w:pPr>
      <w:r>
        <w:rPr>
          <w:sz w:val="16"/>
        </w:rPr>
        <w:t xml:space="preserve">[12]H. Giese and R. </w:t>
      </w:r>
      <w:r>
        <w:rPr>
          <w:spacing w:val="-3"/>
          <w:sz w:val="16"/>
        </w:rPr>
        <w:t xml:space="preserve">Wagner, </w:t>
      </w:r>
      <w:r>
        <w:rPr>
          <w:sz w:val="16"/>
        </w:rPr>
        <w:t xml:space="preserve">“Incremental Model Synchronization  with Triple Graph Grammars,” in </w:t>
      </w:r>
      <w:r>
        <w:rPr>
          <w:i/>
          <w:sz w:val="16"/>
        </w:rPr>
        <w:t>Proceedings of the 9th international con- ference on Model Driven Engineering Languages and Systems</w:t>
      </w:r>
      <w:r>
        <w:rPr>
          <w:sz w:val="16"/>
        </w:rPr>
        <w:t>, Genova, Italy,</w:t>
      </w:r>
      <w:r>
        <w:rPr>
          <w:spacing w:val="1"/>
          <w:sz w:val="16"/>
        </w:rPr>
        <w:t xml:space="preserve"> </w:t>
      </w:r>
      <w:r>
        <w:rPr>
          <w:sz w:val="16"/>
        </w:rPr>
        <w:t>2006.</w:t>
      </w:r>
    </w:p>
    <w:sectPr w:rsidR="00864105">
      <w:pgSz w:w="12240" w:h="15840"/>
      <w:pgMar w:top="1080" w:right="860" w:bottom="280" w:left="860" w:header="720" w:footer="720" w:gutter="0"/>
      <w:cols w:num="2" w:space="720" w:equalWidth="0">
        <w:col w:w="5141" w:space="119"/>
        <w:col w:w="5260"/>
      </w:cols>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RADERMACHER Ansgar 206501" w:date="2016-06-06T15:44:00Z" w:initials="RA2">
    <w:p w14:paraId="7316B410" w14:textId="77777777" w:rsidR="00A541FA" w:rsidRDefault="00A541FA">
      <w:pPr>
        <w:pStyle w:val="Commentaire"/>
      </w:pPr>
      <w:r>
        <w:rPr>
          <w:rStyle w:val="Marquedecommentaire"/>
        </w:rPr>
        <w:annotationRef/>
      </w:r>
      <w:r>
        <w:t>Is it really widely applied?</w:t>
      </w:r>
    </w:p>
  </w:comment>
  <w:comment w:id="9" w:author="RADERMACHER Ansgar 206501" w:date="2016-06-06T15:48:00Z" w:initials="RA2">
    <w:p w14:paraId="4906B389" w14:textId="77777777" w:rsidR="00A541FA" w:rsidRDefault="00A541FA">
      <w:pPr>
        <w:pStyle w:val="Commentaire"/>
      </w:pPr>
      <w:r>
        <w:rPr>
          <w:rStyle w:val="Marquedecommentaire"/>
        </w:rPr>
        <w:annotationRef/>
      </w:r>
      <w:r>
        <w:t xml:space="preserve">The latter = code? (or the need of synchronization). </w:t>
      </w:r>
    </w:p>
  </w:comment>
  <w:comment w:id="11" w:author="RADERMACHER Ansgar 206501" w:date="2016-06-06T15:51:00Z" w:initials="RA2">
    <w:p w14:paraId="21227400" w14:textId="77777777" w:rsidR="00A541FA" w:rsidRDefault="00A541FA">
      <w:pPr>
        <w:pStyle w:val="Commentaire"/>
      </w:pPr>
      <w:r>
        <w:rPr>
          <w:rStyle w:val="Marquedecommentaire"/>
        </w:rPr>
        <w:annotationRef/>
      </w:r>
      <w:r>
        <w:t>You have not said that manual code is not part of the model.</w:t>
      </w:r>
    </w:p>
  </w:comment>
  <w:comment w:id="13" w:author="RADERMACHER Ansgar 206501" w:date="2016-06-06T15:53:00Z" w:initials="RA2">
    <w:p w14:paraId="41C8E6B0" w14:textId="77777777" w:rsidR="00A541FA" w:rsidRDefault="00A541FA">
      <w:pPr>
        <w:pStyle w:val="Commentaire"/>
      </w:pPr>
      <w:r>
        <w:rPr>
          <w:rStyle w:val="Marquedecommentaire"/>
        </w:rPr>
        <w:annotationRef/>
      </w:r>
      <w:r w:rsidR="002A021B">
        <w:t>Section is redundant with that on the lower left. move/</w:t>
      </w:r>
    </w:p>
  </w:comment>
  <w:comment w:id="25" w:author="RADERMACHER Ansgar 206501" w:date="2016-06-06T15:59:00Z" w:initials="RA2">
    <w:p w14:paraId="5346BABD" w14:textId="77777777" w:rsidR="002A021B" w:rsidRDefault="002A021B">
      <w:pPr>
        <w:pStyle w:val="Commentaire"/>
      </w:pPr>
      <w:r>
        <w:t>I don´t think that this is true in general (</w:t>
      </w:r>
      <w:r>
        <w:rPr>
          <w:rStyle w:val="Marquedecommentaire"/>
        </w:rPr>
        <w:annotationRef/>
      </w:r>
      <w:r>
        <w:t>justification?). Rhapsody supports multiple regions, no?</w:t>
      </w:r>
    </w:p>
  </w:comment>
  <w:comment w:id="31" w:author="RADERMACHER Ansgar 206501" w:date="2016-06-06T16:12:00Z" w:initials="RA2">
    <w:p w14:paraId="5B76C577" w14:textId="77777777" w:rsidR="00E2216B" w:rsidRDefault="00E2216B">
      <w:pPr>
        <w:pStyle w:val="Commentaire"/>
      </w:pPr>
      <w:r>
        <w:rPr>
          <w:rStyle w:val="Marquedecommentaire"/>
        </w:rPr>
        <w:annotationRef/>
      </w:r>
      <w:r w:rsidR="006C7FBE">
        <w:t>I think you refer to PSSM (precise semantics of state machines) – you already mention it in the next section.</w:t>
      </w:r>
    </w:p>
    <w:p w14:paraId="76825A24" w14:textId="77777777" w:rsidR="006C7FBE" w:rsidRDefault="006C7FBE">
      <w:pPr>
        <w:pStyle w:val="Commentaire"/>
      </w:pPr>
      <w:r>
        <w:t>Whole sentence is a bit too florid. I would just say that the behavior of the generated code must comply with the semantics specified in PSSM.</w:t>
      </w:r>
    </w:p>
  </w:comment>
  <w:comment w:id="36" w:author="RADERMACHER Ansgar 206501" w:date="2016-06-06T16:18:00Z" w:initials="RA2">
    <w:p w14:paraId="01C91736" w14:textId="77777777" w:rsidR="006C7FBE" w:rsidRDefault="006C7FBE">
      <w:pPr>
        <w:pStyle w:val="Commentaire"/>
      </w:pPr>
      <w:r>
        <w:rPr>
          <w:rStyle w:val="Marquedecommentaire"/>
        </w:rPr>
        <w:annotationRef/>
      </w:r>
      <w:r>
        <w:t>That´s contradiction, no?</w:t>
      </w:r>
    </w:p>
  </w:comment>
  <w:comment w:id="48" w:author="RADERMACHER Ansgar 206501" w:date="2016-06-06T16:55:00Z" w:initials="RA2">
    <w:p w14:paraId="1A8C171C" w14:textId="77777777" w:rsidR="00D12CFD" w:rsidRDefault="00D12CFD">
      <w:pPr>
        <w:pStyle w:val="Commentaire"/>
      </w:pPr>
      <w:r>
        <w:rPr>
          <w:rStyle w:val="Marquedecommentaire"/>
        </w:rPr>
        <w:annotationRef/>
      </w:r>
      <w:r>
        <w:t>Being an image requires bijective properties, no? (i.e. you need to be able to reconstruct the other artifact from the model)</w:t>
      </w:r>
    </w:p>
  </w:comment>
  <w:comment w:id="55" w:author="RADERMACHER Ansgar 206501" w:date="2016-06-06T17:00:00Z" w:initials="RA2">
    <w:p w14:paraId="0B5F5243" w14:textId="77777777" w:rsidR="00D12CFD" w:rsidRDefault="00D12CFD">
      <w:pPr>
        <w:pStyle w:val="Commentaire"/>
      </w:pPr>
      <w:r>
        <w:rPr>
          <w:rStyle w:val="Marquedecommentaire"/>
        </w:rPr>
        <w:annotationRef/>
      </w:r>
      <w:r>
        <w:t>Why “tt”</w:t>
      </w:r>
    </w:p>
  </w:comment>
  <w:comment w:id="56" w:author="RADERMACHER Ansgar 206501" w:date="2016-06-06T17:01:00Z" w:initials="RA2">
    <w:p w14:paraId="62E38A96" w14:textId="77777777" w:rsidR="00D12CFD" w:rsidRDefault="00D12CFD">
      <w:pPr>
        <w:pStyle w:val="Commentaire"/>
      </w:pPr>
      <w:r>
        <w:rPr>
          <w:rStyle w:val="Marquedecommentaire"/>
        </w:rPr>
        <w:annotationRef/>
      </w:r>
      <w:r>
        <w:t>Why do you use a representation != UML (state + pseudostates vs. vertexes)</w:t>
      </w:r>
    </w:p>
  </w:comment>
  <w:comment w:id="58" w:author="RADERMACHER Ansgar 206501" w:date="2016-06-06T17:01:00Z" w:initials="RA2">
    <w:p w14:paraId="4E4889D0" w14:textId="77777777" w:rsidR="00D12CFD" w:rsidRDefault="00D12CFD">
      <w:pPr>
        <w:pStyle w:val="Commentaire"/>
      </w:pPr>
      <w:r>
        <w:t>A region c</w:t>
      </w:r>
      <w:r>
        <w:rPr>
          <w:rStyle w:val="Marquedecommentaire"/>
        </w:rPr>
        <w:annotationRef/>
      </w:r>
      <w:r>
        <w:t>an also be owned by a state-machine</w:t>
      </w:r>
      <w:r w:rsidR="00B26268">
        <w:t xml:space="preserve"> (ok, in III.8 you define a SM as a specific state</w:t>
      </w:r>
      <w:r w:rsidR="0064505A">
        <w:t xml:space="preserve"> =&gt; add forward ref.</w:t>
      </w:r>
      <w:r w:rsidR="00B26268">
        <w:t>)</w:t>
      </w:r>
    </w:p>
  </w:comment>
  <w:comment w:id="59" w:author="RADERMACHER Ansgar 206501" w:date="2016-06-06T17:03:00Z" w:initials="RA2">
    <w:p w14:paraId="4FDBCAED" w14:textId="77777777" w:rsidR="00D12CFD" w:rsidRDefault="00D12CFD">
      <w:pPr>
        <w:pStyle w:val="Commentaire"/>
      </w:pPr>
      <w:r>
        <w:rPr>
          <w:rStyle w:val="Marquedecommentaire"/>
        </w:rPr>
        <w:annotationRef/>
      </w:r>
      <w:r>
        <w:t>A bit ugly to read (too many vocals are missing). Why not owner(r) and vertices(r)</w:t>
      </w:r>
    </w:p>
  </w:comment>
  <w:comment w:id="61" w:author="RADERMACHER Ansgar 206501" w:date="2016-06-06T17:08:00Z" w:initials="RA2">
    <w:p w14:paraId="3E04C22F" w14:textId="77777777" w:rsidR="00B26268" w:rsidRDefault="00B26268">
      <w:pPr>
        <w:pStyle w:val="Commentaire"/>
      </w:pPr>
      <w:r>
        <w:rPr>
          <w:rStyle w:val="Marquedecommentaire"/>
        </w:rPr>
        <w:annotationRef/>
      </w:r>
      <w:r>
        <w:t>You wrote “guardless” before. This is not consistent</w:t>
      </w:r>
    </w:p>
  </w:comment>
  <w:comment w:id="62" w:author="RADERMACHER Ansgar 206501" w:date="2016-06-06T17:13:00Z" w:initials="RA2">
    <w:p w14:paraId="579A67FA" w14:textId="77777777" w:rsidR="00B26268" w:rsidRDefault="00B26268">
      <w:pPr>
        <w:pStyle w:val="Commentaire"/>
      </w:pPr>
      <w:r>
        <w:rPr>
          <w:rStyle w:val="Marquedecommentaire"/>
        </w:rPr>
        <w:annotationRef/>
      </w:r>
      <w:r>
        <w:t>You might consider to remove this section due to space restrictions</w:t>
      </w:r>
    </w:p>
  </w:comment>
  <w:comment w:id="65" w:author="RADERMACHER Ansgar 206501" w:date="2016-06-06T17:17:00Z" w:initials="RA2">
    <w:p w14:paraId="5993D908" w14:textId="77777777" w:rsidR="00664A94" w:rsidRDefault="00664A94">
      <w:pPr>
        <w:pStyle w:val="Commentaire"/>
      </w:pPr>
      <w:r>
        <w:rPr>
          <w:rStyle w:val="Marquedecommentaire"/>
        </w:rPr>
        <w:annotationRef/>
      </w:r>
      <w:r>
        <w:t>Difficult to tread. Contains too many pseudo-code fragments</w:t>
      </w:r>
    </w:p>
  </w:comment>
  <w:comment w:id="68" w:author="RADERMACHER Ansgar 206501" w:date="2016-06-06T17:12:00Z" w:initials="RA2">
    <w:p w14:paraId="17F9E160" w14:textId="77777777" w:rsidR="00B26268" w:rsidRDefault="00B26268">
      <w:pPr>
        <w:pStyle w:val="Commentaire"/>
      </w:pPr>
      <w:r>
        <w:rPr>
          <w:rStyle w:val="Marquedecommentaire"/>
        </w:rPr>
        <w:annotationRef/>
      </w:r>
      <w:r>
        <w:t>I hope it´s a refinement rather that a re-definition</w:t>
      </w:r>
    </w:p>
  </w:comment>
  <w:comment w:id="71" w:author="RADERMACHER Ansgar 206501" w:date="2016-06-06T17:15:00Z" w:initials="RA2">
    <w:p w14:paraId="6847CEB4" w14:textId="77777777" w:rsidR="00664A94" w:rsidRDefault="00664A94">
      <w:pPr>
        <w:pStyle w:val="Commentaire"/>
      </w:pPr>
      <w:r>
        <w:rPr>
          <w:rStyle w:val="Marquedecommentaire"/>
        </w:rPr>
        <w:annotationRef/>
      </w:r>
      <w:r>
        <w:t>Not explained. I guess non-deterministic action.</w:t>
      </w:r>
    </w:p>
  </w:comment>
  <w:comment w:id="72" w:author="RADERMACHER Ansgar 206501" w:date="2016-06-06T17:19:00Z" w:initials="RA2">
    <w:p w14:paraId="25D1BD63" w14:textId="77777777" w:rsidR="00664A94" w:rsidRDefault="00664A94">
      <w:pPr>
        <w:pStyle w:val="Commentaire"/>
      </w:pPr>
      <w:r>
        <w:rPr>
          <w:rStyle w:val="Marquedecommentaire"/>
        </w:rPr>
        <w:annotationRef/>
      </w:r>
      <w:r>
        <w:t>Wording?</w:t>
      </w:r>
    </w:p>
  </w:comment>
  <w:comment w:id="74" w:author="RADERMACHER Ansgar 206501" w:date="2016-06-06T17:20:00Z" w:initials="RA2">
    <w:p w14:paraId="7A5B4B50" w14:textId="77777777" w:rsidR="00664A94" w:rsidRDefault="00664A94">
      <w:pPr>
        <w:pStyle w:val="Commentaire"/>
      </w:pPr>
      <w:r>
        <w:rPr>
          <w:rStyle w:val="Marquedecommentaire"/>
        </w:rPr>
        <w:annotationRef/>
      </w:r>
      <w:r>
        <w:t>Bad name</w:t>
      </w:r>
    </w:p>
  </w:comment>
  <w:comment w:id="77" w:author="RADERMACHER Ansgar 206501" w:date="2016-06-06T17:22:00Z" w:initials="RA2">
    <w:p w14:paraId="1B653FCA" w14:textId="77777777" w:rsidR="00664A94" w:rsidRDefault="00664A94">
      <w:pPr>
        <w:pStyle w:val="Commentaire"/>
      </w:pPr>
      <w:r>
        <w:rPr>
          <w:rStyle w:val="Marquedecommentaire"/>
        </w:rPr>
        <w:annotationRef/>
      </w:r>
      <w:r>
        <w:t>Bad wording. (just saying that you delegate to a suitable implementation without mentioning C++ or Java specifics)</w:t>
      </w:r>
    </w:p>
  </w:comment>
  <w:comment w:id="81" w:author="RADERMACHER Ansgar 206501" w:date="2016-06-06T17:26:00Z" w:initials="RA2">
    <w:p w14:paraId="164CE873" w14:textId="77777777" w:rsidR="0064505A" w:rsidRDefault="0064505A">
      <w:pPr>
        <w:pStyle w:val="Commentaire"/>
      </w:pPr>
      <w:r>
        <w:rPr>
          <w:rStyle w:val="Marquedecommentaire"/>
        </w:rPr>
        <w:annotationRef/>
      </w:r>
      <w:r>
        <w:t>Implementation detail?</w:t>
      </w:r>
    </w:p>
  </w:comment>
  <w:comment w:id="82" w:author="RADERMACHER Ansgar 206501" w:date="2016-06-06T17:26:00Z" w:initials="RA2">
    <w:p w14:paraId="1F7E42DF" w14:textId="77777777" w:rsidR="0064505A" w:rsidRDefault="0064505A">
      <w:pPr>
        <w:pStyle w:val="Commentaire"/>
      </w:pPr>
      <w:r>
        <w:rPr>
          <w:rStyle w:val="Marquedecommentaire"/>
        </w:rPr>
        <w:annotationRef/>
      </w:r>
      <w:r>
        <w:t>Too small</w:t>
      </w:r>
    </w:p>
  </w:comment>
  <w:comment w:id="86" w:author="RADERMACHER Ansgar 206501" w:date="2016-06-06T17:27:00Z" w:initials="RA2">
    <w:p w14:paraId="49D8163D" w14:textId="77777777" w:rsidR="0064505A" w:rsidRDefault="0064505A">
      <w:pPr>
        <w:pStyle w:val="Commentaire"/>
      </w:pPr>
      <w:r>
        <w:rPr>
          <w:rStyle w:val="Marquedecommentaire"/>
        </w:rPr>
        <w:annotationRef/>
      </w:r>
      <w:r>
        <w:t>Did you define what pseudo states are ?</w:t>
      </w:r>
    </w:p>
  </w:comment>
  <w:comment w:id="88" w:author="RADERMACHER Ansgar 206501" w:date="2016-06-06T17:30:00Z" w:initials="RA2">
    <w:p w14:paraId="01DA08F7" w14:textId="77777777" w:rsidR="0064505A" w:rsidRDefault="0064505A">
      <w:pPr>
        <w:pStyle w:val="Commentaire"/>
      </w:pPr>
      <w:r>
        <w:rPr>
          <w:rStyle w:val="Marquedecommentaire"/>
        </w:rPr>
        <w:annotationRef/>
      </w:r>
      <w:r>
        <w:t>why this name? (why ttENTRANS below)</w:t>
      </w:r>
    </w:p>
  </w:comment>
  <w:comment w:id="90" w:author="RADERMACHER Ansgar 206501" w:date="2016-06-06T17:32:00Z" w:initials="RA2">
    <w:p w14:paraId="2496A74D" w14:textId="77777777" w:rsidR="0064505A" w:rsidRDefault="0064505A">
      <w:pPr>
        <w:pStyle w:val="Commentaire"/>
      </w:pPr>
      <w:r>
        <w:t xml:space="preserve">as said before: </w:t>
      </w:r>
      <w:r>
        <w:rPr>
          <w:rStyle w:val="Marquedecommentaire"/>
        </w:rPr>
        <w:annotationRef/>
      </w:r>
      <w:r>
        <w:t>I don´t think so and would put more emphasis on 2</w:t>
      </w:r>
      <w:r w:rsidRPr="0064505A">
        <w:rPr>
          <w:vertAlign w:val="superscript"/>
        </w:rPr>
        <w:t>nd</w:t>
      </w:r>
      <w:r>
        <w:t xml:space="preserve"> point.</w:t>
      </w:r>
    </w:p>
  </w:comment>
  <w:comment w:id="91" w:author="RADERMACHER Ansgar 206501" w:date="2016-06-06T17:33:00Z" w:initials="RA2">
    <w:p w14:paraId="429CF7F6" w14:textId="77777777" w:rsidR="0064505A" w:rsidRDefault="0064505A">
      <w:pPr>
        <w:pStyle w:val="Commentaire"/>
      </w:pPr>
      <w:r>
        <w:rPr>
          <w:rStyle w:val="Marquedecommentaire"/>
        </w:rPr>
        <w:annotationRef/>
      </w:r>
      <w:r>
        <w:t>Compared to what??</w:t>
      </w:r>
    </w:p>
  </w:comment>
  <w:comment w:id="100" w:author="RADERMACHER Ansgar 206501" w:date="2016-06-06T17:36:00Z" w:initials="RA2">
    <w:p w14:paraId="1AE171AF" w14:textId="77777777" w:rsidR="004351D9" w:rsidRDefault="004351D9">
      <w:pPr>
        <w:pStyle w:val="Commentaire"/>
      </w:pPr>
      <w:r>
        <w:rPr>
          <w:rStyle w:val="Marquedecommentaire"/>
        </w:rPr>
        <w:annotationRef/>
      </w:r>
      <w:r>
        <w:t>Wait: this is a completely new idea. The reader is lost, maybe thinking that you are concluding the previous pages (which you should perhaps do and then saying that an additional advantage could be achieved using …)</w:t>
      </w:r>
    </w:p>
  </w:comment>
  <w:comment w:id="103" w:author="RADERMACHER Ansgar 206501" w:date="2016-06-06T17:40:00Z" w:initials="RA2">
    <w:p w14:paraId="55D30DD4" w14:textId="77777777" w:rsidR="004351D9" w:rsidRDefault="004351D9">
      <w:pPr>
        <w:pStyle w:val="Commentaire"/>
      </w:pPr>
      <w:r>
        <w:rPr>
          <w:rStyle w:val="Marquedecommentaire"/>
        </w:rPr>
        <w:annotationRef/>
      </w:r>
      <w:r>
        <w:t>More refs. Should perhaps mention that existing approaches had little chance to do the verification since PSSM is very new (in fact, not an official OMG standard right now).</w:t>
      </w:r>
    </w:p>
  </w:comment>
  <w:comment w:id="104" w:author="RADERMACHER Ansgar 206501" w:date="2016-06-06T17:43:00Z" w:initials="RA2">
    <w:p w14:paraId="1CC67441" w14:textId="77777777" w:rsidR="004351D9" w:rsidRDefault="004351D9">
      <w:pPr>
        <w:pStyle w:val="Commentaire"/>
      </w:pPr>
      <w:r>
        <w:rPr>
          <w:rStyle w:val="Marquedecommentaire"/>
        </w:rPr>
        <w:annotationRef/>
      </w:r>
      <w:r>
        <w:t>Redundant</w:t>
      </w:r>
    </w:p>
  </w:comment>
  <w:comment w:id="105" w:author="RADERMACHER Ansgar 206501" w:date="2016-06-06T17:44:00Z" w:initials="RA2">
    <w:p w14:paraId="0466AD38" w14:textId="77777777" w:rsidR="00A22F57" w:rsidRDefault="004351D9">
      <w:pPr>
        <w:pStyle w:val="Commentaire"/>
      </w:pPr>
      <w:r>
        <w:rPr>
          <w:rStyle w:val="Marquedecommentaire"/>
        </w:rPr>
        <w:annotationRef/>
      </w:r>
      <w:r w:rsidR="00A22F57">
        <w:t>Clarify how that differs from the work before (in how far is this roundtrip state-machine not complete, what is missing with respect to synchronization in the full state-machine support.</w:t>
      </w:r>
    </w:p>
    <w:p w14:paraId="720FFB62" w14:textId="77777777" w:rsidR="004351D9" w:rsidRDefault="00A22F57">
      <w:pPr>
        <w:pStyle w:val="Commentaire"/>
      </w:pPr>
      <w:r>
        <w:t>A figure would be nice (I think, you have enough space, if you remove details in the previous sections)</w:t>
      </w:r>
    </w:p>
  </w:comment>
  <w:comment w:id="106" w:author="RADERMACHER Ansgar 206501" w:date="2016-06-06T17:46:00Z" w:initials="RA2">
    <w:p w14:paraId="6A2BC7B9" w14:textId="77777777" w:rsidR="00A22F57" w:rsidRDefault="00A22F57">
      <w:pPr>
        <w:pStyle w:val="Commentaire"/>
      </w:pPr>
      <w:r>
        <w:rPr>
          <w:rStyle w:val="Marquedecommentaire"/>
        </w:rPr>
        <w:annotationRef/>
      </w:r>
      <w:r>
        <w:t>Is it really more important ;-)</w:t>
      </w:r>
    </w:p>
  </w:comment>
  <w:comment w:id="109" w:author="RADERMACHER Ansgar 206501" w:date="2016-06-06T17:50:00Z" w:initials="RA2">
    <w:p w14:paraId="7E88C67A" w14:textId="7E6359E4" w:rsidR="006A4EFD" w:rsidRDefault="006A4EFD">
      <w:pPr>
        <w:pStyle w:val="Commentaire"/>
      </w:pPr>
      <w:r>
        <w:rPr>
          <w:rStyle w:val="Marquedecommentaire"/>
        </w:rPr>
        <w:annotationRef/>
      </w:r>
      <w:r>
        <w:t>I don´t think that they care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316B410" w15:done="0"/>
  <w15:commentEx w15:paraId="4906B389" w15:done="0"/>
  <w15:commentEx w15:paraId="21227400" w15:done="0"/>
  <w15:commentEx w15:paraId="41C8E6B0" w15:done="0"/>
  <w15:commentEx w15:paraId="5346BABD" w15:done="0"/>
  <w15:commentEx w15:paraId="76825A24" w15:done="0"/>
  <w15:commentEx w15:paraId="01C91736" w15:done="0"/>
  <w15:commentEx w15:paraId="1A8C171C" w15:done="0"/>
  <w15:commentEx w15:paraId="0B5F5243" w15:done="0"/>
  <w15:commentEx w15:paraId="62E38A96" w15:done="0"/>
  <w15:commentEx w15:paraId="4E4889D0" w15:done="0"/>
  <w15:commentEx w15:paraId="4FDBCAED" w15:done="0"/>
  <w15:commentEx w15:paraId="3E04C22F" w15:done="0"/>
  <w15:commentEx w15:paraId="579A67FA" w15:done="0"/>
  <w15:commentEx w15:paraId="5993D908" w15:done="0"/>
  <w15:commentEx w15:paraId="17F9E160" w15:done="0"/>
  <w15:commentEx w15:paraId="6847CEB4" w15:done="0"/>
  <w15:commentEx w15:paraId="25D1BD63" w15:done="0"/>
  <w15:commentEx w15:paraId="7A5B4B50" w15:done="0"/>
  <w15:commentEx w15:paraId="1B653FCA" w15:done="0"/>
  <w15:commentEx w15:paraId="164CE873" w15:done="0"/>
  <w15:commentEx w15:paraId="1F7E42DF" w15:done="0"/>
  <w15:commentEx w15:paraId="49D8163D" w15:done="0"/>
  <w15:commentEx w15:paraId="01DA08F7" w15:done="0"/>
  <w15:commentEx w15:paraId="2496A74D" w15:done="0"/>
  <w15:commentEx w15:paraId="429CF7F6" w15:done="0"/>
  <w15:commentEx w15:paraId="1AE171AF" w15:done="0"/>
  <w15:commentEx w15:paraId="55D30DD4" w15:done="0"/>
  <w15:commentEx w15:paraId="1CC67441" w15:done="0"/>
  <w15:commentEx w15:paraId="720FFB62" w15:done="0"/>
  <w15:commentEx w15:paraId="6A2BC7B9" w15:done="0"/>
  <w15:commentEx w15:paraId="7E88C67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Segoe UI Semilight">
    <w:altName w:val="Segoe UI Semilight"/>
    <w:panose1 w:val="020B0402040204020203"/>
    <w:charset w:val="00"/>
    <w:family w:val="swiss"/>
    <w:pitch w:val="variable"/>
    <w:sig w:usb0="E4002EFF" w:usb1="C000E47F"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Meiryo">
    <w:altName w:val="Meiryo"/>
    <w:panose1 w:val="020B0604030504040204"/>
    <w:charset w:val="80"/>
    <w:family w:val="swiss"/>
    <w:pitch w:val="variable"/>
    <w:sig w:usb0="E10102FF" w:usb1="EAC7FFFF" w:usb2="00010012" w:usb3="00000000" w:csb0="0002009F" w:csb1="00000000"/>
  </w:font>
  <w:font w:name="Century Gothic">
    <w:altName w:val="Century Gothic"/>
    <w:panose1 w:val="020B0502020202020204"/>
    <w:charset w:val="00"/>
    <w:family w:val="swiss"/>
    <w:pitch w:val="variable"/>
    <w:sig w:usb0="00000287" w:usb1="00000000" w:usb2="00000000" w:usb3="00000000" w:csb0="0000009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C0489"/>
    <w:multiLevelType w:val="hybridMultilevel"/>
    <w:tmpl w:val="635C5E4E"/>
    <w:lvl w:ilvl="0" w:tplc="560A20A4">
      <w:start w:val="1"/>
      <w:numFmt w:val="upperLetter"/>
      <w:lvlText w:val="%1."/>
      <w:lvlJc w:val="left"/>
      <w:pPr>
        <w:ind w:left="119" w:hanging="272"/>
        <w:jc w:val="left"/>
      </w:pPr>
      <w:rPr>
        <w:rFonts w:ascii="Times New Roman" w:eastAsia="Times New Roman" w:hAnsi="Times New Roman" w:cs="Times New Roman" w:hint="default"/>
        <w:i/>
        <w:w w:val="99"/>
        <w:sz w:val="20"/>
        <w:szCs w:val="20"/>
      </w:rPr>
    </w:lvl>
    <w:lvl w:ilvl="1" w:tplc="86808154">
      <w:numFmt w:val="bullet"/>
      <w:lvlText w:val="•"/>
      <w:lvlJc w:val="left"/>
      <w:pPr>
        <w:ind w:left="634" w:hanging="272"/>
      </w:pPr>
      <w:rPr>
        <w:rFonts w:hint="default"/>
      </w:rPr>
    </w:lvl>
    <w:lvl w:ilvl="2" w:tplc="FA2E6156">
      <w:numFmt w:val="bullet"/>
      <w:lvlText w:val="•"/>
      <w:lvlJc w:val="left"/>
      <w:pPr>
        <w:ind w:left="1148" w:hanging="272"/>
      </w:pPr>
      <w:rPr>
        <w:rFonts w:hint="default"/>
      </w:rPr>
    </w:lvl>
    <w:lvl w:ilvl="3" w:tplc="754083E0">
      <w:numFmt w:val="bullet"/>
      <w:lvlText w:val="•"/>
      <w:lvlJc w:val="left"/>
      <w:pPr>
        <w:ind w:left="1662" w:hanging="272"/>
      </w:pPr>
      <w:rPr>
        <w:rFonts w:hint="default"/>
      </w:rPr>
    </w:lvl>
    <w:lvl w:ilvl="4" w:tplc="A1501EAA">
      <w:numFmt w:val="bullet"/>
      <w:lvlText w:val="•"/>
      <w:lvlJc w:val="left"/>
      <w:pPr>
        <w:ind w:left="2176" w:hanging="272"/>
      </w:pPr>
      <w:rPr>
        <w:rFonts w:hint="default"/>
      </w:rPr>
    </w:lvl>
    <w:lvl w:ilvl="5" w:tplc="BB3A2FE2">
      <w:numFmt w:val="bullet"/>
      <w:lvlText w:val="•"/>
      <w:lvlJc w:val="left"/>
      <w:pPr>
        <w:ind w:left="2690" w:hanging="272"/>
      </w:pPr>
      <w:rPr>
        <w:rFonts w:hint="default"/>
      </w:rPr>
    </w:lvl>
    <w:lvl w:ilvl="6" w:tplc="8020B24E">
      <w:numFmt w:val="bullet"/>
      <w:lvlText w:val="•"/>
      <w:lvlJc w:val="left"/>
      <w:pPr>
        <w:ind w:left="3204" w:hanging="272"/>
      </w:pPr>
      <w:rPr>
        <w:rFonts w:hint="default"/>
      </w:rPr>
    </w:lvl>
    <w:lvl w:ilvl="7" w:tplc="DC7C06CC">
      <w:numFmt w:val="bullet"/>
      <w:lvlText w:val="•"/>
      <w:lvlJc w:val="left"/>
      <w:pPr>
        <w:ind w:left="3718" w:hanging="272"/>
      </w:pPr>
      <w:rPr>
        <w:rFonts w:hint="default"/>
      </w:rPr>
    </w:lvl>
    <w:lvl w:ilvl="8" w:tplc="1B3E6D04">
      <w:numFmt w:val="bullet"/>
      <w:lvlText w:val="•"/>
      <w:lvlJc w:val="left"/>
      <w:pPr>
        <w:ind w:left="4232" w:hanging="272"/>
      </w:pPr>
      <w:rPr>
        <w:rFonts w:hint="default"/>
      </w:rPr>
    </w:lvl>
  </w:abstractNum>
  <w:abstractNum w:abstractNumId="1" w15:restartNumberingAfterBreak="0">
    <w:nsid w:val="05971F7B"/>
    <w:multiLevelType w:val="hybridMultilevel"/>
    <w:tmpl w:val="B868F520"/>
    <w:lvl w:ilvl="0" w:tplc="8694603A">
      <w:numFmt w:val="bullet"/>
      <w:lvlText w:val="•"/>
      <w:lvlJc w:val="left"/>
      <w:pPr>
        <w:ind w:left="599" w:hanging="202"/>
      </w:pPr>
      <w:rPr>
        <w:rFonts w:ascii="Arial" w:eastAsia="Arial" w:hAnsi="Arial" w:cs="Arial" w:hint="default"/>
        <w:i/>
        <w:w w:val="166"/>
        <w:sz w:val="14"/>
        <w:szCs w:val="14"/>
      </w:rPr>
    </w:lvl>
    <w:lvl w:ilvl="1" w:tplc="0896DE44">
      <w:numFmt w:val="bullet"/>
      <w:lvlText w:val="•"/>
      <w:lvlJc w:val="left"/>
      <w:pPr>
        <w:ind w:left="1083" w:hanging="202"/>
      </w:pPr>
      <w:rPr>
        <w:rFonts w:hint="default"/>
      </w:rPr>
    </w:lvl>
    <w:lvl w:ilvl="2" w:tplc="791A5D4A">
      <w:numFmt w:val="bullet"/>
      <w:lvlText w:val="•"/>
      <w:lvlJc w:val="left"/>
      <w:pPr>
        <w:ind w:left="1567" w:hanging="202"/>
      </w:pPr>
      <w:rPr>
        <w:rFonts w:hint="default"/>
      </w:rPr>
    </w:lvl>
    <w:lvl w:ilvl="3" w:tplc="63CE2B68">
      <w:numFmt w:val="bullet"/>
      <w:lvlText w:val="•"/>
      <w:lvlJc w:val="left"/>
      <w:pPr>
        <w:ind w:left="2051" w:hanging="202"/>
      </w:pPr>
      <w:rPr>
        <w:rFonts w:hint="default"/>
      </w:rPr>
    </w:lvl>
    <w:lvl w:ilvl="4" w:tplc="AF32BBA2">
      <w:numFmt w:val="bullet"/>
      <w:lvlText w:val="•"/>
      <w:lvlJc w:val="left"/>
      <w:pPr>
        <w:ind w:left="2535" w:hanging="202"/>
      </w:pPr>
      <w:rPr>
        <w:rFonts w:hint="default"/>
      </w:rPr>
    </w:lvl>
    <w:lvl w:ilvl="5" w:tplc="CD26BEF6">
      <w:numFmt w:val="bullet"/>
      <w:lvlText w:val="•"/>
      <w:lvlJc w:val="left"/>
      <w:pPr>
        <w:ind w:left="3019" w:hanging="202"/>
      </w:pPr>
      <w:rPr>
        <w:rFonts w:hint="default"/>
      </w:rPr>
    </w:lvl>
    <w:lvl w:ilvl="6" w:tplc="8DA2020E">
      <w:numFmt w:val="bullet"/>
      <w:lvlText w:val="•"/>
      <w:lvlJc w:val="left"/>
      <w:pPr>
        <w:ind w:left="3503" w:hanging="202"/>
      </w:pPr>
      <w:rPr>
        <w:rFonts w:hint="default"/>
      </w:rPr>
    </w:lvl>
    <w:lvl w:ilvl="7" w:tplc="522E3566">
      <w:numFmt w:val="bullet"/>
      <w:lvlText w:val="•"/>
      <w:lvlJc w:val="left"/>
      <w:pPr>
        <w:ind w:left="3987" w:hanging="202"/>
      </w:pPr>
      <w:rPr>
        <w:rFonts w:hint="default"/>
      </w:rPr>
    </w:lvl>
    <w:lvl w:ilvl="8" w:tplc="E2BCC834">
      <w:numFmt w:val="bullet"/>
      <w:lvlText w:val="•"/>
      <w:lvlJc w:val="left"/>
      <w:pPr>
        <w:ind w:left="4471" w:hanging="202"/>
      </w:pPr>
      <w:rPr>
        <w:rFonts w:hint="default"/>
      </w:rPr>
    </w:lvl>
  </w:abstractNum>
  <w:abstractNum w:abstractNumId="2" w15:restartNumberingAfterBreak="0">
    <w:nsid w:val="07E33EE3"/>
    <w:multiLevelType w:val="hybridMultilevel"/>
    <w:tmpl w:val="84B6C67E"/>
    <w:lvl w:ilvl="0" w:tplc="8458B82A">
      <w:start w:val="1"/>
      <w:numFmt w:val="lowerLetter"/>
      <w:lvlText w:val="%1)"/>
      <w:lvlJc w:val="left"/>
      <w:pPr>
        <w:ind w:left="199" w:hanging="266"/>
        <w:jc w:val="right"/>
      </w:pPr>
      <w:rPr>
        <w:rFonts w:ascii="Times New Roman" w:eastAsia="Times New Roman" w:hAnsi="Times New Roman" w:cs="Times New Roman" w:hint="default"/>
        <w:i/>
        <w:w w:val="99"/>
        <w:sz w:val="20"/>
        <w:szCs w:val="20"/>
      </w:rPr>
    </w:lvl>
    <w:lvl w:ilvl="1" w:tplc="9956E10C">
      <w:numFmt w:val="bullet"/>
      <w:lvlText w:val="•"/>
      <w:lvlJc w:val="left"/>
      <w:pPr>
        <w:ind w:left="723" w:hanging="266"/>
      </w:pPr>
      <w:rPr>
        <w:rFonts w:hint="default"/>
      </w:rPr>
    </w:lvl>
    <w:lvl w:ilvl="2" w:tplc="4948CC70">
      <w:numFmt w:val="bullet"/>
      <w:lvlText w:val="•"/>
      <w:lvlJc w:val="left"/>
      <w:pPr>
        <w:ind w:left="1247" w:hanging="266"/>
      </w:pPr>
      <w:rPr>
        <w:rFonts w:hint="default"/>
      </w:rPr>
    </w:lvl>
    <w:lvl w:ilvl="3" w:tplc="65DAE90C">
      <w:numFmt w:val="bullet"/>
      <w:lvlText w:val="•"/>
      <w:lvlJc w:val="left"/>
      <w:pPr>
        <w:ind w:left="1771" w:hanging="266"/>
      </w:pPr>
      <w:rPr>
        <w:rFonts w:hint="default"/>
      </w:rPr>
    </w:lvl>
    <w:lvl w:ilvl="4" w:tplc="27D4616E">
      <w:numFmt w:val="bullet"/>
      <w:lvlText w:val="•"/>
      <w:lvlJc w:val="left"/>
      <w:pPr>
        <w:ind w:left="2295" w:hanging="266"/>
      </w:pPr>
      <w:rPr>
        <w:rFonts w:hint="default"/>
      </w:rPr>
    </w:lvl>
    <w:lvl w:ilvl="5" w:tplc="1B2E2C16">
      <w:numFmt w:val="bullet"/>
      <w:lvlText w:val="•"/>
      <w:lvlJc w:val="left"/>
      <w:pPr>
        <w:ind w:left="2819" w:hanging="266"/>
      </w:pPr>
      <w:rPr>
        <w:rFonts w:hint="default"/>
      </w:rPr>
    </w:lvl>
    <w:lvl w:ilvl="6" w:tplc="CEC01936">
      <w:numFmt w:val="bullet"/>
      <w:lvlText w:val="•"/>
      <w:lvlJc w:val="left"/>
      <w:pPr>
        <w:ind w:left="3343" w:hanging="266"/>
      </w:pPr>
      <w:rPr>
        <w:rFonts w:hint="default"/>
      </w:rPr>
    </w:lvl>
    <w:lvl w:ilvl="7" w:tplc="72988ECA">
      <w:numFmt w:val="bullet"/>
      <w:lvlText w:val="•"/>
      <w:lvlJc w:val="left"/>
      <w:pPr>
        <w:ind w:left="3867" w:hanging="266"/>
      </w:pPr>
      <w:rPr>
        <w:rFonts w:hint="default"/>
      </w:rPr>
    </w:lvl>
    <w:lvl w:ilvl="8" w:tplc="419ED12C">
      <w:numFmt w:val="bullet"/>
      <w:lvlText w:val="•"/>
      <w:lvlJc w:val="left"/>
      <w:pPr>
        <w:ind w:left="4391" w:hanging="266"/>
      </w:pPr>
      <w:rPr>
        <w:rFonts w:hint="default"/>
      </w:rPr>
    </w:lvl>
  </w:abstractNum>
  <w:abstractNum w:abstractNumId="3" w15:restartNumberingAfterBreak="0">
    <w:nsid w:val="0DCB599D"/>
    <w:multiLevelType w:val="hybridMultilevel"/>
    <w:tmpl w:val="2FC4BE1A"/>
    <w:lvl w:ilvl="0" w:tplc="97BEF798">
      <w:start w:val="1"/>
      <w:numFmt w:val="upperRoman"/>
      <w:lvlText w:val="%1."/>
      <w:lvlJc w:val="left"/>
      <w:pPr>
        <w:ind w:left="7181" w:hanging="236"/>
        <w:jc w:val="right"/>
      </w:pPr>
      <w:rPr>
        <w:rFonts w:ascii="Times New Roman" w:eastAsia="Times New Roman" w:hAnsi="Times New Roman" w:cs="Times New Roman" w:hint="default"/>
        <w:spacing w:val="0"/>
        <w:w w:val="99"/>
        <w:sz w:val="20"/>
        <w:szCs w:val="20"/>
      </w:rPr>
    </w:lvl>
    <w:lvl w:ilvl="1" w:tplc="13C6FB98">
      <w:numFmt w:val="bullet"/>
      <w:lvlText w:val="•"/>
      <w:lvlJc w:val="left"/>
      <w:pPr>
        <w:ind w:left="6976" w:hanging="236"/>
      </w:pPr>
      <w:rPr>
        <w:rFonts w:hint="default"/>
      </w:rPr>
    </w:lvl>
    <w:lvl w:ilvl="2" w:tplc="93D26D10">
      <w:numFmt w:val="bullet"/>
      <w:lvlText w:val="•"/>
      <w:lvlJc w:val="left"/>
      <w:pPr>
        <w:ind w:left="6772" w:hanging="236"/>
      </w:pPr>
      <w:rPr>
        <w:rFonts w:hint="default"/>
      </w:rPr>
    </w:lvl>
    <w:lvl w:ilvl="3" w:tplc="70C49D4A">
      <w:numFmt w:val="bullet"/>
      <w:lvlText w:val="•"/>
      <w:lvlJc w:val="left"/>
      <w:pPr>
        <w:ind w:left="6568" w:hanging="236"/>
      </w:pPr>
      <w:rPr>
        <w:rFonts w:hint="default"/>
      </w:rPr>
    </w:lvl>
    <w:lvl w:ilvl="4" w:tplc="C2081E50">
      <w:numFmt w:val="bullet"/>
      <w:lvlText w:val="•"/>
      <w:lvlJc w:val="left"/>
      <w:pPr>
        <w:ind w:left="6364" w:hanging="236"/>
      </w:pPr>
      <w:rPr>
        <w:rFonts w:hint="default"/>
      </w:rPr>
    </w:lvl>
    <w:lvl w:ilvl="5" w:tplc="23CA732E">
      <w:numFmt w:val="bullet"/>
      <w:lvlText w:val="•"/>
      <w:lvlJc w:val="left"/>
      <w:pPr>
        <w:ind w:left="6160" w:hanging="236"/>
      </w:pPr>
      <w:rPr>
        <w:rFonts w:hint="default"/>
      </w:rPr>
    </w:lvl>
    <w:lvl w:ilvl="6" w:tplc="2912E416">
      <w:numFmt w:val="bullet"/>
      <w:lvlText w:val="•"/>
      <w:lvlJc w:val="left"/>
      <w:pPr>
        <w:ind w:left="5956" w:hanging="236"/>
      </w:pPr>
      <w:rPr>
        <w:rFonts w:hint="default"/>
      </w:rPr>
    </w:lvl>
    <w:lvl w:ilvl="7" w:tplc="B096DD64">
      <w:numFmt w:val="bullet"/>
      <w:lvlText w:val="•"/>
      <w:lvlJc w:val="left"/>
      <w:pPr>
        <w:ind w:left="5752" w:hanging="236"/>
      </w:pPr>
      <w:rPr>
        <w:rFonts w:hint="default"/>
      </w:rPr>
    </w:lvl>
    <w:lvl w:ilvl="8" w:tplc="FB4E8BA0">
      <w:numFmt w:val="bullet"/>
      <w:lvlText w:val="•"/>
      <w:lvlJc w:val="left"/>
      <w:pPr>
        <w:ind w:left="5548" w:hanging="236"/>
      </w:pPr>
      <w:rPr>
        <w:rFonts w:hint="default"/>
      </w:rPr>
    </w:lvl>
  </w:abstractNum>
  <w:abstractNum w:abstractNumId="4" w15:restartNumberingAfterBreak="0">
    <w:nsid w:val="129D4531"/>
    <w:multiLevelType w:val="hybridMultilevel"/>
    <w:tmpl w:val="36769CFA"/>
    <w:lvl w:ilvl="0" w:tplc="BE3ED2F6">
      <w:start w:val="1"/>
      <w:numFmt w:val="upperLetter"/>
      <w:lvlText w:val="%1."/>
      <w:lvlJc w:val="left"/>
      <w:pPr>
        <w:ind w:left="319" w:hanging="272"/>
        <w:jc w:val="right"/>
      </w:pPr>
      <w:rPr>
        <w:rFonts w:ascii="Times New Roman" w:eastAsia="Times New Roman" w:hAnsi="Times New Roman" w:cs="Times New Roman" w:hint="default"/>
        <w:i/>
        <w:w w:val="99"/>
        <w:sz w:val="20"/>
        <w:szCs w:val="20"/>
      </w:rPr>
    </w:lvl>
    <w:lvl w:ilvl="1" w:tplc="D73CBC16">
      <w:start w:val="1"/>
      <w:numFmt w:val="decimal"/>
      <w:lvlText w:val="%2)"/>
      <w:lvlJc w:val="left"/>
      <w:pPr>
        <w:ind w:left="784" w:hanging="266"/>
        <w:jc w:val="left"/>
      </w:pPr>
      <w:rPr>
        <w:rFonts w:ascii="Times New Roman" w:eastAsia="Times New Roman" w:hAnsi="Times New Roman" w:cs="Times New Roman" w:hint="default"/>
        <w:i/>
        <w:w w:val="99"/>
        <w:sz w:val="20"/>
        <w:szCs w:val="20"/>
      </w:rPr>
    </w:lvl>
    <w:lvl w:ilvl="2" w:tplc="4E1882A6">
      <w:numFmt w:val="bullet"/>
      <w:lvlText w:val="•"/>
      <w:lvlJc w:val="left"/>
      <w:pPr>
        <w:ind w:left="1286" w:hanging="266"/>
      </w:pPr>
      <w:rPr>
        <w:rFonts w:hint="default"/>
      </w:rPr>
    </w:lvl>
    <w:lvl w:ilvl="3" w:tplc="B3BCCD18">
      <w:numFmt w:val="bullet"/>
      <w:lvlText w:val="•"/>
      <w:lvlJc w:val="left"/>
      <w:pPr>
        <w:ind w:left="1793" w:hanging="266"/>
      </w:pPr>
      <w:rPr>
        <w:rFonts w:hint="default"/>
      </w:rPr>
    </w:lvl>
    <w:lvl w:ilvl="4" w:tplc="ACC0B48A">
      <w:numFmt w:val="bullet"/>
      <w:lvlText w:val="•"/>
      <w:lvlJc w:val="left"/>
      <w:pPr>
        <w:ind w:left="2300" w:hanging="266"/>
      </w:pPr>
      <w:rPr>
        <w:rFonts w:hint="default"/>
      </w:rPr>
    </w:lvl>
    <w:lvl w:ilvl="5" w:tplc="9DB4749A">
      <w:numFmt w:val="bullet"/>
      <w:lvlText w:val="•"/>
      <w:lvlJc w:val="left"/>
      <w:pPr>
        <w:ind w:left="2806" w:hanging="266"/>
      </w:pPr>
      <w:rPr>
        <w:rFonts w:hint="default"/>
      </w:rPr>
    </w:lvl>
    <w:lvl w:ilvl="6" w:tplc="9DC059C0">
      <w:numFmt w:val="bullet"/>
      <w:lvlText w:val="•"/>
      <w:lvlJc w:val="left"/>
      <w:pPr>
        <w:ind w:left="3313" w:hanging="266"/>
      </w:pPr>
      <w:rPr>
        <w:rFonts w:hint="default"/>
      </w:rPr>
    </w:lvl>
    <w:lvl w:ilvl="7" w:tplc="B2B4315E">
      <w:numFmt w:val="bullet"/>
      <w:lvlText w:val="•"/>
      <w:lvlJc w:val="left"/>
      <w:pPr>
        <w:ind w:left="3820" w:hanging="266"/>
      </w:pPr>
      <w:rPr>
        <w:rFonts w:hint="default"/>
      </w:rPr>
    </w:lvl>
    <w:lvl w:ilvl="8" w:tplc="5636E1B8">
      <w:numFmt w:val="bullet"/>
      <w:lvlText w:val="•"/>
      <w:lvlJc w:val="left"/>
      <w:pPr>
        <w:ind w:left="4327" w:hanging="266"/>
      </w:pPr>
      <w:rPr>
        <w:rFonts w:hint="default"/>
      </w:rPr>
    </w:lvl>
  </w:abstractNum>
  <w:abstractNum w:abstractNumId="5" w15:restartNumberingAfterBreak="0">
    <w:nsid w:val="17793405"/>
    <w:multiLevelType w:val="hybridMultilevel"/>
    <w:tmpl w:val="AE62579E"/>
    <w:lvl w:ilvl="0" w:tplc="CA9C61B0">
      <w:start w:val="1"/>
      <w:numFmt w:val="upperLetter"/>
      <w:lvlText w:val="%1."/>
      <w:lvlJc w:val="left"/>
      <w:pPr>
        <w:ind w:left="390" w:hanging="272"/>
        <w:jc w:val="left"/>
      </w:pPr>
      <w:rPr>
        <w:rFonts w:ascii="Times New Roman" w:eastAsia="Times New Roman" w:hAnsi="Times New Roman" w:cs="Times New Roman" w:hint="default"/>
        <w:i/>
        <w:w w:val="99"/>
        <w:sz w:val="20"/>
        <w:szCs w:val="20"/>
      </w:rPr>
    </w:lvl>
    <w:lvl w:ilvl="1" w:tplc="14BCD5DE">
      <w:numFmt w:val="bullet"/>
      <w:lvlText w:val="•"/>
      <w:lvlJc w:val="left"/>
      <w:pPr>
        <w:ind w:left="519" w:hanging="202"/>
      </w:pPr>
      <w:rPr>
        <w:rFonts w:ascii="Arial" w:eastAsia="Arial" w:hAnsi="Arial" w:cs="Arial" w:hint="default"/>
        <w:i/>
        <w:w w:val="166"/>
        <w:sz w:val="14"/>
        <w:szCs w:val="14"/>
      </w:rPr>
    </w:lvl>
    <w:lvl w:ilvl="2" w:tplc="5A5AC418">
      <w:numFmt w:val="bullet"/>
      <w:lvlText w:val="•"/>
      <w:lvlJc w:val="left"/>
      <w:pPr>
        <w:ind w:left="448" w:hanging="202"/>
      </w:pPr>
      <w:rPr>
        <w:rFonts w:hint="default"/>
      </w:rPr>
    </w:lvl>
    <w:lvl w:ilvl="3" w:tplc="733ADF84">
      <w:numFmt w:val="bullet"/>
      <w:lvlText w:val="•"/>
      <w:lvlJc w:val="left"/>
      <w:pPr>
        <w:ind w:left="377" w:hanging="202"/>
      </w:pPr>
      <w:rPr>
        <w:rFonts w:hint="default"/>
      </w:rPr>
    </w:lvl>
    <w:lvl w:ilvl="4" w:tplc="87DA47E6">
      <w:numFmt w:val="bullet"/>
      <w:lvlText w:val="•"/>
      <w:lvlJc w:val="left"/>
      <w:pPr>
        <w:ind w:left="306" w:hanging="202"/>
      </w:pPr>
      <w:rPr>
        <w:rFonts w:hint="default"/>
      </w:rPr>
    </w:lvl>
    <w:lvl w:ilvl="5" w:tplc="BA3646C0">
      <w:numFmt w:val="bullet"/>
      <w:lvlText w:val="•"/>
      <w:lvlJc w:val="left"/>
      <w:pPr>
        <w:ind w:left="235" w:hanging="202"/>
      </w:pPr>
      <w:rPr>
        <w:rFonts w:hint="default"/>
      </w:rPr>
    </w:lvl>
    <w:lvl w:ilvl="6" w:tplc="975E939E">
      <w:numFmt w:val="bullet"/>
      <w:lvlText w:val="•"/>
      <w:lvlJc w:val="left"/>
      <w:pPr>
        <w:ind w:left="164" w:hanging="202"/>
      </w:pPr>
      <w:rPr>
        <w:rFonts w:hint="default"/>
      </w:rPr>
    </w:lvl>
    <w:lvl w:ilvl="7" w:tplc="B6009A2E">
      <w:numFmt w:val="bullet"/>
      <w:lvlText w:val="•"/>
      <w:lvlJc w:val="left"/>
      <w:pPr>
        <w:ind w:left="93" w:hanging="202"/>
      </w:pPr>
      <w:rPr>
        <w:rFonts w:hint="default"/>
      </w:rPr>
    </w:lvl>
    <w:lvl w:ilvl="8" w:tplc="56E86020">
      <w:numFmt w:val="bullet"/>
      <w:lvlText w:val="•"/>
      <w:lvlJc w:val="left"/>
      <w:pPr>
        <w:ind w:left="22" w:hanging="202"/>
      </w:pPr>
      <w:rPr>
        <w:rFonts w:hint="default"/>
      </w:rPr>
    </w:lvl>
  </w:abstractNum>
  <w:abstractNum w:abstractNumId="6" w15:restartNumberingAfterBreak="0">
    <w:nsid w:val="233270DF"/>
    <w:multiLevelType w:val="hybridMultilevel"/>
    <w:tmpl w:val="E2BA9912"/>
    <w:lvl w:ilvl="0" w:tplc="DFFA22DA">
      <w:start w:val="1"/>
      <w:numFmt w:val="decimal"/>
      <w:lvlText w:val="%1)"/>
      <w:lvlJc w:val="left"/>
      <w:pPr>
        <w:ind w:left="119" w:hanging="266"/>
        <w:jc w:val="right"/>
      </w:pPr>
      <w:rPr>
        <w:rFonts w:ascii="Times New Roman" w:eastAsia="Times New Roman" w:hAnsi="Times New Roman" w:cs="Times New Roman" w:hint="default"/>
        <w:i/>
        <w:w w:val="99"/>
        <w:sz w:val="20"/>
        <w:szCs w:val="20"/>
      </w:rPr>
    </w:lvl>
    <w:lvl w:ilvl="1" w:tplc="8236B012">
      <w:numFmt w:val="bullet"/>
      <w:lvlText w:val="•"/>
      <w:lvlJc w:val="left"/>
      <w:pPr>
        <w:ind w:left="719" w:hanging="202"/>
      </w:pPr>
      <w:rPr>
        <w:rFonts w:ascii="Arial" w:eastAsia="Arial" w:hAnsi="Arial" w:cs="Arial" w:hint="default"/>
        <w:i/>
        <w:w w:val="166"/>
        <w:sz w:val="14"/>
        <w:szCs w:val="14"/>
      </w:rPr>
    </w:lvl>
    <w:lvl w:ilvl="2" w:tplc="3FDE8F9A">
      <w:numFmt w:val="bullet"/>
      <w:lvlText w:val="•"/>
      <w:lvlJc w:val="left"/>
      <w:pPr>
        <w:ind w:left="626" w:hanging="202"/>
      </w:pPr>
      <w:rPr>
        <w:rFonts w:hint="default"/>
      </w:rPr>
    </w:lvl>
    <w:lvl w:ilvl="3" w:tplc="9670C1E4">
      <w:numFmt w:val="bullet"/>
      <w:lvlText w:val="•"/>
      <w:lvlJc w:val="left"/>
      <w:pPr>
        <w:ind w:left="533" w:hanging="202"/>
      </w:pPr>
      <w:rPr>
        <w:rFonts w:hint="default"/>
      </w:rPr>
    </w:lvl>
    <w:lvl w:ilvl="4" w:tplc="DB82C30E">
      <w:numFmt w:val="bullet"/>
      <w:lvlText w:val="•"/>
      <w:lvlJc w:val="left"/>
      <w:pPr>
        <w:ind w:left="440" w:hanging="202"/>
      </w:pPr>
      <w:rPr>
        <w:rFonts w:hint="default"/>
      </w:rPr>
    </w:lvl>
    <w:lvl w:ilvl="5" w:tplc="956E3EE6">
      <w:numFmt w:val="bullet"/>
      <w:lvlText w:val="•"/>
      <w:lvlJc w:val="left"/>
      <w:pPr>
        <w:ind w:left="346" w:hanging="202"/>
      </w:pPr>
      <w:rPr>
        <w:rFonts w:hint="default"/>
      </w:rPr>
    </w:lvl>
    <w:lvl w:ilvl="6" w:tplc="92C28722">
      <w:numFmt w:val="bullet"/>
      <w:lvlText w:val="•"/>
      <w:lvlJc w:val="left"/>
      <w:pPr>
        <w:ind w:left="253" w:hanging="202"/>
      </w:pPr>
      <w:rPr>
        <w:rFonts w:hint="default"/>
      </w:rPr>
    </w:lvl>
    <w:lvl w:ilvl="7" w:tplc="B0E0F110">
      <w:numFmt w:val="bullet"/>
      <w:lvlText w:val="•"/>
      <w:lvlJc w:val="left"/>
      <w:pPr>
        <w:ind w:left="160" w:hanging="202"/>
      </w:pPr>
      <w:rPr>
        <w:rFonts w:hint="default"/>
      </w:rPr>
    </w:lvl>
    <w:lvl w:ilvl="8" w:tplc="9698EB3E">
      <w:numFmt w:val="bullet"/>
      <w:lvlText w:val="•"/>
      <w:lvlJc w:val="left"/>
      <w:pPr>
        <w:ind w:left="66" w:hanging="202"/>
      </w:pPr>
      <w:rPr>
        <w:rFonts w:hint="default"/>
      </w:rPr>
    </w:lvl>
  </w:abstractNum>
  <w:abstractNum w:abstractNumId="7" w15:restartNumberingAfterBreak="0">
    <w:nsid w:val="25A430A5"/>
    <w:multiLevelType w:val="hybridMultilevel"/>
    <w:tmpl w:val="CDB2B44A"/>
    <w:lvl w:ilvl="0" w:tplc="278224B8">
      <w:start w:val="1"/>
      <w:numFmt w:val="upperLetter"/>
      <w:lvlText w:val="%1."/>
      <w:lvlJc w:val="left"/>
      <w:pPr>
        <w:ind w:left="390" w:hanging="272"/>
        <w:jc w:val="left"/>
      </w:pPr>
      <w:rPr>
        <w:rFonts w:ascii="Times New Roman" w:eastAsia="Times New Roman" w:hAnsi="Times New Roman" w:cs="Times New Roman" w:hint="default"/>
        <w:i/>
        <w:w w:val="99"/>
        <w:sz w:val="20"/>
        <w:szCs w:val="20"/>
      </w:rPr>
    </w:lvl>
    <w:lvl w:ilvl="1" w:tplc="19202508">
      <w:numFmt w:val="bullet"/>
      <w:lvlText w:val="•"/>
      <w:lvlJc w:val="left"/>
      <w:pPr>
        <w:ind w:left="519" w:hanging="202"/>
      </w:pPr>
      <w:rPr>
        <w:rFonts w:ascii="Arial" w:eastAsia="Arial" w:hAnsi="Arial" w:cs="Arial" w:hint="default"/>
        <w:i/>
        <w:w w:val="166"/>
        <w:sz w:val="14"/>
        <w:szCs w:val="14"/>
      </w:rPr>
    </w:lvl>
    <w:lvl w:ilvl="2" w:tplc="060E82E8">
      <w:numFmt w:val="bullet"/>
      <w:lvlText w:val="•"/>
      <w:lvlJc w:val="left"/>
      <w:pPr>
        <w:ind w:left="448" w:hanging="202"/>
      </w:pPr>
      <w:rPr>
        <w:rFonts w:hint="default"/>
      </w:rPr>
    </w:lvl>
    <w:lvl w:ilvl="3" w:tplc="69E6F780">
      <w:numFmt w:val="bullet"/>
      <w:lvlText w:val="•"/>
      <w:lvlJc w:val="left"/>
      <w:pPr>
        <w:ind w:left="377" w:hanging="202"/>
      </w:pPr>
      <w:rPr>
        <w:rFonts w:hint="default"/>
      </w:rPr>
    </w:lvl>
    <w:lvl w:ilvl="4" w:tplc="B3BA8522">
      <w:numFmt w:val="bullet"/>
      <w:lvlText w:val="•"/>
      <w:lvlJc w:val="left"/>
      <w:pPr>
        <w:ind w:left="306" w:hanging="202"/>
      </w:pPr>
      <w:rPr>
        <w:rFonts w:hint="default"/>
      </w:rPr>
    </w:lvl>
    <w:lvl w:ilvl="5" w:tplc="0A3E4366">
      <w:numFmt w:val="bullet"/>
      <w:lvlText w:val="•"/>
      <w:lvlJc w:val="left"/>
      <w:pPr>
        <w:ind w:left="235" w:hanging="202"/>
      </w:pPr>
      <w:rPr>
        <w:rFonts w:hint="default"/>
      </w:rPr>
    </w:lvl>
    <w:lvl w:ilvl="6" w:tplc="F294CE36">
      <w:numFmt w:val="bullet"/>
      <w:lvlText w:val="•"/>
      <w:lvlJc w:val="left"/>
      <w:pPr>
        <w:ind w:left="164" w:hanging="202"/>
      </w:pPr>
      <w:rPr>
        <w:rFonts w:hint="default"/>
      </w:rPr>
    </w:lvl>
    <w:lvl w:ilvl="7" w:tplc="9164521C">
      <w:numFmt w:val="bullet"/>
      <w:lvlText w:val="•"/>
      <w:lvlJc w:val="left"/>
      <w:pPr>
        <w:ind w:left="93" w:hanging="202"/>
      </w:pPr>
      <w:rPr>
        <w:rFonts w:hint="default"/>
      </w:rPr>
    </w:lvl>
    <w:lvl w:ilvl="8" w:tplc="7FD0D9AE">
      <w:numFmt w:val="bullet"/>
      <w:lvlText w:val="•"/>
      <w:lvlJc w:val="left"/>
      <w:pPr>
        <w:ind w:left="22" w:hanging="202"/>
      </w:pPr>
      <w:rPr>
        <w:rFonts w:hint="default"/>
      </w:rPr>
    </w:lvl>
  </w:abstractNum>
  <w:abstractNum w:abstractNumId="8" w15:restartNumberingAfterBreak="0">
    <w:nsid w:val="2D13600B"/>
    <w:multiLevelType w:val="hybridMultilevel"/>
    <w:tmpl w:val="82DE1214"/>
    <w:lvl w:ilvl="0" w:tplc="05468862">
      <w:start w:val="1"/>
      <w:numFmt w:val="decimal"/>
      <w:lvlText w:val="%1)"/>
      <w:lvlJc w:val="left"/>
      <w:pPr>
        <w:ind w:left="119" w:hanging="266"/>
        <w:jc w:val="left"/>
      </w:pPr>
      <w:rPr>
        <w:rFonts w:ascii="Times New Roman" w:eastAsia="Times New Roman" w:hAnsi="Times New Roman" w:cs="Times New Roman" w:hint="default"/>
        <w:i/>
        <w:w w:val="99"/>
        <w:sz w:val="20"/>
        <w:szCs w:val="20"/>
      </w:rPr>
    </w:lvl>
    <w:lvl w:ilvl="1" w:tplc="8306FFD0">
      <w:numFmt w:val="bullet"/>
      <w:lvlText w:val="•"/>
      <w:lvlJc w:val="left"/>
      <w:pPr>
        <w:ind w:left="622" w:hanging="266"/>
      </w:pPr>
      <w:rPr>
        <w:rFonts w:hint="default"/>
      </w:rPr>
    </w:lvl>
    <w:lvl w:ilvl="2" w:tplc="5FCEC500">
      <w:numFmt w:val="bullet"/>
      <w:lvlText w:val="•"/>
      <w:lvlJc w:val="left"/>
      <w:pPr>
        <w:ind w:left="1124" w:hanging="266"/>
      </w:pPr>
      <w:rPr>
        <w:rFonts w:hint="default"/>
      </w:rPr>
    </w:lvl>
    <w:lvl w:ilvl="3" w:tplc="1E68E082">
      <w:numFmt w:val="bullet"/>
      <w:lvlText w:val="•"/>
      <w:lvlJc w:val="left"/>
      <w:pPr>
        <w:ind w:left="1626" w:hanging="266"/>
      </w:pPr>
      <w:rPr>
        <w:rFonts w:hint="default"/>
      </w:rPr>
    </w:lvl>
    <w:lvl w:ilvl="4" w:tplc="9312AC04">
      <w:numFmt w:val="bullet"/>
      <w:lvlText w:val="•"/>
      <w:lvlJc w:val="left"/>
      <w:pPr>
        <w:ind w:left="2128" w:hanging="266"/>
      </w:pPr>
      <w:rPr>
        <w:rFonts w:hint="default"/>
      </w:rPr>
    </w:lvl>
    <w:lvl w:ilvl="5" w:tplc="895AC8A8">
      <w:numFmt w:val="bullet"/>
      <w:lvlText w:val="•"/>
      <w:lvlJc w:val="left"/>
      <w:pPr>
        <w:ind w:left="2630" w:hanging="266"/>
      </w:pPr>
      <w:rPr>
        <w:rFonts w:hint="default"/>
      </w:rPr>
    </w:lvl>
    <w:lvl w:ilvl="6" w:tplc="4830D77A">
      <w:numFmt w:val="bullet"/>
      <w:lvlText w:val="•"/>
      <w:lvlJc w:val="left"/>
      <w:pPr>
        <w:ind w:left="3132" w:hanging="266"/>
      </w:pPr>
      <w:rPr>
        <w:rFonts w:hint="default"/>
      </w:rPr>
    </w:lvl>
    <w:lvl w:ilvl="7" w:tplc="1D14CCA8">
      <w:numFmt w:val="bullet"/>
      <w:lvlText w:val="•"/>
      <w:lvlJc w:val="left"/>
      <w:pPr>
        <w:ind w:left="3634" w:hanging="266"/>
      </w:pPr>
      <w:rPr>
        <w:rFonts w:hint="default"/>
      </w:rPr>
    </w:lvl>
    <w:lvl w:ilvl="8" w:tplc="C78A8694">
      <w:numFmt w:val="bullet"/>
      <w:lvlText w:val="•"/>
      <w:lvlJc w:val="left"/>
      <w:pPr>
        <w:ind w:left="4136" w:hanging="266"/>
      </w:pPr>
      <w:rPr>
        <w:rFonts w:hint="default"/>
      </w:rPr>
    </w:lvl>
  </w:abstractNum>
  <w:abstractNum w:abstractNumId="9" w15:restartNumberingAfterBreak="0">
    <w:nsid w:val="46A72AF3"/>
    <w:multiLevelType w:val="hybridMultilevel"/>
    <w:tmpl w:val="E89AEC44"/>
    <w:lvl w:ilvl="0" w:tplc="8864D692">
      <w:start w:val="1"/>
      <w:numFmt w:val="upperLetter"/>
      <w:lvlText w:val="%1."/>
      <w:lvlJc w:val="left"/>
      <w:pPr>
        <w:ind w:left="390" w:hanging="272"/>
        <w:jc w:val="left"/>
      </w:pPr>
      <w:rPr>
        <w:rFonts w:ascii="Times New Roman" w:eastAsia="Times New Roman" w:hAnsi="Times New Roman" w:cs="Times New Roman" w:hint="default"/>
        <w:i/>
        <w:w w:val="99"/>
        <w:sz w:val="20"/>
        <w:szCs w:val="20"/>
      </w:rPr>
    </w:lvl>
    <w:lvl w:ilvl="1" w:tplc="19A8A6E4">
      <w:numFmt w:val="bullet"/>
      <w:lvlText w:val="•"/>
      <w:lvlJc w:val="left"/>
      <w:pPr>
        <w:ind w:left="885" w:hanging="272"/>
      </w:pPr>
      <w:rPr>
        <w:rFonts w:hint="default"/>
      </w:rPr>
    </w:lvl>
    <w:lvl w:ilvl="2" w:tplc="1EB46378">
      <w:numFmt w:val="bullet"/>
      <w:lvlText w:val="•"/>
      <w:lvlJc w:val="left"/>
      <w:pPr>
        <w:ind w:left="1371" w:hanging="272"/>
      </w:pPr>
      <w:rPr>
        <w:rFonts w:hint="default"/>
      </w:rPr>
    </w:lvl>
    <w:lvl w:ilvl="3" w:tplc="5BFEA5E4">
      <w:numFmt w:val="bullet"/>
      <w:lvlText w:val="•"/>
      <w:lvlJc w:val="left"/>
      <w:pPr>
        <w:ind w:left="1857" w:hanging="272"/>
      </w:pPr>
      <w:rPr>
        <w:rFonts w:hint="default"/>
      </w:rPr>
    </w:lvl>
    <w:lvl w:ilvl="4" w:tplc="B4FEE5F2">
      <w:numFmt w:val="bullet"/>
      <w:lvlText w:val="•"/>
      <w:lvlJc w:val="left"/>
      <w:pPr>
        <w:ind w:left="2343" w:hanging="272"/>
      </w:pPr>
      <w:rPr>
        <w:rFonts w:hint="default"/>
      </w:rPr>
    </w:lvl>
    <w:lvl w:ilvl="5" w:tplc="3358400E">
      <w:numFmt w:val="bullet"/>
      <w:lvlText w:val="•"/>
      <w:lvlJc w:val="left"/>
      <w:pPr>
        <w:ind w:left="2829" w:hanging="272"/>
      </w:pPr>
      <w:rPr>
        <w:rFonts w:hint="default"/>
      </w:rPr>
    </w:lvl>
    <w:lvl w:ilvl="6" w:tplc="DC1CBC9E">
      <w:numFmt w:val="bullet"/>
      <w:lvlText w:val="•"/>
      <w:lvlJc w:val="left"/>
      <w:pPr>
        <w:ind w:left="3315" w:hanging="272"/>
      </w:pPr>
      <w:rPr>
        <w:rFonts w:hint="default"/>
      </w:rPr>
    </w:lvl>
    <w:lvl w:ilvl="7" w:tplc="68527CF0">
      <w:numFmt w:val="bullet"/>
      <w:lvlText w:val="•"/>
      <w:lvlJc w:val="left"/>
      <w:pPr>
        <w:ind w:left="3801" w:hanging="272"/>
      </w:pPr>
      <w:rPr>
        <w:rFonts w:hint="default"/>
      </w:rPr>
    </w:lvl>
    <w:lvl w:ilvl="8" w:tplc="60121D94">
      <w:numFmt w:val="bullet"/>
      <w:lvlText w:val="•"/>
      <w:lvlJc w:val="left"/>
      <w:pPr>
        <w:ind w:left="4287" w:hanging="272"/>
      </w:pPr>
      <w:rPr>
        <w:rFonts w:hint="default"/>
      </w:rPr>
    </w:lvl>
  </w:abstractNum>
  <w:abstractNum w:abstractNumId="10" w15:restartNumberingAfterBreak="0">
    <w:nsid w:val="506D1E74"/>
    <w:multiLevelType w:val="hybridMultilevel"/>
    <w:tmpl w:val="ECB47428"/>
    <w:lvl w:ilvl="0" w:tplc="A7C249AE">
      <w:numFmt w:val="bullet"/>
      <w:lvlText w:val="•"/>
      <w:lvlJc w:val="left"/>
      <w:pPr>
        <w:ind w:left="719" w:hanging="202"/>
      </w:pPr>
      <w:rPr>
        <w:rFonts w:ascii="Arial" w:eastAsia="Arial" w:hAnsi="Arial" w:cs="Arial" w:hint="default"/>
        <w:i/>
        <w:w w:val="166"/>
        <w:sz w:val="14"/>
        <w:szCs w:val="14"/>
      </w:rPr>
    </w:lvl>
    <w:lvl w:ilvl="1" w:tplc="0B54FF14">
      <w:numFmt w:val="bullet"/>
      <w:lvlText w:val="•"/>
      <w:lvlJc w:val="left"/>
      <w:pPr>
        <w:ind w:left="1182" w:hanging="202"/>
      </w:pPr>
      <w:rPr>
        <w:rFonts w:hint="default"/>
      </w:rPr>
    </w:lvl>
    <w:lvl w:ilvl="2" w:tplc="3306E1FA">
      <w:numFmt w:val="bullet"/>
      <w:lvlText w:val="•"/>
      <w:lvlJc w:val="left"/>
      <w:pPr>
        <w:ind w:left="1644" w:hanging="202"/>
      </w:pPr>
      <w:rPr>
        <w:rFonts w:hint="default"/>
      </w:rPr>
    </w:lvl>
    <w:lvl w:ilvl="3" w:tplc="CA0CCB1A">
      <w:numFmt w:val="bullet"/>
      <w:lvlText w:val="•"/>
      <w:lvlJc w:val="left"/>
      <w:pPr>
        <w:ind w:left="2106" w:hanging="202"/>
      </w:pPr>
      <w:rPr>
        <w:rFonts w:hint="default"/>
      </w:rPr>
    </w:lvl>
    <w:lvl w:ilvl="4" w:tplc="3CFAB426">
      <w:numFmt w:val="bullet"/>
      <w:lvlText w:val="•"/>
      <w:lvlJc w:val="left"/>
      <w:pPr>
        <w:ind w:left="2568" w:hanging="202"/>
      </w:pPr>
      <w:rPr>
        <w:rFonts w:hint="default"/>
      </w:rPr>
    </w:lvl>
    <w:lvl w:ilvl="5" w:tplc="C5EA3F80">
      <w:numFmt w:val="bullet"/>
      <w:lvlText w:val="•"/>
      <w:lvlJc w:val="left"/>
      <w:pPr>
        <w:ind w:left="3030" w:hanging="202"/>
      </w:pPr>
      <w:rPr>
        <w:rFonts w:hint="default"/>
      </w:rPr>
    </w:lvl>
    <w:lvl w:ilvl="6" w:tplc="5E160AAC">
      <w:numFmt w:val="bullet"/>
      <w:lvlText w:val="•"/>
      <w:lvlJc w:val="left"/>
      <w:pPr>
        <w:ind w:left="3492" w:hanging="202"/>
      </w:pPr>
      <w:rPr>
        <w:rFonts w:hint="default"/>
      </w:rPr>
    </w:lvl>
    <w:lvl w:ilvl="7" w:tplc="CD0CFE8A">
      <w:numFmt w:val="bullet"/>
      <w:lvlText w:val="•"/>
      <w:lvlJc w:val="left"/>
      <w:pPr>
        <w:ind w:left="3954" w:hanging="202"/>
      </w:pPr>
      <w:rPr>
        <w:rFonts w:hint="default"/>
      </w:rPr>
    </w:lvl>
    <w:lvl w:ilvl="8" w:tplc="A0C29E0E">
      <w:numFmt w:val="bullet"/>
      <w:lvlText w:val="•"/>
      <w:lvlJc w:val="left"/>
      <w:pPr>
        <w:ind w:left="4416" w:hanging="202"/>
      </w:pPr>
      <w:rPr>
        <w:rFonts w:hint="default"/>
      </w:rPr>
    </w:lvl>
  </w:abstractNum>
  <w:num w:numId="1">
    <w:abstractNumId w:val="0"/>
  </w:num>
  <w:num w:numId="2">
    <w:abstractNumId w:val="10"/>
  </w:num>
  <w:num w:numId="3">
    <w:abstractNumId w:val="4"/>
  </w:num>
  <w:num w:numId="4">
    <w:abstractNumId w:val="1"/>
  </w:num>
  <w:num w:numId="5">
    <w:abstractNumId w:val="2"/>
  </w:num>
  <w:num w:numId="6">
    <w:abstractNumId w:val="6"/>
  </w:num>
  <w:num w:numId="7">
    <w:abstractNumId w:val="8"/>
  </w:num>
  <w:num w:numId="8">
    <w:abstractNumId w:val="7"/>
  </w:num>
  <w:num w:numId="9">
    <w:abstractNumId w:val="9"/>
  </w:num>
  <w:num w:numId="10">
    <w:abstractNumId w:val="5"/>
  </w:num>
  <w:num w:numId="11">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ADERMACHER Ansgar 206501">
    <w15:presenceInfo w15:providerId="AD" w15:userId="S-1-5-21-1801674531-299502267-839522115-408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trackRevisions/>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105"/>
    <w:rsid w:val="0029310B"/>
    <w:rsid w:val="002A021B"/>
    <w:rsid w:val="004351D9"/>
    <w:rsid w:val="0064505A"/>
    <w:rsid w:val="00664A94"/>
    <w:rsid w:val="006A4EFD"/>
    <w:rsid w:val="006C7FBE"/>
    <w:rsid w:val="00864105"/>
    <w:rsid w:val="00A22F57"/>
    <w:rsid w:val="00A541FA"/>
    <w:rsid w:val="00B26268"/>
    <w:rsid w:val="00D12CFD"/>
    <w:rsid w:val="00E22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2"/>
    </o:shapelayout>
  </w:shapeDefaults>
  <w:decimalSymbol w:val=","/>
  <w:listSeparator w:val=";"/>
  <w14:docId w14:val="6B0B0F1B"/>
  <w15:docId w15:val="{1044A79D-A474-49BD-A378-4D0FD6864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Titre1">
    <w:name w:val="heading 1"/>
    <w:basedOn w:val="Normal"/>
    <w:uiPriority w:val="1"/>
    <w:qFormat/>
    <w:pPr>
      <w:spacing w:before="9"/>
      <w:ind w:left="319"/>
      <w:outlineLvl w:val="0"/>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Paragraphedeliste">
    <w:name w:val="List Paragraph"/>
    <w:basedOn w:val="Normal"/>
    <w:uiPriority w:val="1"/>
    <w:qFormat/>
    <w:pPr>
      <w:ind w:left="519" w:hanging="201"/>
      <w:jc w:val="both"/>
    </w:pPr>
  </w:style>
  <w:style w:type="paragraph" w:customStyle="1" w:styleId="TableParagraph">
    <w:name w:val="Table Paragraph"/>
    <w:basedOn w:val="Normal"/>
    <w:uiPriority w:val="1"/>
    <w:qFormat/>
  </w:style>
  <w:style w:type="character" w:styleId="Marquedecommentaire">
    <w:name w:val="annotation reference"/>
    <w:basedOn w:val="Policepardfaut"/>
    <w:uiPriority w:val="99"/>
    <w:semiHidden/>
    <w:unhideWhenUsed/>
    <w:rsid w:val="00A541FA"/>
    <w:rPr>
      <w:sz w:val="16"/>
      <w:szCs w:val="16"/>
    </w:rPr>
  </w:style>
  <w:style w:type="paragraph" w:styleId="Commentaire">
    <w:name w:val="annotation text"/>
    <w:basedOn w:val="Normal"/>
    <w:link w:val="CommentaireCar"/>
    <w:uiPriority w:val="99"/>
    <w:semiHidden/>
    <w:unhideWhenUsed/>
    <w:rsid w:val="00A541FA"/>
    <w:rPr>
      <w:sz w:val="20"/>
      <w:szCs w:val="20"/>
    </w:rPr>
  </w:style>
  <w:style w:type="character" w:customStyle="1" w:styleId="CommentaireCar">
    <w:name w:val="Commentaire Car"/>
    <w:basedOn w:val="Policepardfaut"/>
    <w:link w:val="Commentaire"/>
    <w:uiPriority w:val="99"/>
    <w:semiHidden/>
    <w:rsid w:val="00A541FA"/>
    <w:rPr>
      <w:rFonts w:ascii="Times New Roman" w:eastAsia="Times New Roman" w:hAnsi="Times New Roman" w:cs="Times New Roman"/>
      <w:sz w:val="20"/>
      <w:szCs w:val="20"/>
    </w:rPr>
  </w:style>
  <w:style w:type="paragraph" w:styleId="Objetducommentaire">
    <w:name w:val="annotation subject"/>
    <w:basedOn w:val="Commentaire"/>
    <w:next w:val="Commentaire"/>
    <w:link w:val="ObjetducommentaireCar"/>
    <w:uiPriority w:val="99"/>
    <w:semiHidden/>
    <w:unhideWhenUsed/>
    <w:rsid w:val="00A541FA"/>
    <w:rPr>
      <w:b/>
      <w:bCs/>
    </w:rPr>
  </w:style>
  <w:style w:type="character" w:customStyle="1" w:styleId="ObjetducommentaireCar">
    <w:name w:val="Objet du commentaire Car"/>
    <w:basedOn w:val="CommentaireCar"/>
    <w:link w:val="Objetducommentaire"/>
    <w:uiPriority w:val="99"/>
    <w:semiHidden/>
    <w:rsid w:val="00A541FA"/>
    <w:rPr>
      <w:rFonts w:ascii="Times New Roman" w:eastAsia="Times New Roman" w:hAnsi="Times New Roman" w:cs="Times New Roman"/>
      <w:b/>
      <w:bCs/>
      <w:sz w:val="20"/>
      <w:szCs w:val="20"/>
    </w:rPr>
  </w:style>
  <w:style w:type="paragraph" w:styleId="Textedebulles">
    <w:name w:val="Balloon Text"/>
    <w:basedOn w:val="Normal"/>
    <w:link w:val="TextedebullesCar"/>
    <w:uiPriority w:val="99"/>
    <w:semiHidden/>
    <w:unhideWhenUsed/>
    <w:rsid w:val="00A541FA"/>
    <w:rPr>
      <w:rFonts w:ascii="Segoe UI" w:hAnsi="Segoe UI" w:cs="Segoe UI"/>
      <w:sz w:val="18"/>
      <w:szCs w:val="18"/>
    </w:rPr>
  </w:style>
  <w:style w:type="character" w:customStyle="1" w:styleId="TextedebullesCar">
    <w:name w:val="Texte de bulles Car"/>
    <w:basedOn w:val="Policepardfaut"/>
    <w:link w:val="Textedebulles"/>
    <w:uiPriority w:val="99"/>
    <w:semiHidden/>
    <w:rsid w:val="00A541FA"/>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hyperlink" Target="mailto:first-name.lastname@cea.fr" TargetMode="External"/><Relationship Id="rId107" Type="http://schemas.openxmlformats.org/officeDocument/2006/relationships/image" Target="media/image99.png"/><Relationship Id="rId11" Type="http://schemas.openxmlformats.org/officeDocument/2006/relationships/image" Target="media/image6.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hyperlink" Target="http://www.fedcsis.org/2016/sew" TargetMode="External"/><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19" Type="http://schemas.openxmlformats.org/officeDocument/2006/relationships/image" Target="media/image11.png"/><Relationship Id="rId14" Type="http://schemas.openxmlformats.org/officeDocument/2006/relationships/image" Target="media/image9.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13" Type="http://schemas.openxmlformats.org/officeDocument/2006/relationships/image" Target="media/image105.png"/><Relationship Id="rId118" Type="http://schemas.openxmlformats.org/officeDocument/2006/relationships/image" Target="media/image110.png"/><Relationship Id="rId126" Type="http://schemas.openxmlformats.org/officeDocument/2006/relationships/image" Target="media/image118.png"/><Relationship Id="rId8" Type="http://schemas.openxmlformats.org/officeDocument/2006/relationships/image" Target="media/image3.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comments" Target="comments.xm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5.png"/><Relationship Id="rId108" Type="http://schemas.openxmlformats.org/officeDocument/2006/relationships/image" Target="media/image100.png"/><Relationship Id="rId116" Type="http://schemas.openxmlformats.org/officeDocument/2006/relationships/image" Target="media/image108.png"/><Relationship Id="rId124" Type="http://schemas.openxmlformats.org/officeDocument/2006/relationships/image" Target="media/image116.png"/><Relationship Id="rId129" Type="http://schemas.openxmlformats.org/officeDocument/2006/relationships/hyperlink" Target="http://www.omg.org/spec/SPEM/2.0/PDF"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11" Type="http://schemas.openxmlformats.org/officeDocument/2006/relationships/image" Target="media/image103.png"/><Relationship Id="rId13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image" Target="media/image106.png"/><Relationship Id="rId119" Type="http://schemas.openxmlformats.org/officeDocument/2006/relationships/image" Target="media/image111.png"/><Relationship Id="rId127" Type="http://schemas.openxmlformats.org/officeDocument/2006/relationships/hyperlink" Target="http://www.modelsward.org/?y=2016" TargetMode="External"/><Relationship Id="rId10" Type="http://schemas.openxmlformats.org/officeDocument/2006/relationships/image" Target="media/image5.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3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png"/><Relationship Id="rId18" Type="http://schemas.microsoft.com/office/2011/relationships/commentsExtended" Target="commentsExtended.xml"/><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7" Type="http://schemas.openxmlformats.org/officeDocument/2006/relationships/image" Target="media/image2.png"/><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microsoft.com/office/2011/relationships/people" Target="people.xml"/><Relationship Id="rId61" Type="http://schemas.openxmlformats.org/officeDocument/2006/relationships/image" Target="media/image53.png"/><Relationship Id="rId82"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451E8-D38F-4190-9C8E-5846438FF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7754</Words>
  <Characters>44203</Characters>
  <Application>Microsoft Office Word</Application>
  <DocSecurity>0</DocSecurity>
  <Lines>368</Lines>
  <Paragraphs>103</Paragraphs>
  <ScaleCrop>false</ScaleCrop>
  <HeadingPairs>
    <vt:vector size="2" baseType="variant">
      <vt:variant>
        <vt:lpstr>Titre</vt:lpstr>
      </vt:variant>
      <vt:variant>
        <vt:i4>1</vt:i4>
      </vt:variant>
    </vt:vector>
  </HeadingPairs>
  <TitlesOfParts>
    <vt:vector size="1" baseType="lpstr">
      <vt:lpstr/>
    </vt:vector>
  </TitlesOfParts>
  <Company>Commissariat à l'Energie Atomique</Company>
  <LinksUpToDate>false</LinksUpToDate>
  <CharactersWithSpaces>51854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RADERMACHER Ansgar 206501</dc:creator>
  <cp:lastModifiedBy>RADERMACHER Ansgar 206501</cp:lastModifiedBy>
  <cp:revision>2</cp:revision>
  <dcterms:created xsi:type="dcterms:W3CDTF">2016-06-06T15:51:00Z</dcterms:created>
  <dcterms:modified xsi:type="dcterms:W3CDTF">2016-06-06T15:51:00Z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2016-06-05T00:00:00Z</vt:filetime>
  </property>
  <property fmtid="{D5CDD505-2E9C-101B-9397-08002B2CF9AE}" pid="3" name="Creator">
    <vt:lpwstr>TeX</vt:lpwstr>
  </property>
  <property fmtid="{D5CDD505-2E9C-101B-9397-08002B2CF9AE}" pid="4" name="LastSaved">
    <vt:filetime>2016-06-05T00:00:00Z</vt:filetime>
  </property>
</Properties>
</file>